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C0580B" w14:textId="77777777" w:rsidR="00AB2366" w:rsidRDefault="00DB3497">
      <w:pPr>
        <w:spacing w:line="200" w:lineRule="exact"/>
        <w:ind w:left="2424"/>
      </w:pPr>
      <w:r>
        <w:pict w14:anchorId="42CE42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7" type="#_x0000_t75" style="position:absolute;left:0;text-align:left;margin-left:241.5pt;margin-top:246.75pt;width:129pt;height:164.25pt;z-index:251632128;mso-position-horizontal-relative:page;mso-position-vertical-relative:page">
            <v:imagedata r:id="rId7" o:title=""/>
            <w10:wrap anchorx="page" anchory="page"/>
          </v:shape>
        </w:pict>
      </w:r>
    </w:p>
    <w:p w14:paraId="72FE7F07" w14:textId="77777777" w:rsidR="00AB2366" w:rsidRDefault="00AB2366">
      <w:pPr>
        <w:spacing w:line="200" w:lineRule="exact"/>
        <w:ind w:left="2424"/>
      </w:pPr>
    </w:p>
    <w:p w14:paraId="285C1200" w14:textId="77777777" w:rsidR="00AB2366" w:rsidRDefault="00AB2366">
      <w:pPr>
        <w:spacing w:line="200" w:lineRule="exact"/>
        <w:ind w:left="2424"/>
      </w:pPr>
    </w:p>
    <w:p w14:paraId="6F2B578C" w14:textId="77777777" w:rsidR="00AB2366" w:rsidRDefault="00AB2366">
      <w:pPr>
        <w:spacing w:line="200" w:lineRule="exact"/>
        <w:ind w:left="2424"/>
      </w:pPr>
    </w:p>
    <w:p w14:paraId="6CCA95FC" w14:textId="77777777" w:rsidR="00AB2366" w:rsidRDefault="00AB2366">
      <w:pPr>
        <w:spacing w:line="200" w:lineRule="exact"/>
        <w:ind w:left="2424"/>
      </w:pPr>
    </w:p>
    <w:p w14:paraId="32E8D5C4" w14:textId="77777777" w:rsidR="00AB2366" w:rsidRDefault="00AB2366">
      <w:pPr>
        <w:spacing w:line="200" w:lineRule="exact"/>
        <w:ind w:left="2424"/>
      </w:pPr>
    </w:p>
    <w:p w14:paraId="295D855D" w14:textId="77777777" w:rsidR="00AB2366" w:rsidRDefault="00AB2366">
      <w:pPr>
        <w:spacing w:line="200" w:lineRule="exact"/>
        <w:ind w:left="2424"/>
      </w:pPr>
    </w:p>
    <w:p w14:paraId="03D20D5E" w14:textId="77777777" w:rsidR="00AB2366" w:rsidRDefault="00AB2366">
      <w:pPr>
        <w:spacing w:line="200" w:lineRule="exact"/>
        <w:ind w:left="2424"/>
      </w:pPr>
    </w:p>
    <w:p w14:paraId="2C5774B0" w14:textId="77777777" w:rsidR="00AB2366" w:rsidRDefault="00AB2366">
      <w:pPr>
        <w:spacing w:line="200" w:lineRule="exact"/>
        <w:ind w:left="2424"/>
      </w:pPr>
    </w:p>
    <w:p w14:paraId="32245DDA" w14:textId="77777777" w:rsidR="00AB2366" w:rsidRDefault="00AB2366">
      <w:pPr>
        <w:spacing w:line="200" w:lineRule="exact"/>
        <w:ind w:left="2424"/>
      </w:pPr>
    </w:p>
    <w:p w14:paraId="38314CD6" w14:textId="77777777" w:rsidR="00AB2366" w:rsidRDefault="00AB2366">
      <w:pPr>
        <w:spacing w:line="200" w:lineRule="exact"/>
        <w:ind w:left="2424"/>
      </w:pPr>
    </w:p>
    <w:p w14:paraId="565D8302" w14:textId="77777777" w:rsidR="00AB2366" w:rsidRDefault="00AB2366">
      <w:pPr>
        <w:spacing w:line="200" w:lineRule="exact"/>
        <w:ind w:left="2424"/>
      </w:pPr>
    </w:p>
    <w:p w14:paraId="5C77D8B0" w14:textId="77777777" w:rsidR="00AB2366" w:rsidRDefault="00AB2366">
      <w:pPr>
        <w:spacing w:line="385" w:lineRule="exact"/>
        <w:ind w:left="2424"/>
      </w:pPr>
    </w:p>
    <w:p w14:paraId="7CC0C687" w14:textId="77777777" w:rsidR="00AB2366" w:rsidRDefault="00C044CB">
      <w:pPr>
        <w:spacing w:line="537" w:lineRule="exact"/>
        <w:ind w:left="2424"/>
      </w:pPr>
      <w:bookmarkStart w:id="0" w:name="PageMark1"/>
      <w:bookmarkEnd w:id="0"/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Compressed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Sensing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for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Wideband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Signal</w:t>
      </w:r>
    </w:p>
    <w:p w14:paraId="0A8D2D25" w14:textId="77777777" w:rsidR="00AB2366" w:rsidRDefault="00AB2366">
      <w:pPr>
        <w:spacing w:line="209" w:lineRule="exact"/>
        <w:ind w:left="2424"/>
      </w:pPr>
    </w:p>
    <w:p w14:paraId="6509A0E8" w14:textId="77777777" w:rsidR="00AB2366" w:rsidRDefault="00C044CB">
      <w:pPr>
        <w:spacing w:line="537" w:lineRule="exact"/>
        <w:ind w:left="5182"/>
      </w:pP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Processing</w:t>
      </w:r>
    </w:p>
    <w:p w14:paraId="3D6ED486" w14:textId="77777777" w:rsidR="00AB2366" w:rsidRDefault="00AB2366">
      <w:pPr>
        <w:spacing w:line="200" w:lineRule="exact"/>
        <w:ind w:left="2424"/>
      </w:pPr>
    </w:p>
    <w:p w14:paraId="5FDBF643" w14:textId="77777777" w:rsidR="00AB2366" w:rsidRDefault="00AB2366">
      <w:pPr>
        <w:spacing w:line="200" w:lineRule="exact"/>
        <w:ind w:left="2424"/>
      </w:pPr>
    </w:p>
    <w:p w14:paraId="14836386" w14:textId="77777777" w:rsidR="00AB2366" w:rsidRDefault="00AB2366">
      <w:pPr>
        <w:spacing w:line="200" w:lineRule="exact"/>
        <w:ind w:left="2424"/>
      </w:pPr>
    </w:p>
    <w:p w14:paraId="0F8DD6D6" w14:textId="77777777" w:rsidR="00AB2366" w:rsidRDefault="00AB2366">
      <w:pPr>
        <w:spacing w:line="200" w:lineRule="exact"/>
        <w:ind w:left="2424"/>
      </w:pPr>
    </w:p>
    <w:p w14:paraId="4F778A56" w14:textId="77777777" w:rsidR="00AB2366" w:rsidRDefault="00AB2366">
      <w:pPr>
        <w:spacing w:line="200" w:lineRule="exact"/>
        <w:ind w:left="2424"/>
      </w:pPr>
    </w:p>
    <w:p w14:paraId="3802E0BB" w14:textId="77777777" w:rsidR="00AB2366" w:rsidRDefault="00AB2366">
      <w:pPr>
        <w:spacing w:line="200" w:lineRule="exact"/>
        <w:ind w:left="2424"/>
      </w:pPr>
    </w:p>
    <w:p w14:paraId="61743774" w14:textId="77777777" w:rsidR="00AB2366" w:rsidRDefault="00AB2366">
      <w:pPr>
        <w:spacing w:line="200" w:lineRule="exact"/>
        <w:ind w:left="2424"/>
      </w:pPr>
    </w:p>
    <w:p w14:paraId="42804EF5" w14:textId="77777777" w:rsidR="00AB2366" w:rsidRDefault="00AB2366">
      <w:pPr>
        <w:spacing w:line="200" w:lineRule="exact"/>
        <w:ind w:left="2424"/>
      </w:pPr>
    </w:p>
    <w:p w14:paraId="4F61E378" w14:textId="77777777" w:rsidR="00AB2366" w:rsidRDefault="00AB2366">
      <w:pPr>
        <w:spacing w:line="200" w:lineRule="exact"/>
        <w:ind w:left="2424"/>
      </w:pPr>
    </w:p>
    <w:p w14:paraId="796063F5" w14:textId="77777777" w:rsidR="00AB2366" w:rsidRDefault="00AB2366">
      <w:pPr>
        <w:spacing w:line="200" w:lineRule="exact"/>
        <w:ind w:left="2424"/>
      </w:pPr>
    </w:p>
    <w:p w14:paraId="01E7A764" w14:textId="77777777" w:rsidR="00AB2366" w:rsidRDefault="00AB2366">
      <w:pPr>
        <w:spacing w:line="200" w:lineRule="exact"/>
        <w:ind w:left="2424"/>
      </w:pPr>
    </w:p>
    <w:p w14:paraId="2F0D64B2" w14:textId="77777777" w:rsidR="00AB2366" w:rsidRDefault="00AB2366">
      <w:pPr>
        <w:spacing w:line="200" w:lineRule="exact"/>
        <w:ind w:left="2424"/>
      </w:pPr>
    </w:p>
    <w:p w14:paraId="2FDCD171" w14:textId="77777777" w:rsidR="00AB2366" w:rsidRDefault="00AB2366">
      <w:pPr>
        <w:spacing w:line="200" w:lineRule="exact"/>
        <w:ind w:left="2424"/>
      </w:pPr>
    </w:p>
    <w:p w14:paraId="455B9F30" w14:textId="77777777" w:rsidR="00AB2366" w:rsidRDefault="00AB2366">
      <w:pPr>
        <w:spacing w:line="200" w:lineRule="exact"/>
        <w:ind w:left="2424"/>
      </w:pPr>
    </w:p>
    <w:p w14:paraId="66F6C4AF" w14:textId="77777777" w:rsidR="00AB2366" w:rsidRDefault="00AB2366">
      <w:pPr>
        <w:spacing w:line="200" w:lineRule="exact"/>
        <w:ind w:left="2424"/>
      </w:pPr>
    </w:p>
    <w:p w14:paraId="23E45C05" w14:textId="77777777" w:rsidR="00AB2366" w:rsidRDefault="00AB2366">
      <w:pPr>
        <w:spacing w:line="200" w:lineRule="exact"/>
        <w:ind w:left="2424"/>
      </w:pPr>
    </w:p>
    <w:p w14:paraId="0AAAFB9E" w14:textId="77777777" w:rsidR="00AB2366" w:rsidRDefault="00AB2366">
      <w:pPr>
        <w:spacing w:line="200" w:lineRule="exact"/>
        <w:ind w:left="2424"/>
      </w:pPr>
    </w:p>
    <w:p w14:paraId="5C83A108" w14:textId="77777777" w:rsidR="00AB2366" w:rsidRDefault="00AB2366">
      <w:pPr>
        <w:spacing w:line="200" w:lineRule="exact"/>
        <w:ind w:left="2424"/>
      </w:pPr>
    </w:p>
    <w:p w14:paraId="40C5986E" w14:textId="77777777" w:rsidR="00AB2366" w:rsidRDefault="00AB2366">
      <w:pPr>
        <w:spacing w:line="200" w:lineRule="exact"/>
        <w:ind w:left="2424"/>
      </w:pPr>
    </w:p>
    <w:p w14:paraId="77759CB5" w14:textId="77777777" w:rsidR="00AB2366" w:rsidRDefault="00AB2366">
      <w:pPr>
        <w:spacing w:line="200" w:lineRule="exact"/>
        <w:ind w:left="2424"/>
      </w:pPr>
    </w:p>
    <w:p w14:paraId="7609C968" w14:textId="77777777" w:rsidR="00AB2366" w:rsidRDefault="00AB2366">
      <w:pPr>
        <w:spacing w:line="200" w:lineRule="exact"/>
        <w:ind w:left="2424"/>
      </w:pPr>
    </w:p>
    <w:p w14:paraId="70808C25" w14:textId="77777777" w:rsidR="00AB2366" w:rsidRDefault="00AB2366">
      <w:pPr>
        <w:spacing w:line="200" w:lineRule="exact"/>
        <w:ind w:left="2424"/>
      </w:pPr>
    </w:p>
    <w:p w14:paraId="0E8D60E7" w14:textId="77777777" w:rsidR="00AB2366" w:rsidRDefault="00AB2366">
      <w:pPr>
        <w:spacing w:line="200" w:lineRule="exact"/>
        <w:ind w:left="2424"/>
      </w:pPr>
    </w:p>
    <w:p w14:paraId="60CB4253" w14:textId="77777777" w:rsidR="00AB2366" w:rsidRDefault="00AB2366">
      <w:pPr>
        <w:spacing w:line="200" w:lineRule="exact"/>
        <w:ind w:left="2424"/>
      </w:pPr>
    </w:p>
    <w:p w14:paraId="70BC6422" w14:textId="77777777" w:rsidR="00AB2366" w:rsidRDefault="00AB2366">
      <w:pPr>
        <w:spacing w:line="200" w:lineRule="exact"/>
        <w:ind w:left="2424"/>
      </w:pPr>
    </w:p>
    <w:p w14:paraId="065A6178" w14:textId="77777777" w:rsidR="00AB2366" w:rsidRDefault="00AB2366">
      <w:pPr>
        <w:spacing w:line="216" w:lineRule="exact"/>
        <w:ind w:left="2424"/>
      </w:pPr>
    </w:p>
    <w:p w14:paraId="5459E879" w14:textId="77777777" w:rsidR="00AB2366" w:rsidRDefault="00C044CB">
      <w:pPr>
        <w:spacing w:line="373" w:lineRule="exact"/>
        <w:ind w:left="5502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Hao</w:t>
      </w:r>
    </w:p>
    <w:p w14:paraId="1838466C" w14:textId="77777777" w:rsidR="00AB2366" w:rsidRDefault="00AB2366">
      <w:pPr>
        <w:spacing w:line="200" w:lineRule="exact"/>
        <w:ind w:left="2424"/>
      </w:pPr>
    </w:p>
    <w:p w14:paraId="41F25641" w14:textId="77777777" w:rsidR="00AB2366" w:rsidRDefault="00AB2366">
      <w:pPr>
        <w:spacing w:line="200" w:lineRule="exact"/>
        <w:ind w:left="2424"/>
      </w:pPr>
    </w:p>
    <w:p w14:paraId="08E3DE39" w14:textId="77777777" w:rsidR="00AB2366" w:rsidRDefault="00AB2366">
      <w:pPr>
        <w:spacing w:line="212" w:lineRule="exact"/>
        <w:ind w:left="2424"/>
      </w:pPr>
    </w:p>
    <w:p w14:paraId="28D0E5AF" w14:textId="77777777" w:rsidR="00AB2366" w:rsidRDefault="00C044CB">
      <w:pPr>
        <w:spacing w:line="373" w:lineRule="exact"/>
        <w:ind w:left="4107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School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Computer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Engineering</w:t>
      </w:r>
    </w:p>
    <w:p w14:paraId="71082E28" w14:textId="77777777" w:rsidR="00AB2366" w:rsidRDefault="00AB2366">
      <w:pPr>
        <w:spacing w:line="200" w:lineRule="exact"/>
        <w:ind w:left="2424"/>
      </w:pPr>
    </w:p>
    <w:p w14:paraId="61DFAE96" w14:textId="77777777" w:rsidR="00AB2366" w:rsidRDefault="00AB2366">
      <w:pPr>
        <w:spacing w:line="200" w:lineRule="exact"/>
        <w:ind w:left="2424"/>
      </w:pPr>
    </w:p>
    <w:p w14:paraId="5D39ACA6" w14:textId="77777777" w:rsidR="00AB2366" w:rsidRDefault="00AB2366">
      <w:pPr>
        <w:spacing w:line="275" w:lineRule="exact"/>
        <w:ind w:left="2424"/>
      </w:pPr>
    </w:p>
    <w:p w14:paraId="08A13553" w14:textId="77777777" w:rsidR="00AB2366" w:rsidRDefault="00C044CB">
      <w:pPr>
        <w:spacing w:line="288" w:lineRule="exact"/>
        <w:ind w:left="290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School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</w:t>
      </w:r>
    </w:p>
    <w:p w14:paraId="2B875C8A" w14:textId="77777777" w:rsidR="00AB2366" w:rsidRDefault="00C044CB">
      <w:pPr>
        <w:spacing w:line="433" w:lineRule="exact"/>
        <w:ind w:left="432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Nanyang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Technological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University</w:t>
      </w:r>
    </w:p>
    <w:p w14:paraId="02F5D422" w14:textId="77777777" w:rsidR="00AB2366" w:rsidRDefault="00AB2366">
      <w:pPr>
        <w:spacing w:line="258" w:lineRule="exact"/>
        <w:ind w:left="2424"/>
      </w:pPr>
    </w:p>
    <w:p w14:paraId="2BD7C018" w14:textId="77777777" w:rsidR="00AB2366" w:rsidRDefault="00C044CB">
      <w:pPr>
        <w:spacing w:line="288" w:lineRule="exact"/>
        <w:ind w:left="3852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fulfillment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EF124DA" w14:textId="77777777" w:rsidR="00AB2366" w:rsidRDefault="00C044CB">
      <w:pPr>
        <w:spacing w:line="433" w:lineRule="exact"/>
        <w:ind w:left="4614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degree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Philosophy</w:t>
      </w:r>
    </w:p>
    <w:p w14:paraId="541F784A" w14:textId="77777777" w:rsidR="00AB2366" w:rsidRDefault="00AB2366">
      <w:pPr>
        <w:spacing w:line="200" w:lineRule="exact"/>
        <w:ind w:left="2424"/>
      </w:pPr>
    </w:p>
    <w:p w14:paraId="56569875" w14:textId="77777777" w:rsidR="00AB2366" w:rsidRDefault="00AB2366">
      <w:pPr>
        <w:spacing w:line="285" w:lineRule="exact"/>
        <w:ind w:left="2424"/>
      </w:pPr>
    </w:p>
    <w:p w14:paraId="532397B8" w14:textId="77777777" w:rsidR="00AB2366" w:rsidRDefault="00C044CB">
      <w:pPr>
        <w:spacing w:line="288" w:lineRule="exact"/>
        <w:ind w:left="419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</w:p>
    <w:p w14:paraId="1780582B" w14:textId="77777777" w:rsidR="00AB2366" w:rsidRDefault="00AB2366">
      <w:pPr>
        <w:spacing w:line="200" w:lineRule="exact"/>
        <w:ind w:left="2424"/>
      </w:pPr>
    </w:p>
    <w:p w14:paraId="31C339CC" w14:textId="77777777" w:rsidR="00AB2366" w:rsidRDefault="00AB2366">
      <w:pPr>
        <w:spacing w:line="285" w:lineRule="exact"/>
        <w:ind w:left="2424"/>
      </w:pPr>
    </w:p>
    <w:p w14:paraId="298D0839" w14:textId="77777777" w:rsidR="00AB2366" w:rsidRDefault="00C044CB">
      <w:pPr>
        <w:spacing w:line="288" w:lineRule="exact"/>
        <w:ind w:left="547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January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2015</w:t>
      </w:r>
    </w:p>
    <w:p w14:paraId="228146A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7F52BF" w14:textId="77777777" w:rsidR="00AB2366" w:rsidRDefault="00AB2366">
      <w:pPr>
        <w:spacing w:line="240" w:lineRule="exact"/>
        <w:ind w:left="2000"/>
      </w:pPr>
      <w:bookmarkStart w:id="1" w:name="PageMark2"/>
      <w:bookmarkEnd w:id="1"/>
    </w:p>
    <w:p w14:paraId="3396556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9585A51" w14:textId="77777777" w:rsidR="00AB2366" w:rsidRDefault="00AB2366">
      <w:pPr>
        <w:spacing w:line="200" w:lineRule="exact"/>
        <w:ind w:left="5479"/>
      </w:pPr>
    </w:p>
    <w:p w14:paraId="3D8DAAD8" w14:textId="77777777" w:rsidR="00AB2366" w:rsidRDefault="00AB2366">
      <w:pPr>
        <w:spacing w:line="200" w:lineRule="exact"/>
        <w:ind w:left="5479"/>
      </w:pPr>
    </w:p>
    <w:p w14:paraId="7EDFFD00" w14:textId="77777777" w:rsidR="00AB2366" w:rsidRDefault="00AB2366">
      <w:pPr>
        <w:spacing w:line="200" w:lineRule="exact"/>
        <w:ind w:left="5479"/>
      </w:pPr>
    </w:p>
    <w:p w14:paraId="71F9F5B6" w14:textId="77777777" w:rsidR="00AB2366" w:rsidRDefault="00AB2366">
      <w:pPr>
        <w:spacing w:line="200" w:lineRule="exact"/>
        <w:ind w:left="5479"/>
      </w:pPr>
    </w:p>
    <w:p w14:paraId="1D544C1E" w14:textId="77777777" w:rsidR="00AB2366" w:rsidRDefault="00AB2366">
      <w:pPr>
        <w:spacing w:line="200" w:lineRule="exact"/>
        <w:ind w:left="5479"/>
      </w:pPr>
    </w:p>
    <w:p w14:paraId="45F8DE42" w14:textId="77777777" w:rsidR="00AB2366" w:rsidRDefault="00AB2366">
      <w:pPr>
        <w:spacing w:line="200" w:lineRule="exact"/>
        <w:ind w:left="5479"/>
      </w:pPr>
    </w:p>
    <w:p w14:paraId="77736F20" w14:textId="77777777" w:rsidR="00AB2366" w:rsidRDefault="00AB2366">
      <w:pPr>
        <w:spacing w:line="200" w:lineRule="exact"/>
        <w:ind w:left="5479"/>
      </w:pPr>
    </w:p>
    <w:p w14:paraId="227B2712" w14:textId="77777777" w:rsidR="00AB2366" w:rsidRDefault="00AB2366">
      <w:pPr>
        <w:spacing w:line="200" w:lineRule="exact"/>
        <w:ind w:left="5479"/>
      </w:pPr>
    </w:p>
    <w:p w14:paraId="6996AE89" w14:textId="77777777" w:rsidR="00AB2366" w:rsidRDefault="00AB2366">
      <w:pPr>
        <w:spacing w:line="200" w:lineRule="exact"/>
        <w:ind w:left="5479"/>
      </w:pPr>
    </w:p>
    <w:p w14:paraId="54B2A52B" w14:textId="77777777" w:rsidR="00AB2366" w:rsidRDefault="00AB2366">
      <w:pPr>
        <w:spacing w:line="200" w:lineRule="exact"/>
        <w:ind w:left="5479"/>
      </w:pPr>
    </w:p>
    <w:p w14:paraId="647755EF" w14:textId="77777777" w:rsidR="00AB2366" w:rsidRDefault="00AB2366">
      <w:pPr>
        <w:spacing w:line="200" w:lineRule="exact"/>
        <w:ind w:left="5479"/>
      </w:pPr>
    </w:p>
    <w:p w14:paraId="5128A091" w14:textId="77777777" w:rsidR="00AB2366" w:rsidRDefault="00AB2366">
      <w:pPr>
        <w:spacing w:line="200" w:lineRule="exact"/>
        <w:ind w:left="5479"/>
      </w:pPr>
    </w:p>
    <w:p w14:paraId="1EA4C65A" w14:textId="77777777" w:rsidR="00AB2366" w:rsidRDefault="00AB2366">
      <w:pPr>
        <w:spacing w:line="200" w:lineRule="exact"/>
        <w:ind w:left="5479"/>
      </w:pPr>
    </w:p>
    <w:p w14:paraId="325A1ED9" w14:textId="77777777" w:rsidR="00AB2366" w:rsidRDefault="00AB2366">
      <w:pPr>
        <w:spacing w:line="200" w:lineRule="exact"/>
        <w:ind w:left="5479"/>
      </w:pPr>
    </w:p>
    <w:p w14:paraId="465E2E7E" w14:textId="77777777" w:rsidR="00AB2366" w:rsidRDefault="00AB2366">
      <w:pPr>
        <w:spacing w:line="200" w:lineRule="exact"/>
        <w:ind w:left="5479"/>
      </w:pPr>
    </w:p>
    <w:p w14:paraId="262A7270" w14:textId="77777777" w:rsidR="00AB2366" w:rsidRDefault="00AB2366">
      <w:pPr>
        <w:spacing w:line="200" w:lineRule="exact"/>
        <w:ind w:left="5479"/>
      </w:pPr>
    </w:p>
    <w:p w14:paraId="45750449" w14:textId="77777777" w:rsidR="00AB2366" w:rsidRDefault="00AB2366">
      <w:pPr>
        <w:spacing w:line="200" w:lineRule="exact"/>
        <w:ind w:left="5479"/>
      </w:pPr>
    </w:p>
    <w:p w14:paraId="353236F1" w14:textId="77777777" w:rsidR="00AB2366" w:rsidRDefault="00AB2366">
      <w:pPr>
        <w:spacing w:line="200" w:lineRule="exact"/>
        <w:ind w:left="5479"/>
      </w:pPr>
    </w:p>
    <w:p w14:paraId="62728DE5" w14:textId="77777777" w:rsidR="00AB2366" w:rsidRDefault="00AB2366">
      <w:pPr>
        <w:spacing w:line="200" w:lineRule="exact"/>
        <w:ind w:left="5479"/>
      </w:pPr>
    </w:p>
    <w:p w14:paraId="5FBA7BEE" w14:textId="77777777" w:rsidR="00AB2366" w:rsidRDefault="00AB2366">
      <w:pPr>
        <w:spacing w:line="200" w:lineRule="exact"/>
        <w:ind w:left="5479"/>
      </w:pPr>
    </w:p>
    <w:p w14:paraId="10314F54" w14:textId="77777777" w:rsidR="00AB2366" w:rsidRDefault="00AB2366">
      <w:pPr>
        <w:spacing w:line="200" w:lineRule="exact"/>
        <w:ind w:left="5479"/>
      </w:pPr>
    </w:p>
    <w:p w14:paraId="4EBCF247" w14:textId="77777777" w:rsidR="00AB2366" w:rsidRDefault="00AB2366">
      <w:pPr>
        <w:spacing w:line="200" w:lineRule="exact"/>
        <w:ind w:left="5479"/>
      </w:pPr>
    </w:p>
    <w:p w14:paraId="41A76070" w14:textId="77777777" w:rsidR="00AB2366" w:rsidRDefault="00AB2366">
      <w:pPr>
        <w:spacing w:line="200" w:lineRule="exact"/>
        <w:ind w:left="5479"/>
      </w:pPr>
    </w:p>
    <w:p w14:paraId="4D2B8FF0" w14:textId="77777777" w:rsidR="00AB2366" w:rsidRDefault="00AB2366">
      <w:pPr>
        <w:spacing w:line="200" w:lineRule="exact"/>
        <w:ind w:left="5479"/>
      </w:pPr>
    </w:p>
    <w:p w14:paraId="1B3DCF91" w14:textId="77777777" w:rsidR="00AB2366" w:rsidRDefault="00AB2366">
      <w:pPr>
        <w:spacing w:line="200" w:lineRule="exact"/>
        <w:ind w:left="5479"/>
      </w:pPr>
    </w:p>
    <w:p w14:paraId="2D50BE4D" w14:textId="77777777" w:rsidR="00AB2366" w:rsidRDefault="00AB2366">
      <w:pPr>
        <w:spacing w:line="200" w:lineRule="exact"/>
        <w:ind w:left="5479"/>
      </w:pPr>
    </w:p>
    <w:p w14:paraId="0DA15489" w14:textId="77777777" w:rsidR="00AB2366" w:rsidRDefault="00AB2366">
      <w:pPr>
        <w:spacing w:line="200" w:lineRule="exact"/>
        <w:ind w:left="5479"/>
      </w:pPr>
    </w:p>
    <w:p w14:paraId="0134C6F8" w14:textId="77777777" w:rsidR="00AB2366" w:rsidRDefault="00AB2366">
      <w:pPr>
        <w:spacing w:line="200" w:lineRule="exact"/>
        <w:ind w:left="5479"/>
      </w:pPr>
    </w:p>
    <w:p w14:paraId="60C1B83C" w14:textId="77777777" w:rsidR="00AB2366" w:rsidRDefault="00AB2366">
      <w:pPr>
        <w:spacing w:line="200" w:lineRule="exact"/>
        <w:ind w:left="5479"/>
      </w:pPr>
    </w:p>
    <w:p w14:paraId="02C5D315" w14:textId="77777777" w:rsidR="00AB2366" w:rsidRDefault="00AB2366">
      <w:pPr>
        <w:spacing w:line="200" w:lineRule="exact"/>
        <w:ind w:left="5479"/>
      </w:pPr>
    </w:p>
    <w:p w14:paraId="7A3F802D" w14:textId="77777777" w:rsidR="00AB2366" w:rsidRDefault="00AB2366">
      <w:pPr>
        <w:spacing w:line="200" w:lineRule="exact"/>
        <w:ind w:left="5479"/>
      </w:pPr>
    </w:p>
    <w:p w14:paraId="71253D5A" w14:textId="77777777" w:rsidR="00AB2366" w:rsidRDefault="00AB2366">
      <w:pPr>
        <w:spacing w:line="200" w:lineRule="exact"/>
        <w:ind w:left="5479"/>
      </w:pPr>
    </w:p>
    <w:p w14:paraId="3CAF91F8" w14:textId="77777777" w:rsidR="00AB2366" w:rsidRDefault="00AB2366">
      <w:pPr>
        <w:spacing w:line="200" w:lineRule="exact"/>
        <w:ind w:left="5479"/>
      </w:pPr>
    </w:p>
    <w:p w14:paraId="367F9CB4" w14:textId="77777777" w:rsidR="00AB2366" w:rsidRDefault="00AB2366">
      <w:pPr>
        <w:spacing w:line="200" w:lineRule="exact"/>
        <w:ind w:left="5479"/>
      </w:pPr>
    </w:p>
    <w:p w14:paraId="58AB756A" w14:textId="77777777" w:rsidR="00AB2366" w:rsidRDefault="00AB2366">
      <w:pPr>
        <w:spacing w:line="238" w:lineRule="exact"/>
        <w:ind w:left="5479"/>
      </w:pPr>
    </w:p>
    <w:p w14:paraId="44C43D0C" w14:textId="77777777" w:rsidR="00AB2366" w:rsidRDefault="00C044CB">
      <w:pPr>
        <w:spacing w:line="447" w:lineRule="exact"/>
        <w:ind w:left="5479"/>
      </w:pPr>
      <w:bookmarkStart w:id="2" w:name="PageMark3"/>
      <w:bookmarkEnd w:id="2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Abstract</w:t>
      </w:r>
    </w:p>
    <w:p w14:paraId="3766D18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80C530" w14:textId="77777777" w:rsidR="00AB2366" w:rsidRDefault="00AB2366">
      <w:pPr>
        <w:spacing w:line="200" w:lineRule="exact"/>
        <w:ind w:left="1800"/>
      </w:pPr>
    </w:p>
    <w:p w14:paraId="2D19B587" w14:textId="77777777" w:rsidR="00AB2366" w:rsidRDefault="00AB2366">
      <w:pPr>
        <w:spacing w:line="200" w:lineRule="exact"/>
        <w:ind w:left="1800"/>
      </w:pPr>
    </w:p>
    <w:p w14:paraId="4E55D5E2" w14:textId="77777777" w:rsidR="00AB2366" w:rsidRDefault="00AB2366">
      <w:pPr>
        <w:spacing w:line="200" w:lineRule="exact"/>
        <w:ind w:left="1800"/>
      </w:pPr>
    </w:p>
    <w:p w14:paraId="4DFB10C6" w14:textId="77777777" w:rsidR="00AB2366" w:rsidRDefault="00AB2366">
      <w:pPr>
        <w:spacing w:line="200" w:lineRule="exact"/>
        <w:ind w:left="1800"/>
      </w:pPr>
    </w:p>
    <w:p w14:paraId="33BF5552" w14:textId="77777777" w:rsidR="00AB2366" w:rsidRDefault="00AB2366">
      <w:pPr>
        <w:spacing w:line="200" w:lineRule="exact"/>
        <w:ind w:left="1800"/>
      </w:pPr>
    </w:p>
    <w:p w14:paraId="4E38F903" w14:textId="77777777" w:rsidR="00AB2366" w:rsidRDefault="00AB2366">
      <w:pPr>
        <w:spacing w:line="200" w:lineRule="exact"/>
        <w:ind w:left="1800"/>
      </w:pPr>
    </w:p>
    <w:p w14:paraId="7AB5DA34" w14:textId="77777777" w:rsidR="00AB2366" w:rsidRDefault="00AB2366">
      <w:pPr>
        <w:spacing w:line="200" w:lineRule="exact"/>
        <w:ind w:left="1800"/>
      </w:pPr>
    </w:p>
    <w:p w14:paraId="2D80EF3C" w14:textId="77777777" w:rsidR="00AB2366" w:rsidRDefault="00AB2366">
      <w:pPr>
        <w:spacing w:line="200" w:lineRule="exact"/>
        <w:ind w:left="1800"/>
      </w:pPr>
    </w:p>
    <w:p w14:paraId="46668B77" w14:textId="77777777" w:rsidR="00AB2366" w:rsidRDefault="00AB2366">
      <w:pPr>
        <w:spacing w:line="200" w:lineRule="exact"/>
        <w:ind w:left="1800"/>
      </w:pPr>
    </w:p>
    <w:p w14:paraId="670136AF" w14:textId="77777777" w:rsidR="00AB2366" w:rsidRDefault="00AB2366">
      <w:pPr>
        <w:spacing w:line="200" w:lineRule="exact"/>
        <w:ind w:left="1800"/>
      </w:pPr>
    </w:p>
    <w:p w14:paraId="349BCB57" w14:textId="77777777" w:rsidR="00AB2366" w:rsidRDefault="00AB2366">
      <w:pPr>
        <w:spacing w:line="200" w:lineRule="exact"/>
        <w:ind w:left="1800"/>
      </w:pPr>
    </w:p>
    <w:p w14:paraId="57D4946F" w14:textId="77777777" w:rsidR="00AB2366" w:rsidRDefault="00AB2366">
      <w:pPr>
        <w:spacing w:line="200" w:lineRule="exact"/>
        <w:ind w:left="1800"/>
      </w:pPr>
    </w:p>
    <w:p w14:paraId="114F3946" w14:textId="77777777" w:rsidR="00AB2366" w:rsidRDefault="00AB2366">
      <w:pPr>
        <w:spacing w:line="200" w:lineRule="exact"/>
        <w:ind w:left="1800"/>
      </w:pPr>
    </w:p>
    <w:p w14:paraId="2754E8D4" w14:textId="77777777" w:rsidR="00AB2366" w:rsidRDefault="00AB2366">
      <w:pPr>
        <w:spacing w:line="205" w:lineRule="exact"/>
        <w:ind w:left="1800"/>
      </w:pPr>
    </w:p>
    <w:p w14:paraId="7F74E1E8" w14:textId="77777777" w:rsidR="00AB2366" w:rsidRDefault="00C044CB">
      <w:pPr>
        <w:spacing w:line="447" w:lineRule="exact"/>
        <w:ind w:left="4696"/>
      </w:pPr>
      <w:bookmarkStart w:id="3" w:name="PageMark4"/>
      <w:bookmarkEnd w:id="3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Acknowledgements</w:t>
      </w:r>
    </w:p>
    <w:p w14:paraId="420B79C4" w14:textId="77777777" w:rsidR="00AB2366" w:rsidRDefault="00AB2366">
      <w:pPr>
        <w:spacing w:line="354" w:lineRule="exact"/>
        <w:ind w:left="1800"/>
      </w:pPr>
    </w:p>
    <w:p w14:paraId="4D4B310A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express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gratitude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</w:p>
    <w:p w14:paraId="58A5287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guidance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encouragement.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honor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530F5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appreciate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friends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CeMNet.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help,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0F9B41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well.</w:t>
      </w:r>
    </w:p>
    <w:p w14:paraId="523CF97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83A1D73" w14:textId="77777777" w:rsidR="00AB2366" w:rsidRDefault="00AB2366">
      <w:pPr>
        <w:spacing w:line="200" w:lineRule="exact"/>
        <w:ind w:left="1800"/>
      </w:pPr>
    </w:p>
    <w:p w14:paraId="38887D80" w14:textId="77777777" w:rsidR="00AB2366" w:rsidRDefault="00AB2366">
      <w:pPr>
        <w:spacing w:line="200" w:lineRule="exact"/>
        <w:ind w:left="1800"/>
      </w:pPr>
    </w:p>
    <w:p w14:paraId="67435E3B" w14:textId="77777777" w:rsidR="00AB2366" w:rsidRDefault="00AB2366">
      <w:pPr>
        <w:spacing w:line="200" w:lineRule="exact"/>
        <w:ind w:left="1800"/>
      </w:pPr>
    </w:p>
    <w:p w14:paraId="1E82E942" w14:textId="77777777" w:rsidR="00AB2366" w:rsidRDefault="00AB2366">
      <w:pPr>
        <w:spacing w:line="200" w:lineRule="exact"/>
        <w:ind w:left="1800"/>
      </w:pPr>
    </w:p>
    <w:p w14:paraId="1F3B4B11" w14:textId="77777777" w:rsidR="00AB2366" w:rsidRDefault="00AB2366">
      <w:pPr>
        <w:spacing w:line="200" w:lineRule="exact"/>
        <w:ind w:left="1800"/>
      </w:pPr>
    </w:p>
    <w:p w14:paraId="40BB8698" w14:textId="77777777" w:rsidR="00AB2366" w:rsidRDefault="00AB2366">
      <w:pPr>
        <w:spacing w:line="200" w:lineRule="exact"/>
        <w:ind w:left="1800"/>
      </w:pPr>
    </w:p>
    <w:p w14:paraId="752750A1" w14:textId="77777777" w:rsidR="00AB2366" w:rsidRDefault="00AB2366">
      <w:pPr>
        <w:spacing w:line="200" w:lineRule="exact"/>
        <w:ind w:left="1800"/>
      </w:pPr>
    </w:p>
    <w:p w14:paraId="004D2169" w14:textId="77777777" w:rsidR="00AB2366" w:rsidRDefault="00AB2366">
      <w:pPr>
        <w:spacing w:line="200" w:lineRule="exact"/>
        <w:ind w:left="1800"/>
      </w:pPr>
    </w:p>
    <w:p w14:paraId="2A07626F" w14:textId="77777777" w:rsidR="00AB2366" w:rsidRDefault="00AB2366">
      <w:pPr>
        <w:spacing w:line="200" w:lineRule="exact"/>
        <w:ind w:left="1800"/>
      </w:pPr>
    </w:p>
    <w:p w14:paraId="7857F305" w14:textId="77777777" w:rsidR="00AB2366" w:rsidRDefault="00AB2366">
      <w:pPr>
        <w:spacing w:line="200" w:lineRule="exact"/>
        <w:ind w:left="1800"/>
      </w:pPr>
    </w:p>
    <w:p w14:paraId="611305F8" w14:textId="77777777" w:rsidR="00AB2366" w:rsidRDefault="00AB2366">
      <w:pPr>
        <w:spacing w:line="200" w:lineRule="exact"/>
        <w:ind w:left="1800"/>
      </w:pPr>
    </w:p>
    <w:p w14:paraId="31D8DE60" w14:textId="77777777" w:rsidR="00AB2366" w:rsidRDefault="00AB2366">
      <w:pPr>
        <w:spacing w:line="200" w:lineRule="exact"/>
        <w:ind w:left="1800"/>
      </w:pPr>
    </w:p>
    <w:p w14:paraId="67D7D633" w14:textId="77777777" w:rsidR="00AB2366" w:rsidRDefault="00AB2366">
      <w:pPr>
        <w:spacing w:line="200" w:lineRule="exact"/>
        <w:ind w:left="1800"/>
      </w:pPr>
    </w:p>
    <w:p w14:paraId="5E414DC0" w14:textId="77777777" w:rsidR="00AB2366" w:rsidRDefault="00AB2366">
      <w:pPr>
        <w:spacing w:line="200" w:lineRule="exact"/>
        <w:ind w:left="1800"/>
      </w:pPr>
    </w:p>
    <w:p w14:paraId="0A5095D2" w14:textId="77777777" w:rsidR="00AB2366" w:rsidRDefault="00AB2366">
      <w:pPr>
        <w:spacing w:line="200" w:lineRule="exact"/>
        <w:ind w:left="1800"/>
      </w:pPr>
    </w:p>
    <w:p w14:paraId="50904F50" w14:textId="77777777" w:rsidR="00AB2366" w:rsidRDefault="00AB2366">
      <w:pPr>
        <w:spacing w:line="200" w:lineRule="exact"/>
        <w:ind w:left="1800"/>
      </w:pPr>
    </w:p>
    <w:p w14:paraId="4B3F887A" w14:textId="77777777" w:rsidR="00AB2366" w:rsidRDefault="00AB2366">
      <w:pPr>
        <w:spacing w:line="200" w:lineRule="exact"/>
        <w:ind w:left="1800"/>
      </w:pPr>
    </w:p>
    <w:p w14:paraId="5F63970C" w14:textId="77777777" w:rsidR="00AB2366" w:rsidRDefault="00AB2366">
      <w:pPr>
        <w:spacing w:line="200" w:lineRule="exact"/>
        <w:ind w:left="1800"/>
      </w:pPr>
    </w:p>
    <w:p w14:paraId="0AA68253" w14:textId="77777777" w:rsidR="00AB2366" w:rsidRDefault="00AB2366">
      <w:pPr>
        <w:spacing w:line="200" w:lineRule="exact"/>
        <w:ind w:left="1800"/>
      </w:pPr>
    </w:p>
    <w:p w14:paraId="30E27143" w14:textId="77777777" w:rsidR="00AB2366" w:rsidRDefault="00AB2366">
      <w:pPr>
        <w:spacing w:line="200" w:lineRule="exact"/>
        <w:ind w:left="1800"/>
      </w:pPr>
    </w:p>
    <w:p w14:paraId="7A1FD946" w14:textId="77777777" w:rsidR="00AB2366" w:rsidRDefault="00AB2366">
      <w:pPr>
        <w:spacing w:line="200" w:lineRule="exact"/>
        <w:ind w:left="1800"/>
      </w:pPr>
    </w:p>
    <w:p w14:paraId="32DF4CA4" w14:textId="77777777" w:rsidR="00AB2366" w:rsidRDefault="00AB2366">
      <w:pPr>
        <w:spacing w:line="353" w:lineRule="exact"/>
        <w:ind w:left="1800"/>
      </w:pPr>
    </w:p>
    <w:p w14:paraId="3B8BECF2" w14:textId="77777777" w:rsidR="00AB2366" w:rsidRDefault="00C044CB">
      <w:pPr>
        <w:spacing w:line="644" w:lineRule="exact"/>
        <w:ind w:left="1800"/>
      </w:pPr>
      <w:bookmarkStart w:id="4" w:name="PageMark5"/>
      <w:bookmarkEnd w:id="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Contents</w:t>
      </w:r>
    </w:p>
    <w:p w14:paraId="020DD0B1" w14:textId="77777777" w:rsidR="00AB2366" w:rsidRDefault="00AB2366">
      <w:pPr>
        <w:spacing w:line="200" w:lineRule="exact"/>
        <w:ind w:left="1800"/>
      </w:pPr>
    </w:p>
    <w:p w14:paraId="670BC26E" w14:textId="77777777" w:rsidR="00AB2366" w:rsidRDefault="00AB2366">
      <w:pPr>
        <w:spacing w:line="200" w:lineRule="exact"/>
        <w:ind w:left="1800"/>
      </w:pPr>
    </w:p>
    <w:p w14:paraId="492EF5A4" w14:textId="77777777" w:rsidR="00AB2366" w:rsidRDefault="00AB2366">
      <w:pPr>
        <w:spacing w:line="200" w:lineRule="exact"/>
        <w:ind w:left="1800"/>
      </w:pPr>
    </w:p>
    <w:p w14:paraId="299272D7" w14:textId="77777777" w:rsidR="00AB2366" w:rsidRDefault="00AB2366">
      <w:pPr>
        <w:spacing w:line="200" w:lineRule="exact"/>
        <w:ind w:left="1800"/>
      </w:pPr>
    </w:p>
    <w:p w14:paraId="724C68E9" w14:textId="77777777" w:rsidR="00AB2366" w:rsidRDefault="00AB2366">
      <w:pPr>
        <w:spacing w:line="377" w:lineRule="exact"/>
        <w:ind w:left="1800"/>
      </w:pPr>
    </w:p>
    <w:p w14:paraId="7861A56E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</w:p>
    <w:p w14:paraId="551477A7" w14:textId="77777777" w:rsidR="00AB2366" w:rsidRDefault="00AB2366">
      <w:pPr>
        <w:spacing w:line="200" w:lineRule="exact"/>
        <w:ind w:left="1800"/>
      </w:pPr>
    </w:p>
    <w:p w14:paraId="0D3F23E7" w14:textId="77777777" w:rsidR="00AB2366" w:rsidRDefault="00AB2366">
      <w:pPr>
        <w:spacing w:line="251" w:lineRule="exact"/>
        <w:ind w:left="1800"/>
      </w:pPr>
    </w:p>
    <w:p w14:paraId="4A510D6A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227C73B3" w14:textId="77777777" w:rsidR="00AB2366" w:rsidRDefault="00AB2366">
      <w:pPr>
        <w:spacing w:line="200" w:lineRule="exact"/>
        <w:ind w:left="1800"/>
      </w:pPr>
    </w:p>
    <w:p w14:paraId="1B6F6BDA" w14:textId="77777777" w:rsidR="00AB2366" w:rsidRDefault="00AB2366">
      <w:pPr>
        <w:spacing w:line="251" w:lineRule="exact"/>
        <w:ind w:left="1800"/>
      </w:pPr>
    </w:p>
    <w:p w14:paraId="1C894B29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Analog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</w:t>
      </w:r>
    </w:p>
    <w:p w14:paraId="5A1529E0" w14:textId="77777777" w:rsidR="00AB2366" w:rsidRDefault="00AB2366">
      <w:pPr>
        <w:spacing w:line="200" w:lineRule="exact"/>
        <w:ind w:left="1800"/>
      </w:pPr>
    </w:p>
    <w:p w14:paraId="78F4693D" w14:textId="77777777" w:rsidR="00AB2366" w:rsidRDefault="00AB2366">
      <w:pPr>
        <w:spacing w:line="251" w:lineRule="exact"/>
        <w:ind w:left="1800"/>
      </w:pPr>
    </w:p>
    <w:p w14:paraId="53763475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Ultra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</w:p>
    <w:p w14:paraId="78C74A89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36867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C48E9FF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Contribution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3445A66B" w14:textId="77777777" w:rsidR="00AB2366" w:rsidRDefault="00C044CB">
      <w:pPr>
        <w:tabs>
          <w:tab w:val="left" w:pos="2890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UWB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6F0E14FC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0A47F7A5" w14:textId="77777777" w:rsidR="00AB2366" w:rsidRDefault="00C044CB">
      <w:pPr>
        <w:tabs>
          <w:tab w:val="left" w:pos="3808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05F41E3B" w14:textId="77777777" w:rsidR="00AB2366" w:rsidRDefault="00C044CB">
      <w:pPr>
        <w:tabs>
          <w:tab w:val="left" w:pos="2890"/>
          <w:tab w:val="left" w:pos="10296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Aware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Mixing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01387423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6DCC06C1" w14:textId="77777777" w:rsidR="00AB2366" w:rsidRDefault="00C044CB">
      <w:pPr>
        <w:tabs>
          <w:tab w:val="left" w:pos="3808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472C021D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7E59FC6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D3514DF" w14:textId="77777777" w:rsidR="00AB2366" w:rsidRDefault="00AB2366">
      <w:pPr>
        <w:spacing w:line="200" w:lineRule="exact"/>
        <w:ind w:left="1799"/>
      </w:pPr>
    </w:p>
    <w:p w14:paraId="586E88D9" w14:textId="77777777" w:rsidR="00AB2366" w:rsidRDefault="00AB2366">
      <w:pPr>
        <w:spacing w:line="200" w:lineRule="exact"/>
        <w:ind w:left="1799"/>
      </w:pPr>
    </w:p>
    <w:p w14:paraId="2384E4DF" w14:textId="77777777" w:rsidR="00AB2366" w:rsidRDefault="00AB2366">
      <w:pPr>
        <w:spacing w:line="200" w:lineRule="exact"/>
        <w:ind w:left="1799"/>
      </w:pPr>
    </w:p>
    <w:p w14:paraId="3C4CF20A" w14:textId="77777777" w:rsidR="00AB2366" w:rsidRDefault="00AB2366">
      <w:pPr>
        <w:spacing w:line="200" w:lineRule="exact"/>
        <w:ind w:left="1799"/>
      </w:pPr>
    </w:p>
    <w:p w14:paraId="6EEE37DB" w14:textId="77777777" w:rsidR="00AB2366" w:rsidRDefault="00AB2366">
      <w:pPr>
        <w:spacing w:line="200" w:lineRule="exact"/>
        <w:ind w:left="1799"/>
      </w:pPr>
    </w:p>
    <w:p w14:paraId="43E1BEAD" w14:textId="77777777" w:rsidR="00AB2366" w:rsidRDefault="00AB2366">
      <w:pPr>
        <w:spacing w:line="200" w:lineRule="exact"/>
        <w:ind w:left="1799"/>
      </w:pPr>
    </w:p>
    <w:p w14:paraId="465CBEE6" w14:textId="77777777" w:rsidR="00AB2366" w:rsidRDefault="00AB2366">
      <w:pPr>
        <w:spacing w:line="200" w:lineRule="exact"/>
        <w:ind w:left="1799"/>
      </w:pPr>
    </w:p>
    <w:p w14:paraId="6F146567" w14:textId="77777777" w:rsidR="00AB2366" w:rsidRDefault="00AB2366">
      <w:pPr>
        <w:spacing w:line="200" w:lineRule="exact"/>
        <w:ind w:left="1799"/>
      </w:pPr>
    </w:p>
    <w:p w14:paraId="7C83172D" w14:textId="77777777" w:rsidR="00AB2366" w:rsidRDefault="00AB2366">
      <w:pPr>
        <w:spacing w:line="200" w:lineRule="exact"/>
        <w:ind w:left="1799"/>
      </w:pPr>
    </w:p>
    <w:p w14:paraId="4C1D15CE" w14:textId="77777777" w:rsidR="00AB2366" w:rsidRDefault="00AB2366">
      <w:pPr>
        <w:spacing w:line="200" w:lineRule="exact"/>
        <w:ind w:left="1799"/>
      </w:pPr>
    </w:p>
    <w:p w14:paraId="12DA4E70" w14:textId="77777777" w:rsidR="00AB2366" w:rsidRDefault="00AB2366">
      <w:pPr>
        <w:spacing w:line="200" w:lineRule="exact"/>
        <w:ind w:left="1799"/>
      </w:pPr>
    </w:p>
    <w:p w14:paraId="5BFFE6EB" w14:textId="77777777" w:rsidR="00AB2366" w:rsidRDefault="00AB2366">
      <w:pPr>
        <w:spacing w:line="200" w:lineRule="exact"/>
        <w:ind w:left="1799"/>
      </w:pPr>
    </w:p>
    <w:p w14:paraId="034AA31C" w14:textId="77777777" w:rsidR="00AB2366" w:rsidRDefault="00AB2366">
      <w:pPr>
        <w:spacing w:line="200" w:lineRule="exact"/>
        <w:ind w:left="1799"/>
      </w:pPr>
    </w:p>
    <w:p w14:paraId="61602590" w14:textId="77777777" w:rsidR="00AB2366" w:rsidRDefault="00AB2366">
      <w:pPr>
        <w:spacing w:line="271" w:lineRule="exact"/>
        <w:ind w:left="1799"/>
      </w:pPr>
    </w:p>
    <w:p w14:paraId="408DEE97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5" w:name="PageMark6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006E934" w14:textId="77777777" w:rsidR="00AB2366" w:rsidRDefault="00AB2366">
      <w:pPr>
        <w:spacing w:line="200" w:lineRule="exact"/>
        <w:ind w:left="1799"/>
      </w:pPr>
    </w:p>
    <w:p w14:paraId="442D3B45" w14:textId="77777777" w:rsidR="00AB2366" w:rsidRDefault="00AB2366">
      <w:pPr>
        <w:spacing w:line="268" w:lineRule="exact"/>
        <w:ind w:left="1799"/>
      </w:pPr>
    </w:p>
    <w:p w14:paraId="16479591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5341AACD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19424D1F" w14:textId="77777777" w:rsidR="00AB2366" w:rsidRDefault="00C044CB">
      <w:pPr>
        <w:tabs>
          <w:tab w:val="left" w:pos="2890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Hypothesis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1F955F27" w14:textId="77777777" w:rsidR="00AB2366" w:rsidRDefault="00C044CB">
      <w:pPr>
        <w:tabs>
          <w:tab w:val="left" w:pos="28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40701A2F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27A94DB3" w14:textId="77777777" w:rsidR="00AB2366" w:rsidRDefault="00C044CB">
      <w:pPr>
        <w:tabs>
          <w:tab w:val="left" w:pos="3808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</w:p>
    <w:p w14:paraId="25169097" w14:textId="77777777" w:rsidR="00AB2366" w:rsidRDefault="00C044CB">
      <w:pPr>
        <w:tabs>
          <w:tab w:val="left" w:pos="2890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</w:p>
    <w:p w14:paraId="6DB5AC0C" w14:textId="77777777" w:rsidR="00AB2366" w:rsidRDefault="00C044CB">
      <w:pPr>
        <w:tabs>
          <w:tab w:val="left" w:pos="2890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6D96353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3684EF6D" w14:textId="77777777" w:rsidR="00AB2366" w:rsidRDefault="00C044CB">
      <w:pPr>
        <w:tabs>
          <w:tab w:val="left" w:pos="3808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24E1FE18" w14:textId="77777777" w:rsidR="00AB2366" w:rsidRDefault="00C044CB">
      <w:pPr>
        <w:tabs>
          <w:tab w:val="left" w:pos="3808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</w:p>
    <w:p w14:paraId="0CDD9BDD" w14:textId="77777777" w:rsidR="00AB2366" w:rsidRDefault="00C044CB">
      <w:pPr>
        <w:tabs>
          <w:tab w:val="left" w:pos="289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Challenges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Discussion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CB12928" w14:textId="77777777" w:rsidR="00AB2366" w:rsidRDefault="00C044CB">
      <w:pPr>
        <w:tabs>
          <w:tab w:val="left" w:pos="3808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3849C07" w14:textId="77777777" w:rsidR="00AB2366" w:rsidRDefault="00C044CB">
      <w:pPr>
        <w:tabs>
          <w:tab w:val="left" w:pos="3808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316290BC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D574E1F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</w:p>
    <w:p w14:paraId="095CBC3A" w14:textId="77777777" w:rsidR="00AB2366" w:rsidRDefault="00AB2366">
      <w:pPr>
        <w:spacing w:line="200" w:lineRule="exact"/>
        <w:ind w:left="1799"/>
      </w:pPr>
    </w:p>
    <w:p w14:paraId="45ADC30E" w14:textId="77777777" w:rsidR="00AB2366" w:rsidRDefault="00AB2366">
      <w:pPr>
        <w:spacing w:line="268" w:lineRule="exact"/>
        <w:ind w:left="1799"/>
      </w:pPr>
    </w:p>
    <w:p w14:paraId="3620BC97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Novel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0EFB1CB" w14:textId="77777777" w:rsidR="00AB2366" w:rsidRDefault="00C044CB">
      <w:pPr>
        <w:tabs>
          <w:tab w:val="left" w:pos="2890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684706B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41D99123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52A1C48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2FC6C12" w14:textId="77777777" w:rsidR="00AB2366" w:rsidRDefault="00AB2366">
      <w:pPr>
        <w:spacing w:line="200" w:lineRule="exact"/>
        <w:ind w:left="2230"/>
      </w:pPr>
    </w:p>
    <w:p w14:paraId="48CAB4E6" w14:textId="77777777" w:rsidR="00AB2366" w:rsidRDefault="00AB2366">
      <w:pPr>
        <w:spacing w:line="200" w:lineRule="exact"/>
        <w:ind w:left="2230"/>
      </w:pPr>
    </w:p>
    <w:p w14:paraId="238AA489" w14:textId="77777777" w:rsidR="00AB2366" w:rsidRDefault="00AB2366">
      <w:pPr>
        <w:spacing w:line="200" w:lineRule="exact"/>
        <w:ind w:left="2230"/>
      </w:pPr>
    </w:p>
    <w:p w14:paraId="18D6F277" w14:textId="77777777" w:rsidR="00AB2366" w:rsidRDefault="00AB2366">
      <w:pPr>
        <w:spacing w:line="200" w:lineRule="exact"/>
        <w:ind w:left="2230"/>
      </w:pPr>
    </w:p>
    <w:p w14:paraId="092078C7" w14:textId="77777777" w:rsidR="00AB2366" w:rsidRDefault="00AB2366">
      <w:pPr>
        <w:spacing w:line="200" w:lineRule="exact"/>
        <w:ind w:left="2230"/>
      </w:pPr>
    </w:p>
    <w:p w14:paraId="3DC630F3" w14:textId="77777777" w:rsidR="00AB2366" w:rsidRDefault="00AB2366">
      <w:pPr>
        <w:spacing w:line="200" w:lineRule="exact"/>
        <w:ind w:left="2230"/>
      </w:pPr>
    </w:p>
    <w:p w14:paraId="7750BF21" w14:textId="77777777" w:rsidR="00AB2366" w:rsidRDefault="00AB2366">
      <w:pPr>
        <w:spacing w:line="200" w:lineRule="exact"/>
        <w:ind w:left="2230"/>
      </w:pPr>
    </w:p>
    <w:p w14:paraId="6FC1418F" w14:textId="77777777" w:rsidR="00AB2366" w:rsidRDefault="00AB2366">
      <w:pPr>
        <w:spacing w:line="200" w:lineRule="exact"/>
        <w:ind w:left="2230"/>
      </w:pPr>
    </w:p>
    <w:p w14:paraId="63FCEC6E" w14:textId="77777777" w:rsidR="00AB2366" w:rsidRDefault="00AB2366">
      <w:pPr>
        <w:spacing w:line="200" w:lineRule="exact"/>
        <w:ind w:left="2230"/>
      </w:pPr>
    </w:p>
    <w:p w14:paraId="79071DEF" w14:textId="77777777" w:rsidR="00AB2366" w:rsidRDefault="00AB2366">
      <w:pPr>
        <w:spacing w:line="200" w:lineRule="exact"/>
        <w:ind w:left="2230"/>
      </w:pPr>
    </w:p>
    <w:p w14:paraId="21146232" w14:textId="77777777" w:rsidR="00AB2366" w:rsidRDefault="00AB2366">
      <w:pPr>
        <w:spacing w:line="200" w:lineRule="exact"/>
        <w:ind w:left="2230"/>
      </w:pPr>
    </w:p>
    <w:p w14:paraId="2607E21F" w14:textId="77777777" w:rsidR="00AB2366" w:rsidRDefault="00AB2366">
      <w:pPr>
        <w:spacing w:line="200" w:lineRule="exact"/>
        <w:ind w:left="2230"/>
      </w:pPr>
    </w:p>
    <w:p w14:paraId="177A7D74" w14:textId="77777777" w:rsidR="00AB2366" w:rsidRDefault="00AB2366">
      <w:pPr>
        <w:spacing w:line="200" w:lineRule="exact"/>
        <w:ind w:left="2230"/>
      </w:pPr>
    </w:p>
    <w:p w14:paraId="512B9BD6" w14:textId="77777777" w:rsidR="00AB2366" w:rsidRDefault="00AB2366">
      <w:pPr>
        <w:spacing w:line="271" w:lineRule="exact"/>
        <w:ind w:left="2230"/>
      </w:pPr>
    </w:p>
    <w:p w14:paraId="110652A3" w14:textId="77777777" w:rsidR="00AB2366" w:rsidRDefault="00C044CB">
      <w:pPr>
        <w:tabs>
          <w:tab w:val="left" w:pos="2890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6" w:name="PageMark7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Potential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A9CEE4A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16E53C4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0905998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8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</w:p>
    <w:p w14:paraId="6CCA22C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34</w:t>
      </w:r>
    </w:p>
    <w:p w14:paraId="21A581EA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6575C27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1B1AAD0" w14:textId="77777777" w:rsidR="00AB2366" w:rsidRDefault="00AB2366">
      <w:pPr>
        <w:spacing w:line="200" w:lineRule="exact"/>
        <w:ind w:left="1800"/>
      </w:pPr>
    </w:p>
    <w:p w14:paraId="47F2E320" w14:textId="77777777" w:rsidR="00AB2366" w:rsidRDefault="00AB2366">
      <w:pPr>
        <w:spacing w:line="200" w:lineRule="exact"/>
        <w:ind w:left="1800"/>
      </w:pPr>
    </w:p>
    <w:p w14:paraId="4C001C50" w14:textId="77777777" w:rsidR="00AB2366" w:rsidRDefault="00AB2366">
      <w:pPr>
        <w:spacing w:line="200" w:lineRule="exact"/>
        <w:ind w:left="1800"/>
      </w:pPr>
    </w:p>
    <w:p w14:paraId="3B4B1329" w14:textId="77777777" w:rsidR="00AB2366" w:rsidRDefault="00AB2366">
      <w:pPr>
        <w:spacing w:line="200" w:lineRule="exact"/>
        <w:ind w:left="1800"/>
      </w:pPr>
    </w:p>
    <w:p w14:paraId="4A2AED87" w14:textId="77777777" w:rsidR="00AB2366" w:rsidRDefault="00AB2366">
      <w:pPr>
        <w:spacing w:line="200" w:lineRule="exact"/>
        <w:ind w:left="1800"/>
      </w:pPr>
    </w:p>
    <w:p w14:paraId="6BE72184" w14:textId="77777777" w:rsidR="00AB2366" w:rsidRDefault="00AB2366">
      <w:pPr>
        <w:spacing w:line="200" w:lineRule="exact"/>
        <w:ind w:left="1800"/>
      </w:pPr>
    </w:p>
    <w:p w14:paraId="1CFDBE1D" w14:textId="77777777" w:rsidR="00AB2366" w:rsidRDefault="00AB2366">
      <w:pPr>
        <w:spacing w:line="200" w:lineRule="exact"/>
        <w:ind w:left="1800"/>
      </w:pPr>
    </w:p>
    <w:p w14:paraId="4D732D6F" w14:textId="77777777" w:rsidR="00AB2366" w:rsidRDefault="00AB2366">
      <w:pPr>
        <w:spacing w:line="200" w:lineRule="exact"/>
        <w:ind w:left="1800"/>
      </w:pPr>
    </w:p>
    <w:p w14:paraId="56A2DF6D" w14:textId="77777777" w:rsidR="00AB2366" w:rsidRDefault="00AB2366">
      <w:pPr>
        <w:spacing w:line="200" w:lineRule="exact"/>
        <w:ind w:left="1800"/>
      </w:pPr>
    </w:p>
    <w:p w14:paraId="41624C36" w14:textId="77777777" w:rsidR="00AB2366" w:rsidRDefault="00AB2366">
      <w:pPr>
        <w:spacing w:line="200" w:lineRule="exact"/>
        <w:ind w:left="1800"/>
      </w:pPr>
    </w:p>
    <w:p w14:paraId="731297DE" w14:textId="77777777" w:rsidR="00AB2366" w:rsidRDefault="00AB2366">
      <w:pPr>
        <w:spacing w:line="200" w:lineRule="exact"/>
        <w:ind w:left="1800"/>
      </w:pPr>
    </w:p>
    <w:p w14:paraId="2B592133" w14:textId="77777777" w:rsidR="00AB2366" w:rsidRDefault="00AB2366">
      <w:pPr>
        <w:spacing w:line="200" w:lineRule="exact"/>
        <w:ind w:left="1800"/>
      </w:pPr>
    </w:p>
    <w:p w14:paraId="155B7D9E" w14:textId="77777777" w:rsidR="00AB2366" w:rsidRDefault="00AB2366">
      <w:pPr>
        <w:spacing w:line="200" w:lineRule="exact"/>
        <w:ind w:left="1800"/>
      </w:pPr>
    </w:p>
    <w:p w14:paraId="71EED2F0" w14:textId="77777777" w:rsidR="00AB2366" w:rsidRDefault="00AB2366">
      <w:pPr>
        <w:spacing w:line="200" w:lineRule="exact"/>
        <w:ind w:left="1800"/>
      </w:pPr>
    </w:p>
    <w:p w14:paraId="721F3865" w14:textId="77777777" w:rsidR="00AB2366" w:rsidRDefault="00AB2366">
      <w:pPr>
        <w:spacing w:line="200" w:lineRule="exact"/>
        <w:ind w:left="1800"/>
      </w:pPr>
    </w:p>
    <w:p w14:paraId="32C37A98" w14:textId="77777777" w:rsidR="00AB2366" w:rsidRDefault="00AB2366">
      <w:pPr>
        <w:spacing w:line="200" w:lineRule="exact"/>
        <w:ind w:left="1800"/>
      </w:pPr>
    </w:p>
    <w:p w14:paraId="1042F575" w14:textId="77777777" w:rsidR="00AB2366" w:rsidRDefault="00AB2366">
      <w:pPr>
        <w:spacing w:line="200" w:lineRule="exact"/>
        <w:ind w:left="1800"/>
      </w:pPr>
    </w:p>
    <w:p w14:paraId="73CF53FB" w14:textId="77777777" w:rsidR="00AB2366" w:rsidRDefault="00AB2366">
      <w:pPr>
        <w:spacing w:line="200" w:lineRule="exact"/>
        <w:ind w:left="1800"/>
      </w:pPr>
    </w:p>
    <w:p w14:paraId="73D5B326" w14:textId="77777777" w:rsidR="00AB2366" w:rsidRDefault="00AB2366">
      <w:pPr>
        <w:spacing w:line="200" w:lineRule="exact"/>
        <w:ind w:left="1800"/>
      </w:pPr>
    </w:p>
    <w:p w14:paraId="6846B974" w14:textId="77777777" w:rsidR="00AB2366" w:rsidRDefault="00AB2366">
      <w:pPr>
        <w:spacing w:line="200" w:lineRule="exact"/>
        <w:ind w:left="1800"/>
      </w:pPr>
    </w:p>
    <w:p w14:paraId="7C4592B2" w14:textId="77777777" w:rsidR="00AB2366" w:rsidRDefault="00AB2366">
      <w:pPr>
        <w:spacing w:line="200" w:lineRule="exact"/>
        <w:ind w:left="1800"/>
      </w:pPr>
    </w:p>
    <w:p w14:paraId="1419A4A9" w14:textId="77777777" w:rsidR="00AB2366" w:rsidRDefault="00AB2366">
      <w:pPr>
        <w:spacing w:line="353" w:lineRule="exact"/>
        <w:ind w:left="1800"/>
      </w:pPr>
    </w:p>
    <w:p w14:paraId="36CEB3BF" w14:textId="77777777" w:rsidR="00AB2366" w:rsidRDefault="00C044CB">
      <w:pPr>
        <w:spacing w:line="644" w:lineRule="exact"/>
        <w:ind w:left="1800"/>
      </w:pPr>
      <w:bookmarkStart w:id="7" w:name="PageMark8"/>
      <w:bookmarkEnd w:id="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Figures</w:t>
      </w:r>
    </w:p>
    <w:p w14:paraId="32D283C0" w14:textId="77777777" w:rsidR="00AB2366" w:rsidRDefault="00AB2366">
      <w:pPr>
        <w:spacing w:line="200" w:lineRule="exact"/>
        <w:ind w:left="1800"/>
      </w:pPr>
    </w:p>
    <w:p w14:paraId="51151CAA" w14:textId="77777777" w:rsidR="00AB2366" w:rsidRDefault="00AB2366">
      <w:pPr>
        <w:spacing w:line="200" w:lineRule="exact"/>
        <w:ind w:left="1800"/>
      </w:pPr>
    </w:p>
    <w:p w14:paraId="31F97D46" w14:textId="77777777" w:rsidR="00AB2366" w:rsidRDefault="00AB2366">
      <w:pPr>
        <w:spacing w:line="200" w:lineRule="exact"/>
        <w:ind w:left="1800"/>
      </w:pPr>
    </w:p>
    <w:p w14:paraId="4B47C643" w14:textId="77777777" w:rsidR="00AB2366" w:rsidRDefault="00AB2366">
      <w:pPr>
        <w:spacing w:line="300" w:lineRule="exact"/>
        <w:ind w:left="1800"/>
      </w:pPr>
    </w:p>
    <w:p w14:paraId="1B8DDE65" w14:textId="77777777" w:rsidR="00AB2366" w:rsidRDefault="00C044CB">
      <w:pPr>
        <w:tabs>
          <w:tab w:val="left" w:pos="2890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Blockdiagramofcompressivereceiverimplementedbyran-</w:t>
      </w:r>
    </w:p>
    <w:p w14:paraId="2C998B4E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demodulator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(RD).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</w:p>
    <w:p w14:paraId="1981F52C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pseudo-random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generator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(PRSG),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low-pass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</w:t>
      </w:r>
    </w:p>
    <w:p w14:paraId="29A7578D" w14:textId="77777777" w:rsidR="00AB2366" w:rsidRDefault="00C044CB">
      <w:pPr>
        <w:tabs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(LPF),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13D6896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Blockdiagramoflow-ratecompressiverandommixingUWB</w:t>
      </w:r>
    </w:p>
    <w:p w14:paraId="2861EB58" w14:textId="77777777" w:rsidR="00AB2366" w:rsidRDefault="00C044CB">
      <w:pPr>
        <w:tabs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4F8E47EA" w14:textId="77777777" w:rsidR="00AB2366" w:rsidRDefault="00AB2366">
      <w:pPr>
        <w:spacing w:line="391" w:lineRule="exact"/>
        <w:ind w:left="1800"/>
      </w:pPr>
    </w:p>
    <w:p w14:paraId="2069B7A6" w14:textId="77777777" w:rsidR="00AB2366" w:rsidRDefault="00C044CB">
      <w:pPr>
        <w:tabs>
          <w:tab w:val="left" w:pos="2890"/>
          <w:tab w:val="left" w:pos="3323"/>
          <w:tab w:val="left" w:pos="3885"/>
          <w:tab w:val="left" w:pos="5063"/>
          <w:tab w:val="left" w:pos="5417"/>
          <w:tab w:val="left" w:pos="6345"/>
          <w:tab w:val="left" w:pos="7512"/>
          <w:tab w:val="left" w:pos="8812"/>
          <w:tab w:val="left" w:pos="9262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existence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unused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resources;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(b)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</w:p>
    <w:p w14:paraId="12B71467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concept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holes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</w:p>
    <w:p w14:paraId="149676A2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6B51D5B4" w14:textId="77777777" w:rsidR="00AB2366" w:rsidRDefault="00DB3497">
      <w:pPr>
        <w:tabs>
          <w:tab w:val="left" w:pos="3992"/>
        </w:tabs>
        <w:spacing w:line="537" w:lineRule="exact"/>
        <w:ind w:left="2890"/>
      </w:pP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 w:rsidR="00C044CB">
        <w:tab/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matched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filtering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energy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</w:p>
    <w:p w14:paraId="3D8044B7" w14:textId="77777777" w:rsidR="00AB2366" w:rsidRDefault="00DB3497">
      <w:pPr>
        <w:tabs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6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feature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</w:p>
    <w:p w14:paraId="7CD8F0BA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architec-</w:t>
      </w:r>
    </w:p>
    <w:p w14:paraId="2997FE04" w14:textId="77777777" w:rsidR="00AB2366" w:rsidRDefault="00DB3497">
      <w:pPr>
        <w:tabs>
          <w:tab w:val="left" w:pos="3676"/>
          <w:tab w:val="left" w:pos="7047"/>
          <w:tab w:val="left" w:pos="9478"/>
        </w:tabs>
        <w:spacing w:line="537" w:lineRule="exact"/>
        <w:ind w:left="2890"/>
      </w:pP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tures: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multiband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joint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wavelet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</w:p>
    <w:p w14:paraId="46F8AF67" w14:textId="77777777" w:rsidR="00AB2366" w:rsidRDefault="00DB3497">
      <w:pPr>
        <w:tabs>
          <w:tab w:val="left" w:pos="8112"/>
          <w:tab w:val="left" w:pos="8327"/>
          <w:tab w:val="left" w:pos="8542"/>
          <w:tab w:val="left" w:pos="8757"/>
          <w:tab w:val="left" w:pos="8972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sweep-tune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filter-bank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</w:p>
    <w:p w14:paraId="4D6DD4F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990CE32" w14:textId="77777777" w:rsidR="00AB2366" w:rsidRDefault="00AB2366">
      <w:pPr>
        <w:spacing w:line="200" w:lineRule="exact"/>
        <w:ind w:left="2230"/>
      </w:pPr>
    </w:p>
    <w:p w14:paraId="1343174E" w14:textId="77777777" w:rsidR="00AB2366" w:rsidRDefault="00AB2366">
      <w:pPr>
        <w:spacing w:line="200" w:lineRule="exact"/>
        <w:ind w:left="2230"/>
      </w:pPr>
    </w:p>
    <w:p w14:paraId="0FE1B539" w14:textId="77777777" w:rsidR="00AB2366" w:rsidRDefault="00AB2366">
      <w:pPr>
        <w:spacing w:line="200" w:lineRule="exact"/>
        <w:ind w:left="2230"/>
      </w:pPr>
    </w:p>
    <w:p w14:paraId="60F213C9" w14:textId="77777777" w:rsidR="00AB2366" w:rsidRDefault="00AB2366">
      <w:pPr>
        <w:spacing w:line="200" w:lineRule="exact"/>
        <w:ind w:left="2230"/>
      </w:pPr>
    </w:p>
    <w:p w14:paraId="41EDFC2F" w14:textId="77777777" w:rsidR="00AB2366" w:rsidRDefault="00AB2366">
      <w:pPr>
        <w:spacing w:line="200" w:lineRule="exact"/>
        <w:ind w:left="2230"/>
      </w:pPr>
    </w:p>
    <w:p w14:paraId="61F05BB5" w14:textId="77777777" w:rsidR="00AB2366" w:rsidRDefault="00AB2366">
      <w:pPr>
        <w:spacing w:line="200" w:lineRule="exact"/>
        <w:ind w:left="2230"/>
      </w:pPr>
    </w:p>
    <w:p w14:paraId="5CFB1747" w14:textId="77777777" w:rsidR="00AB2366" w:rsidRDefault="00AB2366">
      <w:pPr>
        <w:spacing w:line="200" w:lineRule="exact"/>
        <w:ind w:left="2230"/>
      </w:pPr>
    </w:p>
    <w:p w14:paraId="27B8E78B" w14:textId="77777777" w:rsidR="00AB2366" w:rsidRDefault="00AB2366">
      <w:pPr>
        <w:spacing w:line="200" w:lineRule="exact"/>
        <w:ind w:left="2230"/>
      </w:pPr>
    </w:p>
    <w:p w14:paraId="7B9796C9" w14:textId="77777777" w:rsidR="00AB2366" w:rsidRDefault="00AB2366">
      <w:pPr>
        <w:spacing w:line="200" w:lineRule="exact"/>
        <w:ind w:left="2230"/>
      </w:pPr>
    </w:p>
    <w:p w14:paraId="01808E51" w14:textId="77777777" w:rsidR="00AB2366" w:rsidRDefault="00AB2366">
      <w:pPr>
        <w:spacing w:line="200" w:lineRule="exact"/>
        <w:ind w:left="2230"/>
      </w:pPr>
    </w:p>
    <w:p w14:paraId="3BE05F1E" w14:textId="77777777" w:rsidR="00AB2366" w:rsidRDefault="00AB2366">
      <w:pPr>
        <w:spacing w:line="200" w:lineRule="exact"/>
        <w:ind w:left="2230"/>
      </w:pPr>
    </w:p>
    <w:p w14:paraId="29ADC363" w14:textId="77777777" w:rsidR="00AB2366" w:rsidRDefault="00AB2366">
      <w:pPr>
        <w:spacing w:line="200" w:lineRule="exact"/>
        <w:ind w:left="2230"/>
      </w:pPr>
    </w:p>
    <w:p w14:paraId="0A2D88D5" w14:textId="77777777" w:rsidR="00AB2366" w:rsidRDefault="00AB2366">
      <w:pPr>
        <w:spacing w:line="200" w:lineRule="exact"/>
        <w:ind w:left="2230"/>
      </w:pPr>
    </w:p>
    <w:p w14:paraId="0FE6FB05" w14:textId="77777777" w:rsidR="00AB2366" w:rsidRDefault="00AB2366">
      <w:pPr>
        <w:spacing w:line="271" w:lineRule="exact"/>
        <w:ind w:left="2230"/>
      </w:pPr>
    </w:p>
    <w:p w14:paraId="2B38A5AA" w14:textId="77777777" w:rsidR="00AB2366" w:rsidRDefault="00C044CB">
      <w:pPr>
        <w:tabs>
          <w:tab w:val="left" w:pos="2890"/>
        </w:tabs>
        <w:spacing w:line="345" w:lineRule="exact"/>
        <w:ind w:left="2230"/>
      </w:pPr>
      <w:bookmarkStart w:id="8" w:name="PageMark9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37384319" w14:textId="77777777" w:rsidR="00AB2366" w:rsidRDefault="00DB3497">
      <w:pPr>
        <w:spacing w:line="537" w:lineRule="exact"/>
        <w:ind w:left="2890"/>
      </w:pP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random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demodulation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based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modu-</w:t>
        </w:r>
      </w:hyperlink>
    </w:p>
    <w:p w14:paraId="0472F5D8" w14:textId="77777777" w:rsidR="00AB2366" w:rsidRDefault="00C044CB">
      <w:pPr>
        <w:tabs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converter-based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494E1830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square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5402D688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performance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</w:p>
    <w:p w14:paraId="0BED0B3B" w14:textId="77777777" w:rsidR="00AB2366" w:rsidRDefault="00C044CB">
      <w:pPr>
        <w:tabs>
          <w:tab w:val="left" w:pos="4023"/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</w:p>
    <w:p w14:paraId="1FD49886" w14:textId="77777777" w:rsidR="00AB2366" w:rsidRDefault="00AB2366">
      <w:pPr>
        <w:spacing w:line="391" w:lineRule="exact"/>
        <w:ind w:left="2230"/>
      </w:pPr>
    </w:p>
    <w:p w14:paraId="39EC0819" w14:textId="77777777" w:rsidR="00AB2366" w:rsidRDefault="00C044CB">
      <w:pPr>
        <w:tabs>
          <w:tab w:val="left" w:pos="2890"/>
          <w:tab w:val="left" w:pos="9453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circulant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tab/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</w:t>
        </w:r>
      </w:hyperlink>
    </w:p>
    <w:p w14:paraId="2EFF827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corresponding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impulse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response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Φ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com-</w:t>
      </w:r>
    </w:p>
    <w:p w14:paraId="1B3E0CB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sacrifice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</w:t>
      </w:r>
    </w:p>
    <w:p w14:paraId="3679B1E0" w14:textId="77777777" w:rsidR="00AB2366" w:rsidRDefault="00C044CB">
      <w:pPr>
        <w:tabs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(matrix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equal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</w:p>
    <w:p w14:paraId="75A9B47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BlockdiagramofperformancecomparisonbetweentheCSP</w:t>
      </w:r>
    </w:p>
    <w:p w14:paraId="0A7D2E1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F5F1C8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aspect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ED62288" w14:textId="77777777" w:rsidR="00AB2366" w:rsidRDefault="00C044CB">
      <w:pPr>
        <w:tabs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7F7C44C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lookup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7732926A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through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signal-to-noise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(SNR)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asymptotic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eigen-</w:t>
      </w:r>
    </w:p>
    <w:p w14:paraId="6A27E19E" w14:textId="77777777" w:rsidR="00AB2366" w:rsidRDefault="00C044CB">
      <w:pPr>
        <w:tabs>
          <w:tab w:val="left" w:pos="850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probability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distribution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(aepdf).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exam-</w:t>
      </w:r>
    </w:p>
    <w:p w14:paraId="17076702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ple,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aepdf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7.26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</w:p>
    <w:p w14:paraId="12076DD4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2db,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</w:p>
    <w:p w14:paraId="420D1709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occupancy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33</w:t>
      </w:r>
    </w:p>
    <w:p w14:paraId="0B3996E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B5DEAB7" w14:textId="77777777" w:rsidR="00AB2366" w:rsidRDefault="00AB2366">
      <w:pPr>
        <w:spacing w:line="200" w:lineRule="exact"/>
        <w:ind w:left="2230"/>
      </w:pPr>
    </w:p>
    <w:p w14:paraId="1D023211" w14:textId="77777777" w:rsidR="00AB2366" w:rsidRDefault="00AB2366">
      <w:pPr>
        <w:spacing w:line="200" w:lineRule="exact"/>
        <w:ind w:left="2230"/>
      </w:pPr>
    </w:p>
    <w:p w14:paraId="784789DE" w14:textId="77777777" w:rsidR="00AB2366" w:rsidRDefault="00AB2366">
      <w:pPr>
        <w:spacing w:line="200" w:lineRule="exact"/>
        <w:ind w:left="2230"/>
      </w:pPr>
    </w:p>
    <w:p w14:paraId="6B8105BA" w14:textId="77777777" w:rsidR="00AB2366" w:rsidRDefault="00AB2366">
      <w:pPr>
        <w:spacing w:line="200" w:lineRule="exact"/>
        <w:ind w:left="2230"/>
      </w:pPr>
    </w:p>
    <w:p w14:paraId="4FC5A8FB" w14:textId="77777777" w:rsidR="00AB2366" w:rsidRDefault="00AB2366">
      <w:pPr>
        <w:spacing w:line="200" w:lineRule="exact"/>
        <w:ind w:left="2230"/>
      </w:pPr>
    </w:p>
    <w:p w14:paraId="6CF07B20" w14:textId="77777777" w:rsidR="00AB2366" w:rsidRDefault="00AB2366">
      <w:pPr>
        <w:spacing w:line="200" w:lineRule="exact"/>
        <w:ind w:left="2230"/>
      </w:pPr>
    </w:p>
    <w:p w14:paraId="60B06193" w14:textId="77777777" w:rsidR="00AB2366" w:rsidRDefault="00AB2366">
      <w:pPr>
        <w:spacing w:line="200" w:lineRule="exact"/>
        <w:ind w:left="2230"/>
      </w:pPr>
    </w:p>
    <w:p w14:paraId="699C346B" w14:textId="77777777" w:rsidR="00AB2366" w:rsidRDefault="00AB2366">
      <w:pPr>
        <w:spacing w:line="200" w:lineRule="exact"/>
        <w:ind w:left="2230"/>
      </w:pPr>
    </w:p>
    <w:p w14:paraId="2893DBEB" w14:textId="77777777" w:rsidR="00AB2366" w:rsidRDefault="00AB2366">
      <w:pPr>
        <w:spacing w:line="200" w:lineRule="exact"/>
        <w:ind w:left="2230"/>
      </w:pPr>
    </w:p>
    <w:p w14:paraId="4B688130" w14:textId="77777777" w:rsidR="00AB2366" w:rsidRDefault="00AB2366">
      <w:pPr>
        <w:spacing w:line="200" w:lineRule="exact"/>
        <w:ind w:left="2230"/>
      </w:pPr>
    </w:p>
    <w:p w14:paraId="0330FED5" w14:textId="77777777" w:rsidR="00AB2366" w:rsidRDefault="00AB2366">
      <w:pPr>
        <w:spacing w:line="200" w:lineRule="exact"/>
        <w:ind w:left="2230"/>
      </w:pPr>
    </w:p>
    <w:p w14:paraId="09ACF68B" w14:textId="77777777" w:rsidR="00AB2366" w:rsidRDefault="00AB2366">
      <w:pPr>
        <w:spacing w:line="200" w:lineRule="exact"/>
        <w:ind w:left="2230"/>
      </w:pPr>
    </w:p>
    <w:p w14:paraId="4B7AD8B6" w14:textId="77777777" w:rsidR="00AB2366" w:rsidRDefault="00AB2366">
      <w:pPr>
        <w:spacing w:line="200" w:lineRule="exact"/>
        <w:ind w:left="2230"/>
      </w:pPr>
    </w:p>
    <w:p w14:paraId="42D8A103" w14:textId="77777777" w:rsidR="00AB2366" w:rsidRDefault="00AB2366">
      <w:pPr>
        <w:spacing w:line="271" w:lineRule="exact"/>
        <w:ind w:left="2230"/>
      </w:pPr>
    </w:p>
    <w:p w14:paraId="0BA5D805" w14:textId="77777777" w:rsidR="00AB2366" w:rsidRDefault="00C044CB">
      <w:pPr>
        <w:tabs>
          <w:tab w:val="left" w:pos="2890"/>
          <w:tab w:val="left" w:pos="8318"/>
        </w:tabs>
        <w:spacing w:line="345" w:lineRule="exact"/>
        <w:ind w:left="2230"/>
      </w:pPr>
      <w:bookmarkStart w:id="9" w:name="PageMark1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</w:p>
    <w:p w14:paraId="745CE8D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bottom,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</w:p>
    <w:p w14:paraId="2B5C9230" w14:textId="77777777" w:rsidR="00AB2366" w:rsidRDefault="00C044CB">
      <w:pPr>
        <w:tabs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trials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35</w:t>
      </w:r>
    </w:p>
    <w:p w14:paraId="19610372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Blockdiagramofthecompressivesensingphase-lockedloop</w:t>
      </w:r>
    </w:p>
    <w:p w14:paraId="39CDF53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(CS-PLL).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pre-CS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sampler,</w:t>
      </w:r>
    </w:p>
    <w:p w14:paraId="2D463AA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feed-back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</w:p>
    <w:p w14:paraId="7A448DBA" w14:textId="77777777" w:rsidR="00AB2366" w:rsidRDefault="00C044CB">
      <w:pPr>
        <w:tabs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multiplier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32FE04D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C9813" w14:textId="77777777" w:rsidR="00AB2366" w:rsidRDefault="00AB2366">
      <w:pPr>
        <w:spacing w:line="200" w:lineRule="exact"/>
        <w:ind w:left="1800"/>
      </w:pPr>
    </w:p>
    <w:p w14:paraId="3C33074A" w14:textId="77777777" w:rsidR="00AB2366" w:rsidRDefault="00AB2366">
      <w:pPr>
        <w:spacing w:line="200" w:lineRule="exact"/>
        <w:ind w:left="1800"/>
      </w:pPr>
    </w:p>
    <w:p w14:paraId="0CAB7B6D" w14:textId="77777777" w:rsidR="00AB2366" w:rsidRDefault="00AB2366">
      <w:pPr>
        <w:spacing w:line="200" w:lineRule="exact"/>
        <w:ind w:left="1800"/>
      </w:pPr>
    </w:p>
    <w:p w14:paraId="29AABA66" w14:textId="77777777" w:rsidR="00AB2366" w:rsidRDefault="00AB2366">
      <w:pPr>
        <w:spacing w:line="200" w:lineRule="exact"/>
        <w:ind w:left="1800"/>
      </w:pPr>
    </w:p>
    <w:p w14:paraId="15BD9E91" w14:textId="77777777" w:rsidR="00AB2366" w:rsidRDefault="00AB2366">
      <w:pPr>
        <w:spacing w:line="200" w:lineRule="exact"/>
        <w:ind w:left="1800"/>
      </w:pPr>
    </w:p>
    <w:p w14:paraId="2678ED67" w14:textId="77777777" w:rsidR="00AB2366" w:rsidRDefault="00AB2366">
      <w:pPr>
        <w:spacing w:line="200" w:lineRule="exact"/>
        <w:ind w:left="1800"/>
      </w:pPr>
    </w:p>
    <w:p w14:paraId="08386243" w14:textId="77777777" w:rsidR="00AB2366" w:rsidRDefault="00AB2366">
      <w:pPr>
        <w:spacing w:line="200" w:lineRule="exact"/>
        <w:ind w:left="1800"/>
      </w:pPr>
    </w:p>
    <w:p w14:paraId="761E4FA5" w14:textId="77777777" w:rsidR="00AB2366" w:rsidRDefault="00AB2366">
      <w:pPr>
        <w:spacing w:line="200" w:lineRule="exact"/>
        <w:ind w:left="1800"/>
      </w:pPr>
    </w:p>
    <w:p w14:paraId="03E26CB3" w14:textId="77777777" w:rsidR="00AB2366" w:rsidRDefault="00AB2366">
      <w:pPr>
        <w:spacing w:line="200" w:lineRule="exact"/>
        <w:ind w:left="1800"/>
      </w:pPr>
    </w:p>
    <w:p w14:paraId="2070B6F7" w14:textId="77777777" w:rsidR="00AB2366" w:rsidRDefault="00AB2366">
      <w:pPr>
        <w:spacing w:line="200" w:lineRule="exact"/>
        <w:ind w:left="1800"/>
      </w:pPr>
    </w:p>
    <w:p w14:paraId="1F27F474" w14:textId="77777777" w:rsidR="00AB2366" w:rsidRDefault="00AB2366">
      <w:pPr>
        <w:spacing w:line="200" w:lineRule="exact"/>
        <w:ind w:left="1800"/>
      </w:pPr>
    </w:p>
    <w:p w14:paraId="5AD9CDFF" w14:textId="77777777" w:rsidR="00AB2366" w:rsidRDefault="00AB2366">
      <w:pPr>
        <w:spacing w:line="200" w:lineRule="exact"/>
        <w:ind w:left="1800"/>
      </w:pPr>
    </w:p>
    <w:p w14:paraId="70C090E4" w14:textId="77777777" w:rsidR="00AB2366" w:rsidRDefault="00AB2366">
      <w:pPr>
        <w:spacing w:line="200" w:lineRule="exact"/>
        <w:ind w:left="1800"/>
      </w:pPr>
    </w:p>
    <w:p w14:paraId="26837231" w14:textId="77777777" w:rsidR="00AB2366" w:rsidRDefault="00AB2366">
      <w:pPr>
        <w:spacing w:line="200" w:lineRule="exact"/>
        <w:ind w:left="1800"/>
      </w:pPr>
    </w:p>
    <w:p w14:paraId="1BC082EA" w14:textId="77777777" w:rsidR="00AB2366" w:rsidRDefault="00AB2366">
      <w:pPr>
        <w:spacing w:line="200" w:lineRule="exact"/>
        <w:ind w:left="1800"/>
      </w:pPr>
    </w:p>
    <w:p w14:paraId="436B1EED" w14:textId="77777777" w:rsidR="00AB2366" w:rsidRDefault="00AB2366">
      <w:pPr>
        <w:spacing w:line="200" w:lineRule="exact"/>
        <w:ind w:left="1800"/>
      </w:pPr>
    </w:p>
    <w:p w14:paraId="7F8E54B8" w14:textId="77777777" w:rsidR="00AB2366" w:rsidRDefault="00AB2366">
      <w:pPr>
        <w:spacing w:line="200" w:lineRule="exact"/>
        <w:ind w:left="1800"/>
      </w:pPr>
    </w:p>
    <w:p w14:paraId="125502E5" w14:textId="77777777" w:rsidR="00AB2366" w:rsidRDefault="00AB2366">
      <w:pPr>
        <w:spacing w:line="200" w:lineRule="exact"/>
        <w:ind w:left="1800"/>
      </w:pPr>
    </w:p>
    <w:p w14:paraId="625CBBF8" w14:textId="77777777" w:rsidR="00AB2366" w:rsidRDefault="00AB2366">
      <w:pPr>
        <w:spacing w:line="200" w:lineRule="exact"/>
        <w:ind w:left="1800"/>
      </w:pPr>
    </w:p>
    <w:p w14:paraId="1AA3FC74" w14:textId="77777777" w:rsidR="00AB2366" w:rsidRDefault="00AB2366">
      <w:pPr>
        <w:spacing w:line="200" w:lineRule="exact"/>
        <w:ind w:left="1800"/>
      </w:pPr>
    </w:p>
    <w:p w14:paraId="20189C13" w14:textId="77777777" w:rsidR="00AB2366" w:rsidRDefault="00AB2366">
      <w:pPr>
        <w:spacing w:line="200" w:lineRule="exact"/>
        <w:ind w:left="1800"/>
      </w:pPr>
    </w:p>
    <w:p w14:paraId="6B2845A3" w14:textId="77777777" w:rsidR="00AB2366" w:rsidRDefault="00AB2366">
      <w:pPr>
        <w:spacing w:line="353" w:lineRule="exact"/>
        <w:ind w:left="1800"/>
      </w:pPr>
    </w:p>
    <w:p w14:paraId="03047C06" w14:textId="77777777" w:rsidR="00AB2366" w:rsidRDefault="00C044CB">
      <w:pPr>
        <w:spacing w:line="644" w:lineRule="exact"/>
        <w:ind w:left="1800"/>
      </w:pPr>
      <w:bookmarkStart w:id="10" w:name="PageMark11"/>
      <w:bookmarkEnd w:id="10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Tables</w:t>
      </w:r>
    </w:p>
    <w:p w14:paraId="5E16A4C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5BB7142" w14:textId="77777777" w:rsidR="00AB2366" w:rsidRDefault="00AB2366">
      <w:pPr>
        <w:spacing w:line="200" w:lineRule="exact"/>
        <w:ind w:left="1800"/>
      </w:pPr>
    </w:p>
    <w:p w14:paraId="22F4C619" w14:textId="77777777" w:rsidR="00AB2366" w:rsidRDefault="00AB2366">
      <w:pPr>
        <w:spacing w:line="200" w:lineRule="exact"/>
        <w:ind w:left="1800"/>
      </w:pPr>
    </w:p>
    <w:p w14:paraId="23606DBF" w14:textId="77777777" w:rsidR="00AB2366" w:rsidRDefault="00AB2366">
      <w:pPr>
        <w:spacing w:line="200" w:lineRule="exact"/>
        <w:ind w:left="1800"/>
      </w:pPr>
    </w:p>
    <w:p w14:paraId="455F08DC" w14:textId="77777777" w:rsidR="00AB2366" w:rsidRDefault="00AB2366">
      <w:pPr>
        <w:spacing w:line="200" w:lineRule="exact"/>
        <w:ind w:left="1800"/>
      </w:pPr>
    </w:p>
    <w:p w14:paraId="69E3BCE8" w14:textId="77777777" w:rsidR="00AB2366" w:rsidRDefault="00AB2366">
      <w:pPr>
        <w:spacing w:line="200" w:lineRule="exact"/>
        <w:ind w:left="1800"/>
      </w:pPr>
    </w:p>
    <w:p w14:paraId="60D2FA14" w14:textId="77777777" w:rsidR="00AB2366" w:rsidRDefault="00AB2366">
      <w:pPr>
        <w:spacing w:line="200" w:lineRule="exact"/>
        <w:ind w:left="1800"/>
      </w:pPr>
    </w:p>
    <w:p w14:paraId="18D0BD64" w14:textId="77777777" w:rsidR="00AB2366" w:rsidRDefault="00AB2366">
      <w:pPr>
        <w:spacing w:line="200" w:lineRule="exact"/>
        <w:ind w:left="1800"/>
      </w:pPr>
    </w:p>
    <w:p w14:paraId="1AFE5CED" w14:textId="77777777" w:rsidR="00AB2366" w:rsidRDefault="00AB2366">
      <w:pPr>
        <w:spacing w:line="200" w:lineRule="exact"/>
        <w:ind w:left="1800"/>
      </w:pPr>
    </w:p>
    <w:p w14:paraId="2B3FC165" w14:textId="77777777" w:rsidR="00AB2366" w:rsidRDefault="00AB2366">
      <w:pPr>
        <w:spacing w:line="200" w:lineRule="exact"/>
        <w:ind w:left="1800"/>
      </w:pPr>
    </w:p>
    <w:p w14:paraId="47EB1C9A" w14:textId="77777777" w:rsidR="00AB2366" w:rsidRDefault="00AB2366">
      <w:pPr>
        <w:spacing w:line="200" w:lineRule="exact"/>
        <w:ind w:left="1800"/>
      </w:pPr>
    </w:p>
    <w:p w14:paraId="21B522C7" w14:textId="77777777" w:rsidR="00AB2366" w:rsidRDefault="00AB2366">
      <w:pPr>
        <w:spacing w:line="200" w:lineRule="exact"/>
        <w:ind w:left="1800"/>
      </w:pPr>
    </w:p>
    <w:p w14:paraId="3D03F62C" w14:textId="77777777" w:rsidR="00AB2366" w:rsidRDefault="00AB2366">
      <w:pPr>
        <w:spacing w:line="200" w:lineRule="exact"/>
        <w:ind w:left="1800"/>
      </w:pPr>
    </w:p>
    <w:p w14:paraId="5C07D392" w14:textId="77777777" w:rsidR="00AB2366" w:rsidRDefault="00AB2366">
      <w:pPr>
        <w:spacing w:line="200" w:lineRule="exact"/>
        <w:ind w:left="1800"/>
      </w:pPr>
    </w:p>
    <w:p w14:paraId="334C5CDC" w14:textId="77777777" w:rsidR="00AB2366" w:rsidRDefault="00AB2366">
      <w:pPr>
        <w:spacing w:line="200" w:lineRule="exact"/>
        <w:ind w:left="1800"/>
      </w:pPr>
    </w:p>
    <w:p w14:paraId="13932F14" w14:textId="77777777" w:rsidR="00AB2366" w:rsidRDefault="00AB2366">
      <w:pPr>
        <w:spacing w:line="200" w:lineRule="exact"/>
        <w:ind w:left="1800"/>
      </w:pPr>
    </w:p>
    <w:p w14:paraId="1081CCDD" w14:textId="77777777" w:rsidR="00AB2366" w:rsidRDefault="00AB2366">
      <w:pPr>
        <w:spacing w:line="200" w:lineRule="exact"/>
        <w:ind w:left="1800"/>
      </w:pPr>
    </w:p>
    <w:p w14:paraId="5E9CEF68" w14:textId="77777777" w:rsidR="00AB2366" w:rsidRDefault="00AB2366">
      <w:pPr>
        <w:spacing w:line="200" w:lineRule="exact"/>
        <w:ind w:left="1800"/>
      </w:pPr>
    </w:p>
    <w:p w14:paraId="459960AB" w14:textId="77777777" w:rsidR="00AB2366" w:rsidRDefault="00AB2366">
      <w:pPr>
        <w:spacing w:line="200" w:lineRule="exact"/>
        <w:ind w:left="1800"/>
      </w:pPr>
    </w:p>
    <w:p w14:paraId="281E4B93" w14:textId="77777777" w:rsidR="00AB2366" w:rsidRDefault="00AB2366">
      <w:pPr>
        <w:spacing w:line="200" w:lineRule="exact"/>
        <w:ind w:left="1800"/>
      </w:pPr>
    </w:p>
    <w:p w14:paraId="2D461CDF" w14:textId="77777777" w:rsidR="00AB2366" w:rsidRDefault="00AB2366">
      <w:pPr>
        <w:spacing w:line="200" w:lineRule="exact"/>
        <w:ind w:left="1800"/>
      </w:pPr>
    </w:p>
    <w:p w14:paraId="75CE6203" w14:textId="77777777" w:rsidR="00AB2366" w:rsidRDefault="00AB2366">
      <w:pPr>
        <w:spacing w:line="200" w:lineRule="exact"/>
        <w:ind w:left="1800"/>
      </w:pPr>
    </w:p>
    <w:p w14:paraId="0993067A" w14:textId="77777777" w:rsidR="00AB2366" w:rsidRDefault="00AB2366">
      <w:pPr>
        <w:spacing w:line="269" w:lineRule="exact"/>
        <w:ind w:left="1800"/>
      </w:pPr>
    </w:p>
    <w:p w14:paraId="686C33AF" w14:textId="77777777" w:rsidR="00AB2366" w:rsidRDefault="00C044CB">
      <w:pPr>
        <w:spacing w:line="644" w:lineRule="exact"/>
        <w:ind w:left="1800"/>
      </w:pPr>
      <w:bookmarkStart w:id="11" w:name="PageMark12"/>
      <w:bookmarkEnd w:id="11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1</w:t>
      </w:r>
    </w:p>
    <w:p w14:paraId="1A07B7B6" w14:textId="77777777" w:rsidR="00AB2366" w:rsidRDefault="00AB2366">
      <w:pPr>
        <w:spacing w:line="200" w:lineRule="exact"/>
        <w:ind w:left="1800"/>
      </w:pPr>
    </w:p>
    <w:p w14:paraId="351F939D" w14:textId="77777777" w:rsidR="00AB2366" w:rsidRDefault="00AB2366">
      <w:pPr>
        <w:spacing w:line="200" w:lineRule="exact"/>
        <w:ind w:left="1800"/>
      </w:pPr>
    </w:p>
    <w:p w14:paraId="176EC75A" w14:textId="77777777" w:rsidR="00AB2366" w:rsidRDefault="00AB2366">
      <w:pPr>
        <w:spacing w:line="250" w:lineRule="exact"/>
        <w:ind w:left="1800"/>
      </w:pPr>
    </w:p>
    <w:p w14:paraId="0FE28EF5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Introduction</w:t>
      </w:r>
    </w:p>
    <w:p w14:paraId="0192F68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07F18D" w14:textId="77777777" w:rsidR="00AB2366" w:rsidRDefault="00AB2366">
      <w:pPr>
        <w:spacing w:line="200" w:lineRule="exact"/>
        <w:ind w:left="1800"/>
      </w:pPr>
    </w:p>
    <w:p w14:paraId="11CAB8FF" w14:textId="77777777" w:rsidR="00AB2366" w:rsidRDefault="00AB2366">
      <w:pPr>
        <w:spacing w:line="200" w:lineRule="exact"/>
        <w:ind w:left="1800"/>
      </w:pPr>
    </w:p>
    <w:p w14:paraId="2927B693" w14:textId="77777777" w:rsidR="00AB2366" w:rsidRDefault="00AB2366">
      <w:pPr>
        <w:spacing w:line="200" w:lineRule="exact"/>
        <w:ind w:left="1800"/>
      </w:pPr>
    </w:p>
    <w:p w14:paraId="7393F81F" w14:textId="77777777" w:rsidR="00AB2366" w:rsidRDefault="00AB2366">
      <w:pPr>
        <w:spacing w:line="200" w:lineRule="exact"/>
        <w:ind w:left="1800"/>
      </w:pPr>
    </w:p>
    <w:p w14:paraId="0EA2AB7C" w14:textId="77777777" w:rsidR="00AB2366" w:rsidRDefault="00AB2366">
      <w:pPr>
        <w:spacing w:line="200" w:lineRule="exact"/>
        <w:ind w:left="1800"/>
      </w:pPr>
    </w:p>
    <w:p w14:paraId="11996F05" w14:textId="77777777" w:rsidR="00AB2366" w:rsidRDefault="00AB2366">
      <w:pPr>
        <w:spacing w:line="200" w:lineRule="exact"/>
        <w:ind w:left="1800"/>
      </w:pPr>
    </w:p>
    <w:p w14:paraId="4644C46B" w14:textId="77777777" w:rsidR="00AB2366" w:rsidRDefault="00AB2366">
      <w:pPr>
        <w:spacing w:line="200" w:lineRule="exact"/>
        <w:ind w:left="1800"/>
      </w:pPr>
    </w:p>
    <w:p w14:paraId="57302026" w14:textId="77777777" w:rsidR="00AB2366" w:rsidRDefault="00AB2366">
      <w:pPr>
        <w:spacing w:line="200" w:lineRule="exact"/>
        <w:ind w:left="1800"/>
      </w:pPr>
    </w:p>
    <w:p w14:paraId="6C4E457E" w14:textId="77777777" w:rsidR="00AB2366" w:rsidRDefault="00AB2366">
      <w:pPr>
        <w:spacing w:line="200" w:lineRule="exact"/>
        <w:ind w:left="1800"/>
      </w:pPr>
    </w:p>
    <w:p w14:paraId="11CCDE00" w14:textId="77777777" w:rsidR="00AB2366" w:rsidRDefault="00AB2366">
      <w:pPr>
        <w:spacing w:line="200" w:lineRule="exact"/>
        <w:ind w:left="1800"/>
      </w:pPr>
    </w:p>
    <w:p w14:paraId="7B6D56C6" w14:textId="77777777" w:rsidR="00AB2366" w:rsidRDefault="00AB2366">
      <w:pPr>
        <w:spacing w:line="200" w:lineRule="exact"/>
        <w:ind w:left="1800"/>
      </w:pPr>
    </w:p>
    <w:p w14:paraId="2CA6F3A6" w14:textId="77777777" w:rsidR="00AB2366" w:rsidRDefault="00AB2366">
      <w:pPr>
        <w:spacing w:line="200" w:lineRule="exact"/>
        <w:ind w:left="1800"/>
      </w:pPr>
    </w:p>
    <w:p w14:paraId="1BDDFBC0" w14:textId="77777777" w:rsidR="00AB2366" w:rsidRDefault="00AB2366">
      <w:pPr>
        <w:spacing w:line="200" w:lineRule="exact"/>
        <w:ind w:left="1800"/>
      </w:pPr>
    </w:p>
    <w:p w14:paraId="2E0FC36D" w14:textId="77777777" w:rsidR="00AB2366" w:rsidRDefault="00AB2366">
      <w:pPr>
        <w:spacing w:line="200" w:lineRule="exact"/>
        <w:ind w:left="1800"/>
      </w:pPr>
    </w:p>
    <w:p w14:paraId="2DC8FBCC" w14:textId="77777777" w:rsidR="00AB2366" w:rsidRDefault="00AB2366">
      <w:pPr>
        <w:spacing w:line="200" w:lineRule="exact"/>
        <w:ind w:left="1800"/>
      </w:pPr>
    </w:p>
    <w:p w14:paraId="12709ABA" w14:textId="77777777" w:rsidR="00AB2366" w:rsidRDefault="00AB2366">
      <w:pPr>
        <w:spacing w:line="200" w:lineRule="exact"/>
        <w:ind w:left="1800"/>
      </w:pPr>
    </w:p>
    <w:p w14:paraId="04EC8E57" w14:textId="77777777" w:rsidR="00AB2366" w:rsidRDefault="00AB2366">
      <w:pPr>
        <w:spacing w:line="200" w:lineRule="exact"/>
        <w:ind w:left="1800"/>
      </w:pPr>
    </w:p>
    <w:p w14:paraId="021D5F00" w14:textId="77777777" w:rsidR="00AB2366" w:rsidRDefault="00AB2366">
      <w:pPr>
        <w:spacing w:line="200" w:lineRule="exact"/>
        <w:ind w:left="1800"/>
      </w:pPr>
    </w:p>
    <w:p w14:paraId="3BD229BD" w14:textId="77777777" w:rsidR="00AB2366" w:rsidRDefault="00AB2366">
      <w:pPr>
        <w:spacing w:line="200" w:lineRule="exact"/>
        <w:ind w:left="1800"/>
      </w:pPr>
    </w:p>
    <w:p w14:paraId="08980DFC" w14:textId="77777777" w:rsidR="00AB2366" w:rsidRDefault="00AB2366">
      <w:pPr>
        <w:spacing w:line="200" w:lineRule="exact"/>
        <w:ind w:left="1800"/>
      </w:pPr>
    </w:p>
    <w:p w14:paraId="4C5D2A41" w14:textId="77777777" w:rsidR="00AB2366" w:rsidRDefault="00AB2366">
      <w:pPr>
        <w:spacing w:line="200" w:lineRule="exact"/>
        <w:ind w:left="1800"/>
      </w:pPr>
    </w:p>
    <w:p w14:paraId="2D2AD1D0" w14:textId="77777777" w:rsidR="00AB2366" w:rsidRDefault="00AB2366">
      <w:pPr>
        <w:spacing w:line="269" w:lineRule="exact"/>
        <w:ind w:left="1800"/>
      </w:pPr>
    </w:p>
    <w:p w14:paraId="5EBFD601" w14:textId="77777777" w:rsidR="00AB2366" w:rsidRDefault="00C044CB">
      <w:pPr>
        <w:spacing w:line="644" w:lineRule="exact"/>
        <w:ind w:left="1800"/>
      </w:pPr>
      <w:bookmarkStart w:id="12" w:name="PageMark13"/>
      <w:bookmarkEnd w:id="12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2</w:t>
      </w:r>
    </w:p>
    <w:p w14:paraId="0081BC1C" w14:textId="77777777" w:rsidR="00AB2366" w:rsidRDefault="00AB2366">
      <w:pPr>
        <w:spacing w:line="200" w:lineRule="exact"/>
        <w:ind w:left="1800"/>
      </w:pPr>
    </w:p>
    <w:p w14:paraId="0C1A2630" w14:textId="77777777" w:rsidR="00AB2366" w:rsidRDefault="00AB2366">
      <w:pPr>
        <w:spacing w:line="200" w:lineRule="exact"/>
        <w:ind w:left="1800"/>
      </w:pPr>
    </w:p>
    <w:p w14:paraId="6237B2C3" w14:textId="77777777" w:rsidR="00AB2366" w:rsidRDefault="00AB2366">
      <w:pPr>
        <w:spacing w:line="250" w:lineRule="exact"/>
        <w:ind w:left="1800"/>
      </w:pPr>
    </w:p>
    <w:p w14:paraId="0DD1D87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466930E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C86F80C" w14:textId="77777777" w:rsidR="00AB2366" w:rsidRDefault="00AB2366">
      <w:pPr>
        <w:spacing w:line="200" w:lineRule="exact"/>
        <w:ind w:left="1800"/>
      </w:pPr>
    </w:p>
    <w:p w14:paraId="70E6B92D" w14:textId="77777777" w:rsidR="00AB2366" w:rsidRDefault="00AB2366">
      <w:pPr>
        <w:spacing w:line="200" w:lineRule="exact"/>
        <w:ind w:left="1800"/>
      </w:pPr>
    </w:p>
    <w:p w14:paraId="5E5AE4DD" w14:textId="77777777" w:rsidR="00AB2366" w:rsidRDefault="00AB2366">
      <w:pPr>
        <w:spacing w:line="200" w:lineRule="exact"/>
        <w:ind w:left="1800"/>
      </w:pPr>
    </w:p>
    <w:p w14:paraId="600AD351" w14:textId="77777777" w:rsidR="00AB2366" w:rsidRDefault="00AB2366">
      <w:pPr>
        <w:spacing w:line="200" w:lineRule="exact"/>
        <w:ind w:left="1800"/>
      </w:pPr>
    </w:p>
    <w:p w14:paraId="1A59ACE2" w14:textId="77777777" w:rsidR="00AB2366" w:rsidRDefault="00AB2366">
      <w:pPr>
        <w:spacing w:line="200" w:lineRule="exact"/>
        <w:ind w:left="1800"/>
      </w:pPr>
    </w:p>
    <w:p w14:paraId="7D4A2780" w14:textId="77777777" w:rsidR="00AB2366" w:rsidRDefault="00AB2366">
      <w:pPr>
        <w:spacing w:line="200" w:lineRule="exact"/>
        <w:ind w:left="1800"/>
      </w:pPr>
    </w:p>
    <w:p w14:paraId="20DA4BB1" w14:textId="77777777" w:rsidR="00AB2366" w:rsidRDefault="00AB2366">
      <w:pPr>
        <w:spacing w:line="200" w:lineRule="exact"/>
        <w:ind w:left="1800"/>
      </w:pPr>
    </w:p>
    <w:p w14:paraId="7196983E" w14:textId="77777777" w:rsidR="00AB2366" w:rsidRDefault="00AB2366">
      <w:pPr>
        <w:spacing w:line="200" w:lineRule="exact"/>
        <w:ind w:left="1800"/>
      </w:pPr>
    </w:p>
    <w:p w14:paraId="395B85A6" w14:textId="77777777" w:rsidR="00AB2366" w:rsidRDefault="00AB2366">
      <w:pPr>
        <w:spacing w:line="200" w:lineRule="exact"/>
        <w:ind w:left="1800"/>
      </w:pPr>
    </w:p>
    <w:p w14:paraId="0723065A" w14:textId="77777777" w:rsidR="00AB2366" w:rsidRDefault="00AB2366">
      <w:pPr>
        <w:spacing w:line="200" w:lineRule="exact"/>
        <w:ind w:left="1800"/>
      </w:pPr>
    </w:p>
    <w:p w14:paraId="65B76463" w14:textId="77777777" w:rsidR="00AB2366" w:rsidRDefault="00AB2366">
      <w:pPr>
        <w:spacing w:line="200" w:lineRule="exact"/>
        <w:ind w:left="1800"/>
      </w:pPr>
    </w:p>
    <w:p w14:paraId="479324EC" w14:textId="77777777" w:rsidR="00AB2366" w:rsidRDefault="00AB2366">
      <w:pPr>
        <w:spacing w:line="200" w:lineRule="exact"/>
        <w:ind w:left="1800"/>
      </w:pPr>
    </w:p>
    <w:p w14:paraId="72FC4E58" w14:textId="77777777" w:rsidR="00AB2366" w:rsidRDefault="00AB2366">
      <w:pPr>
        <w:spacing w:line="200" w:lineRule="exact"/>
        <w:ind w:left="1800"/>
      </w:pPr>
    </w:p>
    <w:p w14:paraId="5456734A" w14:textId="77777777" w:rsidR="00AB2366" w:rsidRDefault="00AB2366">
      <w:pPr>
        <w:spacing w:line="200" w:lineRule="exact"/>
        <w:ind w:left="1800"/>
      </w:pPr>
    </w:p>
    <w:p w14:paraId="1391B853" w14:textId="77777777" w:rsidR="00AB2366" w:rsidRDefault="00AB2366">
      <w:pPr>
        <w:spacing w:line="200" w:lineRule="exact"/>
        <w:ind w:left="1800"/>
      </w:pPr>
    </w:p>
    <w:p w14:paraId="585904D8" w14:textId="77777777" w:rsidR="00AB2366" w:rsidRDefault="00AB2366">
      <w:pPr>
        <w:spacing w:line="200" w:lineRule="exact"/>
        <w:ind w:left="1800"/>
      </w:pPr>
    </w:p>
    <w:p w14:paraId="6A1BB140" w14:textId="77777777" w:rsidR="00AB2366" w:rsidRDefault="00AB2366">
      <w:pPr>
        <w:spacing w:line="200" w:lineRule="exact"/>
        <w:ind w:left="1800"/>
      </w:pPr>
    </w:p>
    <w:p w14:paraId="436BDBD6" w14:textId="77777777" w:rsidR="00AB2366" w:rsidRDefault="00AB2366">
      <w:pPr>
        <w:spacing w:line="200" w:lineRule="exact"/>
        <w:ind w:left="1800"/>
      </w:pPr>
    </w:p>
    <w:p w14:paraId="1BDD76B0" w14:textId="77777777" w:rsidR="00AB2366" w:rsidRDefault="00AB2366">
      <w:pPr>
        <w:spacing w:line="200" w:lineRule="exact"/>
        <w:ind w:left="1800"/>
      </w:pPr>
    </w:p>
    <w:p w14:paraId="1A1EFE87" w14:textId="77777777" w:rsidR="00AB2366" w:rsidRDefault="00AB2366">
      <w:pPr>
        <w:spacing w:line="200" w:lineRule="exact"/>
        <w:ind w:left="1800"/>
      </w:pPr>
    </w:p>
    <w:p w14:paraId="32174A8C" w14:textId="77777777" w:rsidR="00AB2366" w:rsidRDefault="00AB2366">
      <w:pPr>
        <w:spacing w:line="200" w:lineRule="exact"/>
        <w:ind w:left="1800"/>
      </w:pPr>
    </w:p>
    <w:p w14:paraId="4293BDF7" w14:textId="77777777" w:rsidR="00AB2366" w:rsidRDefault="00AB2366">
      <w:pPr>
        <w:spacing w:line="269" w:lineRule="exact"/>
        <w:ind w:left="1800"/>
      </w:pPr>
    </w:p>
    <w:p w14:paraId="38EB9628" w14:textId="77777777" w:rsidR="00AB2366" w:rsidRDefault="00C044CB">
      <w:pPr>
        <w:spacing w:line="644" w:lineRule="exact"/>
        <w:ind w:left="1800"/>
      </w:pPr>
      <w:bookmarkStart w:id="13" w:name="PageMark14"/>
      <w:bookmarkEnd w:id="13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3</w:t>
      </w:r>
    </w:p>
    <w:p w14:paraId="40EC45D0" w14:textId="77777777" w:rsidR="00AB2366" w:rsidRDefault="00AB2366">
      <w:pPr>
        <w:spacing w:line="200" w:lineRule="exact"/>
        <w:ind w:left="1800"/>
      </w:pPr>
    </w:p>
    <w:p w14:paraId="433F08C4" w14:textId="77777777" w:rsidR="00AB2366" w:rsidRDefault="00AB2366">
      <w:pPr>
        <w:spacing w:line="200" w:lineRule="exact"/>
        <w:ind w:left="1800"/>
      </w:pPr>
    </w:p>
    <w:p w14:paraId="644016A0" w14:textId="77777777" w:rsidR="00AB2366" w:rsidRDefault="00AB2366">
      <w:pPr>
        <w:spacing w:line="250" w:lineRule="exact"/>
        <w:ind w:left="1800"/>
      </w:pPr>
    </w:p>
    <w:p w14:paraId="09B0E6A6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based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Analog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to</w:t>
      </w:r>
    </w:p>
    <w:p w14:paraId="628D1EB5" w14:textId="77777777" w:rsidR="00AB2366" w:rsidRDefault="00AB2366">
      <w:pPr>
        <w:spacing w:line="251" w:lineRule="exact"/>
        <w:ind w:left="1800"/>
      </w:pPr>
    </w:p>
    <w:p w14:paraId="5ADFECA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Digital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Converter</w:t>
      </w:r>
    </w:p>
    <w:p w14:paraId="5B85C5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F24C32" w14:textId="77777777" w:rsidR="00AB2366" w:rsidRDefault="00AB2366">
      <w:pPr>
        <w:spacing w:line="200" w:lineRule="exact"/>
        <w:ind w:left="1800"/>
      </w:pPr>
    </w:p>
    <w:p w14:paraId="2B61DCDA" w14:textId="77777777" w:rsidR="00AB2366" w:rsidRDefault="00AB2366">
      <w:pPr>
        <w:spacing w:line="200" w:lineRule="exact"/>
        <w:ind w:left="1800"/>
      </w:pPr>
    </w:p>
    <w:p w14:paraId="646263FF" w14:textId="77777777" w:rsidR="00AB2366" w:rsidRDefault="00AB2366">
      <w:pPr>
        <w:spacing w:line="200" w:lineRule="exact"/>
        <w:ind w:left="1800"/>
      </w:pPr>
    </w:p>
    <w:p w14:paraId="2DA30E72" w14:textId="77777777" w:rsidR="00AB2366" w:rsidRDefault="00AB2366">
      <w:pPr>
        <w:spacing w:line="200" w:lineRule="exact"/>
        <w:ind w:left="1800"/>
      </w:pPr>
    </w:p>
    <w:p w14:paraId="636DF8F7" w14:textId="77777777" w:rsidR="00AB2366" w:rsidRDefault="00AB2366">
      <w:pPr>
        <w:spacing w:line="200" w:lineRule="exact"/>
        <w:ind w:left="1800"/>
      </w:pPr>
    </w:p>
    <w:p w14:paraId="0CF4F57F" w14:textId="77777777" w:rsidR="00AB2366" w:rsidRDefault="00AB2366">
      <w:pPr>
        <w:spacing w:line="200" w:lineRule="exact"/>
        <w:ind w:left="1800"/>
      </w:pPr>
    </w:p>
    <w:p w14:paraId="2C7AD3D7" w14:textId="77777777" w:rsidR="00AB2366" w:rsidRDefault="00AB2366">
      <w:pPr>
        <w:spacing w:line="200" w:lineRule="exact"/>
        <w:ind w:left="1800"/>
      </w:pPr>
    </w:p>
    <w:p w14:paraId="7F1DBC9D" w14:textId="77777777" w:rsidR="00AB2366" w:rsidRDefault="00AB2366">
      <w:pPr>
        <w:spacing w:line="200" w:lineRule="exact"/>
        <w:ind w:left="1800"/>
      </w:pPr>
    </w:p>
    <w:p w14:paraId="32D9C740" w14:textId="77777777" w:rsidR="00AB2366" w:rsidRDefault="00AB2366">
      <w:pPr>
        <w:spacing w:line="200" w:lineRule="exact"/>
        <w:ind w:left="1800"/>
      </w:pPr>
    </w:p>
    <w:p w14:paraId="67BDB199" w14:textId="77777777" w:rsidR="00AB2366" w:rsidRDefault="00AB2366">
      <w:pPr>
        <w:spacing w:line="200" w:lineRule="exact"/>
        <w:ind w:left="1800"/>
      </w:pPr>
    </w:p>
    <w:p w14:paraId="73532221" w14:textId="77777777" w:rsidR="00AB2366" w:rsidRDefault="00AB2366">
      <w:pPr>
        <w:spacing w:line="200" w:lineRule="exact"/>
        <w:ind w:left="1800"/>
      </w:pPr>
    </w:p>
    <w:p w14:paraId="57514D3D" w14:textId="77777777" w:rsidR="00AB2366" w:rsidRDefault="00AB2366">
      <w:pPr>
        <w:spacing w:line="200" w:lineRule="exact"/>
        <w:ind w:left="1800"/>
      </w:pPr>
    </w:p>
    <w:p w14:paraId="650D03BC" w14:textId="77777777" w:rsidR="00AB2366" w:rsidRDefault="00AB2366">
      <w:pPr>
        <w:spacing w:line="200" w:lineRule="exact"/>
        <w:ind w:left="1800"/>
      </w:pPr>
    </w:p>
    <w:p w14:paraId="3F5536B0" w14:textId="77777777" w:rsidR="00AB2366" w:rsidRDefault="00AB2366">
      <w:pPr>
        <w:spacing w:line="200" w:lineRule="exact"/>
        <w:ind w:left="1800"/>
      </w:pPr>
    </w:p>
    <w:p w14:paraId="431FCD49" w14:textId="77777777" w:rsidR="00AB2366" w:rsidRDefault="00AB2366">
      <w:pPr>
        <w:spacing w:line="200" w:lineRule="exact"/>
        <w:ind w:left="1800"/>
      </w:pPr>
    </w:p>
    <w:p w14:paraId="36135112" w14:textId="77777777" w:rsidR="00AB2366" w:rsidRDefault="00AB2366">
      <w:pPr>
        <w:spacing w:line="200" w:lineRule="exact"/>
        <w:ind w:left="1800"/>
      </w:pPr>
    </w:p>
    <w:p w14:paraId="1E19FA6E" w14:textId="77777777" w:rsidR="00AB2366" w:rsidRDefault="00AB2366">
      <w:pPr>
        <w:spacing w:line="200" w:lineRule="exact"/>
        <w:ind w:left="1800"/>
      </w:pPr>
    </w:p>
    <w:p w14:paraId="65A90E19" w14:textId="77777777" w:rsidR="00AB2366" w:rsidRDefault="00AB2366">
      <w:pPr>
        <w:spacing w:line="200" w:lineRule="exact"/>
        <w:ind w:left="1800"/>
      </w:pPr>
    </w:p>
    <w:p w14:paraId="218EC181" w14:textId="77777777" w:rsidR="00AB2366" w:rsidRDefault="00AB2366">
      <w:pPr>
        <w:spacing w:line="200" w:lineRule="exact"/>
        <w:ind w:left="1800"/>
      </w:pPr>
    </w:p>
    <w:p w14:paraId="7CA24554" w14:textId="77777777" w:rsidR="00AB2366" w:rsidRDefault="00AB2366">
      <w:pPr>
        <w:spacing w:line="200" w:lineRule="exact"/>
        <w:ind w:left="1800"/>
      </w:pPr>
    </w:p>
    <w:p w14:paraId="784AB50D" w14:textId="77777777" w:rsidR="00AB2366" w:rsidRDefault="00AB2366">
      <w:pPr>
        <w:spacing w:line="200" w:lineRule="exact"/>
        <w:ind w:left="1800"/>
      </w:pPr>
    </w:p>
    <w:p w14:paraId="6510B892" w14:textId="77777777" w:rsidR="00AB2366" w:rsidRDefault="00AB2366">
      <w:pPr>
        <w:spacing w:line="269" w:lineRule="exact"/>
        <w:ind w:left="1800"/>
      </w:pPr>
    </w:p>
    <w:p w14:paraId="4D8594D3" w14:textId="77777777" w:rsidR="00AB2366" w:rsidRDefault="00C044CB">
      <w:pPr>
        <w:spacing w:line="644" w:lineRule="exact"/>
        <w:ind w:left="1800"/>
      </w:pPr>
      <w:bookmarkStart w:id="14" w:name="PageMark15"/>
      <w:bookmarkEnd w:id="1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4</w:t>
      </w:r>
    </w:p>
    <w:p w14:paraId="18AB500D" w14:textId="77777777" w:rsidR="00AB2366" w:rsidRDefault="00AB2366">
      <w:pPr>
        <w:spacing w:line="200" w:lineRule="exact"/>
        <w:ind w:left="1800"/>
      </w:pPr>
    </w:p>
    <w:p w14:paraId="7F2ABDB0" w14:textId="77777777" w:rsidR="00AB2366" w:rsidRDefault="00AB2366">
      <w:pPr>
        <w:spacing w:line="200" w:lineRule="exact"/>
        <w:ind w:left="1800"/>
      </w:pPr>
    </w:p>
    <w:p w14:paraId="25BC0745" w14:textId="77777777" w:rsidR="00AB2366" w:rsidRDefault="00AB2366">
      <w:pPr>
        <w:spacing w:line="250" w:lineRule="exact"/>
        <w:ind w:left="1800"/>
      </w:pPr>
    </w:p>
    <w:p w14:paraId="396F9F22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Ultra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</w:p>
    <w:p w14:paraId="0A38B69E" w14:textId="77777777" w:rsidR="00AB2366" w:rsidRDefault="00AB2366">
      <w:pPr>
        <w:spacing w:line="251" w:lineRule="exact"/>
        <w:ind w:left="1800"/>
      </w:pPr>
    </w:p>
    <w:p w14:paraId="3CC28804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Positioning</w:t>
      </w:r>
    </w:p>
    <w:p w14:paraId="0DE8D946" w14:textId="77777777" w:rsidR="00AB2366" w:rsidRDefault="00AB2366">
      <w:pPr>
        <w:spacing w:line="200" w:lineRule="exact"/>
        <w:ind w:left="1800"/>
      </w:pPr>
    </w:p>
    <w:p w14:paraId="38E40169" w14:textId="77777777" w:rsidR="00AB2366" w:rsidRDefault="00AB2366">
      <w:pPr>
        <w:spacing w:line="200" w:lineRule="exact"/>
        <w:ind w:left="1800"/>
      </w:pPr>
    </w:p>
    <w:p w14:paraId="1E16EEB7" w14:textId="77777777" w:rsidR="00AB2366" w:rsidRDefault="00AB2366">
      <w:pPr>
        <w:spacing w:line="200" w:lineRule="exact"/>
        <w:ind w:left="1800"/>
      </w:pPr>
    </w:p>
    <w:p w14:paraId="70D0A696" w14:textId="7AB86AA8" w:rsidR="00AB2366" w:rsidDel="002F2A3C" w:rsidRDefault="00AB2366">
      <w:pPr>
        <w:spacing w:line="240" w:lineRule="exact"/>
        <w:ind w:left="1800"/>
        <w:rPr>
          <w:del w:id="15" w:author="Exam" w:date="2015-02-27T08:14:00Z"/>
        </w:rPr>
      </w:pPr>
    </w:p>
    <w:p w14:paraId="0F93CCF8" w14:textId="49E6EAF5" w:rsidR="00AB2366" w:rsidRDefault="00C044CB">
      <w:pPr>
        <w:spacing w:line="288" w:lineRule="exact"/>
        <w:ind w:left="1800"/>
      </w:pPr>
      <w:del w:id="16" w:author="Exam" w:date="2015-02-27T08:14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chapter,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</w:delText>
        </w:r>
      </w:del>
      <w:ins w:id="17" w:author="Exam" w:date="2015-02-27T08:14:00Z">
        <w:r w:rsidR="002F2A3C">
          <w:t>This Chapter focus</w:t>
        </w:r>
      </w:ins>
      <w:ins w:id="18" w:author="Exam" w:date="2015-03-02T16:21:00Z">
        <w:r w:rsidR="003137C1">
          <w:t>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applica-</w:t>
      </w:r>
    </w:p>
    <w:p w14:paraId="342AFEF7" w14:textId="5D6E7B1F" w:rsidR="00AB2366" w:rsidDel="002F2A3C" w:rsidRDefault="00C044CB" w:rsidP="002F2A3C">
      <w:pPr>
        <w:tabs>
          <w:tab w:val="left" w:pos="8481"/>
        </w:tabs>
        <w:spacing w:line="433" w:lineRule="exact"/>
        <w:ind w:left="1800"/>
        <w:rPr>
          <w:del w:id="19" w:author="Exam" w:date="2015-02-27T08:17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–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20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and </w:t>
        </w:r>
      </w:ins>
      <w:ins w:id="21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potential of </w:t>
        </w:r>
      </w:ins>
      <w:ins w:id="22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CS </w:t>
        </w:r>
      </w:ins>
      <w:ins w:id="23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techniques </w:t>
        </w:r>
      </w:ins>
      <w:ins w:id="24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to reduce the </w:t>
        </w:r>
      </w:ins>
      <w:ins w:id="25" w:author="Exam" w:date="2015-02-27T08:19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hardware</w:t>
        </w:r>
      </w:ins>
      <w:ins w:id="26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complexity</w:t>
        </w:r>
      </w:ins>
      <w:ins w:id="27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28" w:author="Exam" w:date="2015-02-27T08:19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and to improve the energy efficiency </w:t>
        </w:r>
      </w:ins>
      <w:ins w:id="29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of such system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tab/>
      </w:r>
      <w:del w:id="30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</w:del>
    </w:p>
    <w:p w14:paraId="70841E66" w14:textId="28152D93" w:rsidR="00AB2366" w:rsidDel="002F2A3C" w:rsidRDefault="00C044CB">
      <w:pPr>
        <w:tabs>
          <w:tab w:val="left" w:pos="8481"/>
        </w:tabs>
        <w:spacing w:line="433" w:lineRule="exact"/>
        <w:ind w:left="1800"/>
        <w:rPr>
          <w:del w:id="31" w:author="Exam" w:date="2015-02-27T08:17:00Z"/>
        </w:rPr>
        <w:pPrChange w:id="32" w:author="Exam" w:date="2015-02-27T08:17:00Z">
          <w:pPr>
            <w:spacing w:line="433" w:lineRule="exact"/>
            <w:ind w:left="1800"/>
          </w:pPr>
        </w:pPrChange>
      </w:pPr>
      <w:del w:id="33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potential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advantages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projection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</w:p>
    <w:p w14:paraId="178F12A3" w14:textId="18A18680" w:rsidR="00AB2366" w:rsidRDefault="00C044CB">
      <w:pPr>
        <w:tabs>
          <w:tab w:val="left" w:pos="8481"/>
        </w:tabs>
        <w:spacing w:line="433" w:lineRule="exact"/>
        <w:ind w:left="1800"/>
        <w:pPrChange w:id="34" w:author="Exam" w:date="2015-02-27T08:17:00Z">
          <w:pPr>
            <w:tabs>
              <w:tab w:val="left" w:pos="9636"/>
            </w:tabs>
            <w:spacing w:line="433" w:lineRule="exact"/>
            <w:ind w:left="1800"/>
          </w:pPr>
        </w:pPrChange>
      </w:pPr>
      <w:del w:id="35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according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experiment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result.</w:delText>
        </w:r>
      </w:del>
      <w:r>
        <w:tab/>
      </w:r>
      <w:del w:id="36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Besides,</w:delText>
        </w:r>
      </w:del>
    </w:p>
    <w:p w14:paraId="66CABA20" w14:textId="1F0590AB" w:rsidR="00AB2366" w:rsidDel="002F2A3C" w:rsidRDefault="00C044CB">
      <w:pPr>
        <w:spacing w:line="433" w:lineRule="exact"/>
        <w:ind w:left="1800"/>
        <w:rPr>
          <w:del w:id="37" w:author="Exam" w:date="2015-02-27T08:17:00Z"/>
        </w:rPr>
      </w:pPr>
      <w:del w:id="38" w:author="Exam" w:date="2015-02-27T08:16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9" w:author="Exam" w:date="2015-02-27T08:16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CS based</w:t>
        </w:r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" w:author="Exam" w:date="2015-02-27T08:17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system is </w:t>
        </w:r>
      </w:ins>
      <w:ins w:id="41" w:author="Exam" w:date="2015-03-02T16:22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also </w:t>
        </w:r>
      </w:ins>
      <w:ins w:id="42" w:author="Exam" w:date="2015-02-27T08:17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proposed </w:t>
        </w:r>
      </w:ins>
      <w:del w:id="43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presents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view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de-</w:delText>
        </w:r>
      </w:del>
    </w:p>
    <w:p w14:paraId="0A533F56" w14:textId="1AD22F6A" w:rsidR="00AB2366" w:rsidRDefault="00C044CB">
      <w:pPr>
        <w:spacing w:line="433" w:lineRule="exact"/>
        <w:ind w:left="1800"/>
      </w:pPr>
      <w:del w:id="44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sign,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" w:author="Exam" w:date="2015-02-27T08:17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using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ins w:id="46" w:author="Exam" w:date="2015-02-27T08:17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7" w:author="Exam" w:date="2015-02-27T08:18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supported by</w:t>
        </w:r>
      </w:ins>
      <w:del w:id="48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9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sampling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B17453" w14:textId="1832ED1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0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clear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1" w:author="Exam" w:date="2015-02-27T08:18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2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>approach</w:t>
        </w:r>
      </w:ins>
      <w:del w:id="53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>enables</w:t>
        </w:r>
      </w:ins>
      <w:del w:id="55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peak</w:delText>
        </w:r>
      </w:del>
      <w:del w:id="56" w:author="Exam" w:date="2015-02-27T08:20:00Z">
        <w:r w:rsidDel="0067146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7" w:author="Exam" w:date="2015-02-27T08:19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 tradeoff between </w:t>
        </w:r>
      </w:ins>
      <w:ins w:id="58" w:author="Exam" w:date="2015-02-27T08:20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 xml:space="preserve">maximum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9" w:author="Exam" w:date="2015-02-27T08:21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>allowable</w:t>
        </w:r>
      </w:ins>
      <w:ins w:id="60" w:author="Exam" w:date="2015-02-27T08:20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0C862D4" w14:textId="338BB56E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1" w:author="Exam" w:date="2015-03-02T16:22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2842E37" w14:textId="77777777" w:rsidR="00AB2366" w:rsidRDefault="00AB2366">
      <w:pPr>
        <w:spacing w:line="200" w:lineRule="exact"/>
        <w:ind w:left="1800"/>
      </w:pPr>
    </w:p>
    <w:p w14:paraId="13EDCD99" w14:textId="77777777" w:rsidR="00AB2366" w:rsidRDefault="00AB2366">
      <w:pPr>
        <w:spacing w:line="200" w:lineRule="exact"/>
        <w:ind w:left="1800"/>
      </w:pPr>
    </w:p>
    <w:p w14:paraId="24F5235A" w14:textId="77777777" w:rsidR="00AB2366" w:rsidRDefault="00AB2366">
      <w:pPr>
        <w:spacing w:line="236" w:lineRule="exact"/>
        <w:ind w:left="1800"/>
      </w:pPr>
    </w:p>
    <w:p w14:paraId="6B59F31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74CF6017" w14:textId="77777777" w:rsidR="00AB2366" w:rsidRDefault="00AB2366">
      <w:pPr>
        <w:spacing w:line="342" w:lineRule="exact"/>
        <w:ind w:left="1800"/>
      </w:pPr>
    </w:p>
    <w:p w14:paraId="52A64F1C" w14:textId="732855FF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2" w:author="Exam" w:date="2015-03-02T16:34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based wireless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3" w:author="Exam" w:date="2015-03-02T16:34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widely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used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wireless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communication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as-</w:t>
      </w:r>
    </w:p>
    <w:p w14:paraId="5135CFA5" w14:textId="072EB37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sociated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" w:author="Exam" w:date="2015-03-02T16:35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such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</w:t>
      </w:r>
      <w:ins w:id="65" w:author="Exam" w:date="2015-03-02T16:35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</w:t>
        </w:r>
      </w:ins>
      <w:del w:id="66" w:author="Exam" w:date="2015-03-02T16:35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</w:p>
    <w:p w14:paraId="186BCB0E" w14:textId="51CF750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shared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</w:t>
      </w:r>
      <w:del w:id="67" w:author="Exam" w:date="2015-03-02T16:35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ranges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8" w:author="Exam" w:date="2015-03-02T16:39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One example is </w:t>
        </w:r>
      </w:ins>
      <w:del w:id="69" w:author="Exam" w:date="2015-03-02T16:35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Among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all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applicable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areas</w:delText>
        </w:r>
      </w:del>
      <w:del w:id="70" w:author="Exam" w:date="2015-03-02T16:39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ins w:id="71" w:author="Exam" w:date="2015-03-02T16:39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A5990F4" w14:textId="5D3A9EF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tracking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2" w:author="Exam" w:date="2015-03-02T16:36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  <w:del w:id="73" w:author="Exam" w:date="2015-03-02T16:40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short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range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74" w:author="Exam" w:date="2015-03-02T16:37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communication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75" w:author="Exam" w:date="2015-03-02T16:37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application </w:t>
        </w:r>
      </w:ins>
      <w:ins w:id="76" w:author="Exam" w:date="2015-03-02T16:40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which </w:t>
        </w:r>
      </w:ins>
      <w:ins w:id="77" w:author="Exam" w:date="2015-03-02T16:37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has</w:t>
        </w:r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591ADBA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66A3936" w14:textId="77777777" w:rsidR="00AB2366" w:rsidRDefault="00DB3497">
      <w:pPr>
        <w:spacing w:line="200" w:lineRule="exact"/>
        <w:ind w:left="1800"/>
      </w:pPr>
      <w:r>
        <w:lastRenderedPageBreak/>
        <w:pict w14:anchorId="7DE682BF">
          <v:group id="_x0000_s1105" style="position:absolute;left:0;text-align:left;margin-left:89.25pt;margin-top:121.5pt;width:432.75pt;height:.75pt;z-index:251634176;mso-position-horizontal-relative:page;mso-position-vertical-relative:page" coordorigin="1785,2430" coordsize="8655,15">
            <v:shape id="_x0000_s1106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6421C3C0" w14:textId="77777777" w:rsidR="00AB2366" w:rsidRDefault="00AB2366">
      <w:pPr>
        <w:spacing w:line="200" w:lineRule="exact"/>
        <w:ind w:left="1800"/>
      </w:pPr>
    </w:p>
    <w:p w14:paraId="7E5F95C1" w14:textId="77777777" w:rsidR="00AB2366" w:rsidRDefault="00AB2366">
      <w:pPr>
        <w:spacing w:line="200" w:lineRule="exact"/>
        <w:ind w:left="1800"/>
      </w:pPr>
    </w:p>
    <w:p w14:paraId="34011ABB" w14:textId="77777777" w:rsidR="00AB2366" w:rsidRDefault="00AB2366">
      <w:pPr>
        <w:spacing w:line="200" w:lineRule="exact"/>
        <w:ind w:left="1800"/>
      </w:pPr>
    </w:p>
    <w:p w14:paraId="296B371A" w14:textId="77777777" w:rsidR="00AB2366" w:rsidRDefault="00AB2366">
      <w:pPr>
        <w:spacing w:line="200" w:lineRule="exact"/>
        <w:ind w:left="1800"/>
      </w:pPr>
    </w:p>
    <w:p w14:paraId="112D98A5" w14:textId="77777777" w:rsidR="00AB2366" w:rsidRDefault="00AB2366">
      <w:pPr>
        <w:spacing w:line="200" w:lineRule="exact"/>
        <w:ind w:left="1800"/>
      </w:pPr>
    </w:p>
    <w:p w14:paraId="1D45AE43" w14:textId="77777777" w:rsidR="00AB2366" w:rsidRDefault="00AB2366">
      <w:pPr>
        <w:spacing w:line="200" w:lineRule="exact"/>
        <w:ind w:left="1800"/>
      </w:pPr>
    </w:p>
    <w:p w14:paraId="153AFC49" w14:textId="77777777" w:rsidR="00AB2366" w:rsidRDefault="00AB2366">
      <w:pPr>
        <w:spacing w:line="200" w:lineRule="exact"/>
        <w:ind w:left="1800"/>
      </w:pPr>
    </w:p>
    <w:p w14:paraId="12ED3BFD" w14:textId="77777777" w:rsidR="00AB2366" w:rsidRDefault="00AB2366">
      <w:pPr>
        <w:spacing w:line="200" w:lineRule="exact"/>
        <w:ind w:left="1800"/>
      </w:pPr>
    </w:p>
    <w:p w14:paraId="3223069E" w14:textId="77777777" w:rsidR="00AB2366" w:rsidRDefault="00AB2366">
      <w:pPr>
        <w:spacing w:line="388" w:lineRule="exact"/>
        <w:ind w:left="1800"/>
      </w:pPr>
    </w:p>
    <w:p w14:paraId="04C1AD99" w14:textId="77777777" w:rsidR="00AB2366" w:rsidRDefault="00C044CB">
      <w:pPr>
        <w:spacing w:line="240" w:lineRule="exact"/>
        <w:ind w:left="1804"/>
      </w:pPr>
      <w:bookmarkStart w:id="78" w:name="PageMark16"/>
      <w:bookmarkEnd w:id="7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52D8407" w14:textId="77777777" w:rsidR="00AB2366" w:rsidRDefault="00AB2366">
      <w:pPr>
        <w:spacing w:line="200" w:lineRule="exact"/>
        <w:ind w:left="1800"/>
      </w:pPr>
    </w:p>
    <w:p w14:paraId="0E2EB1ED" w14:textId="77777777" w:rsidR="00AB2366" w:rsidRDefault="00AB2366">
      <w:pPr>
        <w:spacing w:line="202" w:lineRule="exact"/>
        <w:ind w:left="1800"/>
      </w:pPr>
    </w:p>
    <w:p w14:paraId="306C791C" w14:textId="4CA5763F" w:rsidR="00AB2366" w:rsidRDefault="00BB77DC">
      <w:pPr>
        <w:spacing w:line="288" w:lineRule="exact"/>
        <w:ind w:left="1800"/>
      </w:pPr>
      <w:ins w:id="79" w:author="Exam" w:date="2015-03-02T16:3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</w:ins>
      <w:del w:id="80" w:author="Exam" w:date="2015-03-02T16:37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provides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resilient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fading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hostile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1" w:author="Exam" w:date="2015-03-02T16:37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provides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</w:p>
    <w:p w14:paraId="4C6F00DC" w14:textId="06A73BB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2" w:author="Exam" w:date="2015-03-02T16:38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conditions</w:t>
        </w:r>
      </w:ins>
      <w:del w:id="83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situations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4" w:author="Exam" w:date="2015-03-02T16:40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particular, </w:t>
        </w:r>
      </w:ins>
      <w:del w:id="85" w:author="Exam" w:date="2015-03-02T16:40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86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87" w:author="Exam" w:date="2015-03-02T16:40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8" w:author="Exam" w:date="2015-03-02T16:38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low power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5980E205" w14:textId="58A9ED4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89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  <w:del w:id="90" w:author="Exam" w:date="2015-03-02T16:39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limitations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battery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supply</w:delText>
        </w:r>
      </w:del>
      <w:del w:id="91" w:author="Exam" w:date="2015-03-02T16:40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lead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92" w:author="Exam" w:date="2015-03-02T16:41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make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06BBB73" w14:textId="3B840C3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ins w:id="93" w:author="Exam" w:date="2015-03-02T16:41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very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94" w:author="Exam" w:date="2015-03-02T16:41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</w:t>
        </w:r>
      </w:ins>
      <w:del w:id="95" w:author="Exam" w:date="2015-03-02T16:41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</w:p>
    <w:p w14:paraId="0002F842" w14:textId="4D0FFEB4" w:rsidR="00AB2366" w:rsidDel="00BB77DC" w:rsidRDefault="00BB77DC">
      <w:pPr>
        <w:spacing w:line="433" w:lineRule="exact"/>
        <w:ind w:left="1800"/>
        <w:rPr>
          <w:del w:id="96" w:author="Exam" w:date="2015-03-02T16:43:00Z"/>
        </w:rPr>
      </w:pPr>
      <w:ins w:id="97" w:author="Exam" w:date="2015-03-02T16:42:00Z">
        <w:r>
          <w:rPr>
            <w:rFonts w:ascii="Times New Roman" w:eastAsia="Times New Roman" w:hAnsi="Times New Roman" w:cs="Times New Roman"/>
            <w:sz w:val="23"/>
            <w:szCs w:val="23"/>
          </w:rPr>
          <w:t>For example</w:t>
        </w:r>
      </w:ins>
      <w:del w:id="98" w:author="Exam" w:date="2015-03-02T16:41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  <w:r w:rsidR="00C044CB"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99" w:author="Exam" w:date="2015-03-02T16:42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applications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ins w:id="100" w:author="Exam" w:date="2015-03-02T16:42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IR-UWM has been used for </w:t>
        </w:r>
      </w:ins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short-distance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sensor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networks(WSNs)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ins w:id="101" w:author="Exam" w:date="2015-03-02T16:43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for applications </w:t>
        </w:r>
      </w:ins>
      <w:del w:id="102" w:author="Exam" w:date="2015-03-02T16:43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large</w:delText>
        </w:r>
      </w:del>
    </w:p>
    <w:p w14:paraId="0CFAA86A" w14:textId="77777777" w:rsidR="00AB2366" w:rsidRDefault="00C044CB" w:rsidP="00BB77DC">
      <w:pPr>
        <w:spacing w:line="433" w:lineRule="exact"/>
        <w:ind w:left="1800"/>
      </w:pPr>
      <w:del w:id="103" w:author="Exam" w:date="2015-03-02T16:43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numbers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portable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instrument,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widely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deployed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surveil-</w:t>
      </w:r>
    </w:p>
    <w:p w14:paraId="071B92F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automation,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etc.</w:t>
      </w:r>
    </w:p>
    <w:p w14:paraId="47E21F10" w14:textId="3099DDE6" w:rsidR="00AB2366" w:rsidDel="00AC01F6" w:rsidRDefault="00C044CB">
      <w:pPr>
        <w:spacing w:line="433" w:lineRule="exact"/>
        <w:ind w:left="2151"/>
        <w:rPr>
          <w:del w:id="104" w:author="Exam" w:date="2015-03-02T16:49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05" w:author="Exam" w:date="2015-03-02T16:49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puts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huge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pressure</w:delText>
        </w:r>
      </w:del>
      <w:ins w:id="106" w:author="Exam" w:date="2015-03-02T16:49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place a high demand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07" w:author="Exam" w:date="2015-03-02T16:49:00Z">
        <w:r w:rsidR="00AC01F6">
          <w:rPr>
            <w:rFonts w:ascii="Times New Roman" w:eastAsia="Times New Roman" w:hAnsi="Times New Roman" w:cs="Times New Roman"/>
            <w:sz w:val="23"/>
            <w:szCs w:val="23"/>
          </w:rPr>
          <w:t xml:space="preserve">the receiver’s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ins w:id="108" w:author="Exam" w:date="2015-03-02T16:49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where</w:t>
        </w:r>
      </w:ins>
    </w:p>
    <w:p w14:paraId="48CE89EE" w14:textId="13D4ECB9" w:rsidR="00AB2366" w:rsidRDefault="00C044CB">
      <w:pPr>
        <w:spacing w:line="433" w:lineRule="exact"/>
        <w:ind w:left="2151"/>
        <w:pPrChange w:id="109" w:author="Exam" w:date="2015-03-02T16:49:00Z">
          <w:pPr>
            <w:spacing w:line="433" w:lineRule="exact"/>
            <w:ind w:left="1800"/>
          </w:pPr>
        </w:pPrChange>
      </w:pPr>
      <w:del w:id="110" w:author="Exam" w:date="2015-03-02T16:49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receivers,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indicates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11" w:author="Exam" w:date="2015-03-02T16:50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 a</w:t>
        </w:r>
      </w:ins>
      <w:del w:id="112" w:author="Exam" w:date="2015-03-02T16:50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</w:p>
    <w:p w14:paraId="368E41CF" w14:textId="156C12C4" w:rsidR="00AB2366" w:rsidDel="00AC01F6" w:rsidRDefault="00C044CB">
      <w:pPr>
        <w:spacing w:line="433" w:lineRule="exact"/>
        <w:ind w:left="1800"/>
        <w:rPr>
          <w:del w:id="113" w:author="Exam" w:date="2015-03-02T16:5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14" w:author="Exam" w:date="2015-03-02T16:50:00Z">
        <w:r w:rsidR="00AC01F6">
          <w:rPr>
            <w:rFonts w:ascii="Times New Roman" w:eastAsia="Times New Roman" w:hAnsi="Times New Roman" w:cs="Times New Roman"/>
            <w:sz w:val="23"/>
            <w:szCs w:val="23"/>
          </w:rPr>
          <w:t xml:space="preserve">chapter presents the study on </w:t>
        </w:r>
      </w:ins>
      <w:del w:id="115" w:author="Exam" w:date="2015-03-02T16:50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del w:id="116" w:author="Exam" w:date="2015-03-02T16:59:00Z"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positioning,</w:delText>
        </w:r>
      </w:del>
      <w:del w:id="117" w:author="Exam" w:date="2015-03-02T16:51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aims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bottle-</w:delText>
        </w:r>
      </w:del>
    </w:p>
    <w:p w14:paraId="0A7F6D95" w14:textId="7D22788A" w:rsidR="00AB2366" w:rsidDel="00AC01F6" w:rsidRDefault="00C044CB">
      <w:pPr>
        <w:spacing w:line="433" w:lineRule="exact"/>
        <w:ind w:left="1800"/>
        <w:rPr>
          <w:del w:id="118" w:author="Exam" w:date="2015-03-02T16:51:00Z"/>
        </w:rPr>
      </w:pPr>
      <w:del w:id="119" w:author="Exam" w:date="2015-03-02T16:51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neck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recent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technique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sensing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(CS),</w:delText>
        </w:r>
      </w:del>
      <w:ins w:id="120" w:author="Exam" w:date="2015-03-02T16:51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how the </w:t>
        </w:r>
      </w:ins>
    </w:p>
    <w:p w14:paraId="559B9643" w14:textId="16E89EB8" w:rsidR="00AB2366" w:rsidRDefault="00C044CB">
      <w:pPr>
        <w:spacing w:line="433" w:lineRule="exact"/>
        <w:ind w:left="1800"/>
        <w:pPrChange w:id="121" w:author="Exam" w:date="2015-03-02T16:51:00Z">
          <w:pPr>
            <w:tabs>
              <w:tab w:val="left" w:pos="4818"/>
            </w:tabs>
            <w:spacing w:line="433" w:lineRule="exact"/>
            <w:ind w:left="1800"/>
          </w:pPr>
        </w:pPrChange>
      </w:pPr>
      <w:del w:id="122" w:author="Exam" w:date="2015-03-02T16:51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aforementioned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2.</w:delText>
        </w:r>
        <w:r w:rsidDel="00AC01F6">
          <w:tab/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indicates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ins w:id="123" w:author="Exam" w:date="2015-03-02T16:59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del w:id="124" w:author="Exam" w:date="2015-03-02T16:59:00Z">
        <w:r w:rsidR="00AC01F6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125" w:author="Exam" w:date="2015-03-02T16:59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126" w:author="Exam" w:date="2015-03-02T16:51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can be applied to a </w:t>
        </w:r>
      </w:ins>
      <w:del w:id="127" w:author="Exam" w:date="2015-03-02T16:51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del w:id="128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129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to</w:t>
        </w:r>
      </w:ins>
      <w:del w:id="130" w:author="Exam" w:date="2015-03-02T16:52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possibly</w:delText>
        </w:r>
      </w:del>
    </w:p>
    <w:p w14:paraId="4CE07DD4" w14:textId="2B470A4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31" w:author="Exam" w:date="2015-03-02T17:00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32" w:author="Exam" w:date="2015-03-02T17:00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sparse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ins w:id="133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sing</w:t>
        </w:r>
      </w:ins>
      <w:del w:id="134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nder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ins w:id="135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36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far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below</w:delText>
        </w:r>
      </w:del>
      <w:ins w:id="137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much lower than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38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conventional</w:t>
        </w:r>
      </w:ins>
    </w:p>
    <w:p w14:paraId="5B4800A9" w14:textId="77777777" w:rsidR="00AB2366" w:rsidDel="00AC01F6" w:rsidRDefault="00C044CB">
      <w:pPr>
        <w:tabs>
          <w:tab w:val="left" w:pos="6317"/>
        </w:tabs>
        <w:spacing w:line="433" w:lineRule="exact"/>
        <w:ind w:left="1800"/>
        <w:rPr>
          <w:del w:id="139" w:author="Exam" w:date="2015-03-02T16:52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(twice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bandwidth).</w:t>
      </w:r>
      <w:r>
        <w:tab/>
      </w:r>
      <w:del w:id="140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advantageous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releases</w:delText>
        </w:r>
      </w:del>
    </w:p>
    <w:p w14:paraId="744E3AA5" w14:textId="77777777" w:rsidR="00AB2366" w:rsidDel="00AC01F6" w:rsidRDefault="00C044CB">
      <w:pPr>
        <w:tabs>
          <w:tab w:val="left" w:pos="6317"/>
        </w:tabs>
        <w:spacing w:line="433" w:lineRule="exact"/>
        <w:ind w:left="1800"/>
        <w:rPr>
          <w:del w:id="141" w:author="Exam" w:date="2015-03-02T16:52:00Z"/>
        </w:rPr>
        <w:pPrChange w:id="142" w:author="Exam" w:date="2015-03-02T16:52:00Z">
          <w:pPr>
            <w:tabs>
              <w:tab w:val="left" w:pos="9579"/>
            </w:tabs>
            <w:spacing w:line="433" w:lineRule="exact"/>
            <w:ind w:left="1800"/>
          </w:pPr>
        </w:pPrChange>
      </w:pPr>
      <w:del w:id="143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bottleneck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large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bandwidth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constraints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receivers,</w:delText>
        </w:r>
        <w:r w:rsidDel="00AC01F6">
          <w:tab/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con-</w:delText>
        </w:r>
      </w:del>
    </w:p>
    <w:p w14:paraId="782CB151" w14:textId="77777777" w:rsidR="00AB2366" w:rsidDel="00AC01F6" w:rsidRDefault="00C044CB">
      <w:pPr>
        <w:tabs>
          <w:tab w:val="left" w:pos="9579"/>
        </w:tabs>
        <w:spacing w:line="433" w:lineRule="exact"/>
        <w:ind w:left="1800"/>
        <w:rPr>
          <w:del w:id="144" w:author="Exam" w:date="2015-03-02T16:52:00Z"/>
        </w:rPr>
        <w:pPrChange w:id="145" w:author="Exam" w:date="2015-03-02T16:52:00Z">
          <w:pPr>
            <w:spacing w:line="433" w:lineRule="exact"/>
            <w:ind w:left="1800"/>
          </w:pPr>
        </w:pPrChange>
      </w:pPr>
      <w:del w:id="146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sequently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storage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</w:del>
    </w:p>
    <w:p w14:paraId="659B677C" w14:textId="77777777" w:rsidR="00AB2366" w:rsidRDefault="00C044CB" w:rsidP="00AC01F6">
      <w:pPr>
        <w:spacing w:line="433" w:lineRule="exact"/>
        <w:ind w:left="1800"/>
      </w:pPr>
      <w:del w:id="147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systems.</w:delText>
        </w:r>
      </w:del>
    </w:p>
    <w:p w14:paraId="15DDF204" w14:textId="77777777" w:rsidR="00AB2366" w:rsidRDefault="00AB2366">
      <w:pPr>
        <w:spacing w:line="200" w:lineRule="exact"/>
        <w:ind w:left="1800"/>
      </w:pPr>
    </w:p>
    <w:p w14:paraId="7E9A417E" w14:textId="77777777" w:rsidR="00AB2366" w:rsidRDefault="00AB2366">
      <w:pPr>
        <w:spacing w:line="345" w:lineRule="exact"/>
        <w:ind w:left="1800"/>
      </w:pPr>
    </w:p>
    <w:p w14:paraId="7ECF67E5" w14:textId="5F621CEF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ins w:id="148" w:author="Exam" w:date="2015-03-02T17:00:00Z">
        <w:r w:rsidR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CS for IR-UWB</w:t>
        </w:r>
      </w:ins>
      <w:del w:id="149" w:author="Exam" w:date="2015-03-02T17:00:00Z">
        <w:r w:rsidDel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Literature</w:delText>
        </w:r>
        <w:r w:rsidDel="00BF488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Review</w:delText>
        </w:r>
      </w:del>
    </w:p>
    <w:p w14:paraId="75D1B666" w14:textId="77777777" w:rsidR="00AB2366" w:rsidRDefault="00AB2366">
      <w:pPr>
        <w:spacing w:line="275" w:lineRule="exact"/>
        <w:ind w:left="1800"/>
      </w:pPr>
    </w:p>
    <w:p w14:paraId="094F4ACA" w14:textId="4F42D5E7" w:rsidR="00AB2366" w:rsidRDefault="00BF488A">
      <w:pPr>
        <w:spacing w:line="288" w:lineRule="exact"/>
        <w:ind w:left="1800"/>
      </w:pPr>
      <w:ins w:id="150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Current </w:t>
        </w:r>
      </w:ins>
      <w:del w:id="151" w:author="Exam" w:date="2015-03-02T17:00:00Z"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Recently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manage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</w:del>
      <w:ins w:id="152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CS based IR-UWB system</w:t>
        </w:r>
      </w:ins>
      <w:ins w:id="153" w:author="Exam" w:date="2015-03-02T17:0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154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typically</w:t>
        </w:r>
      </w:ins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ins w:id="155" w:author="Exam" w:date="2015-03-02T17:0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revised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or-</w:t>
      </w:r>
    </w:p>
    <w:p w14:paraId="41F4D1DE" w14:textId="77E62DDD" w:rsidR="00AB2366" w:rsidRDefault="00C044CB">
      <w:pPr>
        <w:tabs>
          <w:tab w:val="left" w:pos="63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56" w:author="Exam" w:date="2015-03-02T17:01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57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can </w:t>
        </w:r>
      </w:ins>
      <w:ins w:id="158" w:author="Exam" w:date="2015-03-02T17:01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also </w:t>
        </w:r>
      </w:ins>
      <w:ins w:id="159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further </w:t>
        </w:r>
      </w:ins>
      <w:del w:id="160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240B1C" w14:textId="0DDEF2F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1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it is </w:t>
        </w:r>
      </w:ins>
      <w:del w:id="162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3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forward to </w:t>
        </w:r>
      </w:ins>
      <w:del w:id="164" w:author="Exam" w:date="2015-03-02T17:03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sent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165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stages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</w:del>
      <w:ins w:id="166" w:author="Exam" w:date="2015-03-02T17:03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167" w:author="Exam" w:date="2015-03-02T17:02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ins w:id="168" w:author="Exam" w:date="2015-03-02T17:03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subsequent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9" w:author="Exam" w:date="2015-03-02T17:03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stage that performs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9CB2CBA" w14:textId="4FFB205E" w:rsidR="00AB2366" w:rsidRDefault="00C044CB">
      <w:pPr>
        <w:tabs>
          <w:tab w:val="left" w:pos="403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170" w:author="Exam" w:date="2015-03-02T17:04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hence</w:t>
        </w:r>
      </w:ins>
      <w:del w:id="171" w:author="Exam" w:date="2015-03-02T17:04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BF488A">
          <w:tab/>
        </w:r>
      </w:del>
      <w:del w:id="172" w:author="Exam" w:date="2015-03-02T17:03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Consequently,</w:delText>
        </w:r>
      </w:del>
      <w:del w:id="173" w:author="Exam" w:date="2015-03-02T17:04:00Z"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method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127FC991" w14:textId="3258E626" w:rsidR="00AB2366" w:rsidDel="0076707E" w:rsidRDefault="00C044CB">
      <w:pPr>
        <w:spacing w:line="433" w:lineRule="exact"/>
        <w:ind w:left="1800"/>
        <w:rPr>
          <w:del w:id="174" w:author="Exam" w:date="2015-03-02T17:04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75" w:author="Exam" w:date="2015-03-02T17:04:00Z">
        <w:r w:rsidR="0076707E">
          <w:rPr>
            <w:rFonts w:ascii="Times New Roman" w:eastAsia="Times New Roman" w:hAnsi="Times New Roman" w:cs="Times New Roman"/>
            <w:sz w:val="23"/>
            <w:szCs w:val="23"/>
          </w:rPr>
          <w:t>The</w:t>
        </w:r>
      </w:ins>
      <w:del w:id="176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77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178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typically uses a </w:t>
        </w:r>
      </w:ins>
      <w:del w:id="179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</w:p>
    <w:p w14:paraId="4B648C07" w14:textId="77E0EC71" w:rsidR="00AB2366" w:rsidDel="0076707E" w:rsidRDefault="00C044CB">
      <w:pPr>
        <w:spacing w:line="433" w:lineRule="exact"/>
        <w:ind w:left="1800"/>
        <w:rPr>
          <w:del w:id="180" w:author="Exam" w:date="2015-03-02T17:05:00Z"/>
        </w:rPr>
      </w:pPr>
      <w:del w:id="181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most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them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ins w:id="182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</w:t>
        </w:r>
      </w:ins>
      <w:del w:id="183" w:author="Exam" w:date="2015-03-02T17:04:00Z"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termed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ins w:id="184" w:author="Exam" w:date="2015-03-02T17:05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at the receivers that enable</w:t>
        </w:r>
      </w:ins>
      <w:del w:id="185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</w:p>
    <w:p w14:paraId="6B5CC5E7" w14:textId="5B3680DD" w:rsidR="00AB2366" w:rsidDel="0076707E" w:rsidRDefault="00C044CB">
      <w:pPr>
        <w:spacing w:line="433" w:lineRule="exact"/>
        <w:ind w:left="1800"/>
        <w:rPr>
          <w:del w:id="186" w:author="Exam" w:date="2015-03-02T17:06:00Z"/>
        </w:rPr>
      </w:pPr>
      <w:del w:id="187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188" w:author="Exam" w:date="2015-03-02T17:05:00Z">
        <w:r w:rsidR="0076707E">
          <w:rPr>
            <w:rFonts w:ascii="Times New Roman" w:eastAsia="Times New Roman" w:hAnsi="Times New Roman" w:cs="Times New Roman"/>
            <w:sz w:val="23"/>
            <w:szCs w:val="23"/>
          </w:rPr>
          <w:t xml:space="preserve">significant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</w:t>
      </w:r>
      <w:ins w:id="189" w:author="Exam" w:date="2015-03-02T17:05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tion in the </w:t>
        </w:r>
      </w:ins>
      <w:del w:id="190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91" w:author="Exam" w:date="2015-03-02T17:06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signifi-</w:delText>
        </w:r>
      </w:del>
    </w:p>
    <w:p w14:paraId="61211532" w14:textId="54FA889C" w:rsidR="00AB2366" w:rsidRDefault="00C044CB" w:rsidP="0076707E">
      <w:pPr>
        <w:spacing w:line="433" w:lineRule="exact"/>
        <w:ind w:left="1800"/>
      </w:pPr>
      <w:del w:id="192" w:author="Exam" w:date="2015-03-02T17:06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cantly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93" w:author="Exam" w:date="2015-03-02T17:06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conventional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36F6C1" w14:textId="77777777" w:rsidR="00AB2366" w:rsidRDefault="00AB2366">
      <w:pPr>
        <w:spacing w:line="200" w:lineRule="exact"/>
        <w:ind w:left="1800"/>
      </w:pPr>
    </w:p>
    <w:p w14:paraId="50A530EA" w14:textId="77777777" w:rsidR="00AB2366" w:rsidRDefault="00AB2366">
      <w:pPr>
        <w:spacing w:line="216" w:lineRule="exact"/>
        <w:ind w:left="1800"/>
      </w:pPr>
    </w:p>
    <w:p w14:paraId="6C5262F0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</w:p>
    <w:p w14:paraId="2FAA7A8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A2BC298" w14:textId="77777777" w:rsidR="00AB2366" w:rsidRDefault="00DB3497">
      <w:pPr>
        <w:spacing w:line="200" w:lineRule="exact"/>
        <w:ind w:left="1800"/>
      </w:pPr>
      <w:r>
        <w:lastRenderedPageBreak/>
        <w:pict w14:anchorId="0F32E163">
          <v:group id="_x0000_s1103" style="position:absolute;left:0;text-align:left;margin-left:89.25pt;margin-top:121.5pt;width:432.75pt;height:.75pt;z-index:251635200;mso-position-horizontal-relative:page;mso-position-vertical-relative:page" coordorigin="1785,2430" coordsize="8655,15">
            <v:shape id="_x0000_s1104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BD51F7B" w14:textId="77777777" w:rsidR="00AB2366" w:rsidRDefault="00AB2366">
      <w:pPr>
        <w:spacing w:line="200" w:lineRule="exact"/>
        <w:ind w:left="1800"/>
      </w:pPr>
    </w:p>
    <w:p w14:paraId="7A25787D" w14:textId="77777777" w:rsidR="00AB2366" w:rsidRDefault="00AB2366">
      <w:pPr>
        <w:spacing w:line="200" w:lineRule="exact"/>
        <w:ind w:left="1800"/>
      </w:pPr>
    </w:p>
    <w:p w14:paraId="0A8C4634" w14:textId="77777777" w:rsidR="00AB2366" w:rsidRDefault="00AB2366">
      <w:pPr>
        <w:spacing w:line="200" w:lineRule="exact"/>
        <w:ind w:left="1800"/>
      </w:pPr>
    </w:p>
    <w:p w14:paraId="426DF6DB" w14:textId="77777777" w:rsidR="00AB2366" w:rsidRDefault="00AB2366">
      <w:pPr>
        <w:spacing w:line="200" w:lineRule="exact"/>
        <w:ind w:left="1800"/>
      </w:pPr>
    </w:p>
    <w:p w14:paraId="0FA411B8" w14:textId="77777777" w:rsidR="00AB2366" w:rsidRDefault="00AB2366">
      <w:pPr>
        <w:spacing w:line="200" w:lineRule="exact"/>
        <w:ind w:left="1800"/>
      </w:pPr>
    </w:p>
    <w:p w14:paraId="24487160" w14:textId="77777777" w:rsidR="00AB2366" w:rsidRDefault="00AB2366">
      <w:pPr>
        <w:spacing w:line="200" w:lineRule="exact"/>
        <w:ind w:left="1800"/>
      </w:pPr>
    </w:p>
    <w:p w14:paraId="0A3225D4" w14:textId="77777777" w:rsidR="00AB2366" w:rsidRDefault="00AB2366">
      <w:pPr>
        <w:spacing w:line="200" w:lineRule="exact"/>
        <w:ind w:left="1800"/>
      </w:pPr>
    </w:p>
    <w:p w14:paraId="40E1E11A" w14:textId="77777777" w:rsidR="00AB2366" w:rsidRDefault="00AB2366">
      <w:pPr>
        <w:spacing w:line="200" w:lineRule="exact"/>
        <w:ind w:left="1800"/>
      </w:pPr>
    </w:p>
    <w:p w14:paraId="348566EE" w14:textId="77777777" w:rsidR="00AB2366" w:rsidRDefault="00AB2366">
      <w:pPr>
        <w:spacing w:line="388" w:lineRule="exact"/>
        <w:ind w:left="1800"/>
      </w:pPr>
    </w:p>
    <w:p w14:paraId="7CCA930C" w14:textId="77777777" w:rsidR="00AB2366" w:rsidRDefault="00C044CB">
      <w:pPr>
        <w:spacing w:line="240" w:lineRule="exact"/>
        <w:ind w:left="1804"/>
      </w:pPr>
      <w:bookmarkStart w:id="194" w:name="PageMark17"/>
      <w:bookmarkEnd w:id="19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278245B" w14:textId="77777777" w:rsidR="00AB2366" w:rsidRDefault="00AB2366">
      <w:pPr>
        <w:spacing w:line="200" w:lineRule="exact"/>
        <w:ind w:left="1800"/>
      </w:pPr>
    </w:p>
    <w:p w14:paraId="5617673D" w14:textId="77777777" w:rsidR="00AB2366" w:rsidRDefault="00AB2366">
      <w:pPr>
        <w:spacing w:line="202" w:lineRule="exact"/>
        <w:ind w:left="1800"/>
      </w:pPr>
    </w:p>
    <w:p w14:paraId="5AE06122" w14:textId="43163D63" w:rsidR="00AB2366" w:rsidRDefault="00C044CB">
      <w:pPr>
        <w:spacing w:line="288" w:lineRule="exact"/>
        <w:ind w:left="2151"/>
      </w:pPr>
      <w:del w:id="195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other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hand,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196" w:author="Exam" w:date="2015-03-02T17:09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Another approach is to</w:t>
        </w:r>
      </w:ins>
      <w:del w:id="197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98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mainly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trans-</w:t>
      </w:r>
    </w:p>
    <w:p w14:paraId="6CFB3B40" w14:textId="664B46C9" w:rsidR="00AB2366" w:rsidRDefault="00AC4811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itters</w:t>
      </w:r>
      <w:ins w:id="199" w:author="Exam" w:date="2015-03-02T17:09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utilizing</w:t>
        </w:r>
      </w:ins>
      <w:del w:id="200" w:author="Exam" w:date="2015-03-02T17:09:00Z"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R="00C044CB"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R="00C044CB"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develop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waveform-based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precoding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fulfil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7D1D07A6" w14:textId="0BD041D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ins w:id="201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such that</w:t>
        </w:r>
      </w:ins>
      <w:del w:id="202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03" w:author="Exam" w:date="2015-03-02T17:10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can be used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ins w:id="204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</w:p>
    <w:p w14:paraId="5DBB5FD1" w14:textId="31A54DAB" w:rsidR="00AB2366" w:rsidDel="00AC4811" w:rsidRDefault="00C044CB">
      <w:pPr>
        <w:spacing w:line="433" w:lineRule="exact"/>
        <w:ind w:left="1800"/>
        <w:rPr>
          <w:del w:id="205" w:author="Exam" w:date="2015-03-02T17:10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206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207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sent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TOA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algorithm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calculating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location</w:delText>
        </w:r>
      </w:del>
    </w:p>
    <w:p w14:paraId="7857C025" w14:textId="22BBD7DC" w:rsidR="00AB2366" w:rsidRDefault="00C044CB">
      <w:pPr>
        <w:spacing w:line="433" w:lineRule="exact"/>
        <w:ind w:left="1800"/>
        <w:pPrChange w:id="208" w:author="Exam" w:date="2015-03-02T17:10:00Z">
          <w:pPr>
            <w:tabs>
              <w:tab w:val="left" w:pos="4229"/>
            </w:tabs>
            <w:spacing w:line="433" w:lineRule="exact"/>
            <w:ind w:left="1800"/>
          </w:pPr>
        </w:pPrChange>
      </w:pPr>
      <w:del w:id="209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transmitter.</w:delText>
        </w:r>
      </w:del>
      <w:ins w:id="210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(comment: include the block diagram</w:t>
        </w:r>
      </w:ins>
      <w:ins w:id="211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212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of the</w:t>
        </w:r>
      </w:ins>
      <w:ins w:id="213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above system will make it much clearer)</w:t>
        </w:r>
      </w:ins>
      <w:ins w:id="214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man-</w:t>
      </w:r>
    </w:p>
    <w:p w14:paraId="597348DF" w14:textId="6FA117AA" w:rsidR="00AB2366" w:rsidDel="00AC4811" w:rsidRDefault="00C044CB">
      <w:pPr>
        <w:spacing w:line="433" w:lineRule="exact"/>
        <w:ind w:left="1800"/>
        <w:rPr>
          <w:del w:id="215" w:author="Exam" w:date="2015-03-02T17:1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16" w:author="Exam" w:date="2015-03-02T17:11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while </w:t>
        </w:r>
      </w:ins>
      <w:del w:id="217" w:author="Exam" w:date="2015-03-02T17:11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ins w:id="218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ins w:id="219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compared to the conventional</w:t>
        </w:r>
      </w:ins>
    </w:p>
    <w:p w14:paraId="36BF6F8D" w14:textId="5D465E0D" w:rsidR="00AB2366" w:rsidRDefault="00C044CB">
      <w:pPr>
        <w:spacing w:line="433" w:lineRule="exact"/>
        <w:ind w:left="1800"/>
      </w:pPr>
      <w:del w:id="220" w:author="Exam" w:date="2015-03-02T17:11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69273436" w14:textId="2E4FB794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1" w:author="Exam" w:date="2015-03-02T17:11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ins w:id="222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approach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3" w:author="Exam" w:date="2015-03-02T17:12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>require</w:t>
        </w:r>
      </w:ins>
      <w:del w:id="224" w:author="Exam" w:date="2015-03-02T17:12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high-data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00ADA1B" w14:textId="1EB0FF7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5" w:author="Exam" w:date="2015-03-02T17:12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ins w:id="226" w:author="Exam" w:date="2015-03-02T17:13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mixer’s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27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8" w:author="Exam" w:date="2015-03-02T17:13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is at </w:t>
        </w:r>
      </w:ins>
      <w:del w:id="229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reach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</w:p>
    <w:p w14:paraId="5B5DF328" w14:textId="7F73F925" w:rsidR="00AB2366" w:rsidRDefault="00C044CB">
      <w:pPr>
        <w:tabs>
          <w:tab w:val="left" w:pos="4239"/>
          <w:tab w:val="left" w:pos="607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beyond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GHz).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30" w:author="Exam" w:date="2015-03-02T17:15:00Z"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requirement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1" w:author="Exam" w:date="2015-03-02T17:14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imposes </w:t>
        </w:r>
      </w:ins>
      <w:del w:id="232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generates</w:delText>
        </w:r>
      </w:del>
      <w:del w:id="233" w:author="Exam" w:date="2015-03-02T17:14:00Z"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heavy</w:delText>
        </w:r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burden</w:delText>
        </w:r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</w:del>
    </w:p>
    <w:p w14:paraId="3E462BF5" w14:textId="1F29FB1A" w:rsidR="00AB2366" w:rsidRDefault="005E2EA2">
      <w:pPr>
        <w:spacing w:line="433" w:lineRule="exact"/>
        <w:ind w:left="1800"/>
      </w:pPr>
      <w:ins w:id="234" w:author="Exam" w:date="2015-03-02T17:14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very high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5" w:author="Exam" w:date="2015-03-02T17:14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6" w:author="Exam" w:date="2015-03-02T17:15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ins w:id="237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which also </w:t>
        </w:r>
      </w:ins>
      <w:del w:id="238" w:author="Exam" w:date="2015-03-02T17:15:00Z">
        <w:r w:rsidR="00C044CB"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R="00C044CB"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additionally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9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del w:id="240" w:author="Exam" w:date="2015-03-02T17:15:00Z"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ins w:id="241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in the system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25113B75" w14:textId="77777777" w:rsidR="00AB2366" w:rsidRDefault="00AB2366">
      <w:pPr>
        <w:spacing w:line="200" w:lineRule="exact"/>
        <w:ind w:left="1800"/>
      </w:pPr>
    </w:p>
    <w:p w14:paraId="2122CF19" w14:textId="134E0DCC" w:rsidR="00AB2366" w:rsidDel="00DB3497" w:rsidRDefault="00AB2366">
      <w:pPr>
        <w:spacing w:line="345" w:lineRule="exact"/>
        <w:ind w:left="1800"/>
        <w:rPr>
          <w:del w:id="242" w:author="Exam" w:date="2015-03-02T21:41:00Z"/>
        </w:rPr>
      </w:pPr>
    </w:p>
    <w:p w14:paraId="4F6FB285" w14:textId="213A721F" w:rsidR="00AB2366" w:rsidRDefault="00C044CB">
      <w:pPr>
        <w:tabs>
          <w:tab w:val="left" w:pos="2660"/>
        </w:tabs>
        <w:spacing w:line="373" w:lineRule="exact"/>
        <w:ind w:left="1800"/>
      </w:pPr>
      <w:del w:id="243" w:author="Exam" w:date="2015-03-02T21:41:00Z">
        <w:r w:rsidDel="00DB3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4.1.2</w:delText>
        </w:r>
        <w:r w:rsidDel="00DB3497">
          <w:tab/>
        </w:r>
      </w:del>
      <w:del w:id="244" w:author="Exam" w:date="2015-03-02T17:15:00Z">
        <w:r w:rsidDel="005E2EA2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Contribution</w:delText>
        </w:r>
      </w:del>
    </w:p>
    <w:p w14:paraId="0B207A40" w14:textId="77777777" w:rsidR="00AB2366" w:rsidRDefault="00AB2366">
      <w:pPr>
        <w:spacing w:line="275" w:lineRule="exact"/>
        <w:ind w:left="1800"/>
      </w:pPr>
    </w:p>
    <w:p w14:paraId="77FEAC3C" w14:textId="55575B15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45" w:author="Exam" w:date="2015-03-02T21:40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problem</w:delText>
        </w:r>
      </w:del>
      <w:ins w:id="246" w:author="Exam" w:date="2015-03-02T21:40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address these issue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47" w:author="Exam" w:date="2015-03-02T21:41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advanced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48" w:author="Exam" w:date="2015-03-02T21:41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design is proposed for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posi-</w:t>
      </w:r>
    </w:p>
    <w:p w14:paraId="0022627A" w14:textId="15DB467B" w:rsidR="00AB2366" w:rsidRDefault="00C044CB">
      <w:pPr>
        <w:tabs>
          <w:tab w:val="left" w:pos="337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system:</w:t>
      </w:r>
      <w:r>
        <w:tab/>
      </w:r>
      <w:ins w:id="249" w:author="Exam" w:date="2015-03-02T21:42:00Z">
        <w:r w:rsidR="00DB3497">
          <w:t xml:space="preserve">In this design, </w:t>
        </w:r>
      </w:ins>
      <w:del w:id="250" w:author="Exam" w:date="2015-03-02T21:42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42288C5B" w14:textId="10A83C51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51" w:author="Exam" w:date="2015-03-02T21:4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2" w:author="Exam" w:date="2015-03-02T21:42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is used at the transmitter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3" w:author="Exam" w:date="2015-03-02T21:42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reduce</w:t>
        </w:r>
      </w:ins>
      <w:del w:id="254" w:author="Exam" w:date="2015-03-02T21:42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slow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5" w:author="Exam" w:date="2015-03-02T21:42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ins w:id="256" w:author="Exam" w:date="2015-03-02T21:44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with the receiver using slightly higher </w:t>
        </w:r>
      </w:ins>
      <w:del w:id="257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DB3497">
          <w:tab/>
        </w:r>
      </w:del>
      <w:del w:id="258" w:author="Exam" w:date="2015-03-02T21:43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</w:del>
      <w:del w:id="259" w:author="Exam" w:date="2015-03-02T21:44:00Z"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</w:del>
      <w:del w:id="260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sacrifices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</w:p>
    <w:p w14:paraId="289D5514" w14:textId="6CAA5DC7" w:rsidR="00AB2366" w:rsidDel="00DB3497" w:rsidRDefault="00C044CB" w:rsidP="00DB3497">
      <w:pPr>
        <w:tabs>
          <w:tab w:val="left" w:pos="6519"/>
        </w:tabs>
        <w:spacing w:line="433" w:lineRule="exact"/>
        <w:ind w:left="1800"/>
        <w:rPr>
          <w:del w:id="261" w:author="Exam" w:date="2015-03-02T21:46:00Z"/>
        </w:rPr>
        <w:pPrChange w:id="262" w:author="Exam" w:date="2015-03-02T21:45:00Z">
          <w:pPr>
            <w:spacing w:line="433" w:lineRule="exact"/>
            <w:ind w:left="1800"/>
          </w:pPr>
        </w:pPrChange>
      </w:pPr>
      <w:del w:id="263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small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degree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compression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ratio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keep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equivalent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those</w:delText>
        </w:r>
      </w:del>
      <w:ins w:id="264" w:author="Exam" w:date="2015-03-02T21:45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sampling rate compared with </w:t>
        </w:r>
      </w:ins>
      <w:ins w:id="265" w:author="Exam" w:date="2015-03-02T21:46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existing</w:t>
        </w:r>
      </w:ins>
      <w:del w:id="266" w:author="Exam" w:date="2015-03-02T21:46:00Z"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36D5B636" w14:textId="5BD318CB" w:rsidR="00AB2366" w:rsidDel="00DB3497" w:rsidRDefault="00C044CB" w:rsidP="00DB3497">
      <w:pPr>
        <w:tabs>
          <w:tab w:val="left" w:pos="6519"/>
        </w:tabs>
        <w:spacing w:line="433" w:lineRule="exact"/>
        <w:ind w:left="1800"/>
        <w:rPr>
          <w:del w:id="267" w:author="Exam" w:date="2015-03-02T21:46:00Z"/>
        </w:rPr>
        <w:pPrChange w:id="268" w:author="Exam" w:date="2015-03-02T21:46:00Z">
          <w:pPr>
            <w:spacing w:line="433" w:lineRule="exact"/>
            <w:ind w:left="1800"/>
          </w:pPr>
        </w:pPrChange>
      </w:pPr>
      <w:del w:id="269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70" w:author="Exam" w:date="2015-03-02T21:46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>design, but substantially lower than the convention Nyquist rate required of such a system.</w:t>
        </w:r>
      </w:ins>
      <w:del w:id="271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transmitters.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between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</w:del>
    </w:p>
    <w:p w14:paraId="3FBBF635" w14:textId="5C686001" w:rsidR="00AB2366" w:rsidRDefault="00C044CB" w:rsidP="00DB3497">
      <w:pPr>
        <w:tabs>
          <w:tab w:val="left" w:pos="6519"/>
        </w:tabs>
        <w:spacing w:line="433" w:lineRule="exact"/>
        <w:ind w:left="1800"/>
        <w:pPrChange w:id="272" w:author="Exam" w:date="2015-03-02T21:46:00Z">
          <w:pPr>
            <w:spacing w:line="433" w:lineRule="exact"/>
            <w:ind w:left="1800"/>
          </w:pPr>
        </w:pPrChange>
      </w:pPr>
      <w:del w:id="273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sub-Nyquist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ins w:id="274" w:author="Exam" w:date="2015-03-02T21:46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These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75" w:author="Exam" w:date="2015-03-02T21:47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our proposed </w:t>
        </w:r>
      </w:ins>
      <w:del w:id="276" w:author="Exam" w:date="2015-03-02T21:47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77" w:author="Exam" w:date="2015-03-02T21:47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28E118C3" w14:textId="661947C5" w:rsidR="00AB2366" w:rsidDel="00DB3497" w:rsidRDefault="00C044CB">
      <w:pPr>
        <w:spacing w:line="433" w:lineRule="exact"/>
        <w:ind w:left="1800"/>
        <w:rPr>
          <w:del w:id="278" w:author="Exam" w:date="2015-03-02T21:48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ins w:id="279" w:author="Exam" w:date="2015-03-02T21:47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design at the transmitter and receiver</w:t>
        </w:r>
      </w:ins>
      <w:ins w:id="280" w:author="Exam" w:date="2015-03-02T21:48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s.</w:t>
        </w:r>
      </w:ins>
      <w:del w:id="281" w:author="Exam" w:date="2015-03-02T21:48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gains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better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entire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power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consumption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</w:p>
    <w:p w14:paraId="5E7FAB95" w14:textId="355702F5" w:rsidR="00AB2366" w:rsidRDefault="00C044CB">
      <w:pPr>
        <w:spacing w:line="433" w:lineRule="exact"/>
        <w:ind w:left="1800"/>
      </w:pPr>
      <w:del w:id="282" w:author="Exam" w:date="2015-03-02T21:48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lastRenderedPageBreak/>
          <w:delText>energy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efficiency.</w:delText>
        </w:r>
      </w:del>
    </w:p>
    <w:p w14:paraId="62E65C8D" w14:textId="77777777" w:rsidR="00AB2366" w:rsidRDefault="00AB2366">
      <w:pPr>
        <w:spacing w:line="200" w:lineRule="exact"/>
        <w:ind w:left="1800"/>
      </w:pPr>
    </w:p>
    <w:p w14:paraId="3A797CDE" w14:textId="77777777" w:rsidR="00AB2366" w:rsidRDefault="00AB2366">
      <w:pPr>
        <w:spacing w:line="200" w:lineRule="exact"/>
        <w:ind w:left="1800"/>
      </w:pPr>
    </w:p>
    <w:p w14:paraId="61B81CD9" w14:textId="77777777" w:rsidR="00AB2366" w:rsidRDefault="00AB2366">
      <w:pPr>
        <w:spacing w:line="236" w:lineRule="exact"/>
        <w:ind w:left="1800"/>
      </w:pPr>
    </w:p>
    <w:p w14:paraId="6F37A69E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UWB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Positioning</w:t>
      </w:r>
    </w:p>
    <w:p w14:paraId="44FFE9EB" w14:textId="77777777" w:rsidR="00AB2366" w:rsidRDefault="00AB2366">
      <w:pPr>
        <w:spacing w:line="342" w:lineRule="exact"/>
        <w:ind w:left="1800"/>
        <w:rPr>
          <w:ins w:id="283" w:author="Exam" w:date="2015-03-02T21:48:00Z"/>
        </w:rPr>
      </w:pPr>
    </w:p>
    <w:p w14:paraId="72E33771" w14:textId="11D2D2F4" w:rsidR="00DB3497" w:rsidRDefault="00DB3497">
      <w:pPr>
        <w:spacing w:line="342" w:lineRule="exact"/>
        <w:ind w:left="1800"/>
      </w:pPr>
      <w:ins w:id="284" w:author="Exam" w:date="2015-03-02T21:48:00Z">
        <w:r>
          <w:t>(comment: put this in Appendix)</w:t>
        </w:r>
      </w:ins>
    </w:p>
    <w:p w14:paraId="28BDB337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</w:p>
    <w:p w14:paraId="10910C7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resolutions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</w:p>
    <w:p w14:paraId="2797EFA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AD1728C" w14:textId="77777777" w:rsidR="00AB2366" w:rsidRDefault="00AB2366">
      <w:pPr>
        <w:spacing w:line="200" w:lineRule="exact"/>
        <w:ind w:left="1800"/>
      </w:pPr>
    </w:p>
    <w:p w14:paraId="20242407" w14:textId="77777777" w:rsidR="00AB2366" w:rsidRDefault="00AB2366">
      <w:pPr>
        <w:spacing w:line="234" w:lineRule="exact"/>
        <w:ind w:left="1800"/>
      </w:pPr>
    </w:p>
    <w:p w14:paraId="2586D8BE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</w:t>
      </w:r>
    </w:p>
    <w:p w14:paraId="4135AD57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47C4E9" w14:textId="77777777" w:rsidR="00AB2366" w:rsidRDefault="00DB3497">
      <w:pPr>
        <w:spacing w:line="200" w:lineRule="exact"/>
        <w:ind w:left="1799"/>
      </w:pPr>
      <w:r>
        <w:lastRenderedPageBreak/>
        <w:pict w14:anchorId="2DFD3A27">
          <v:group id="_x0000_s1101" style="position:absolute;left:0;text-align:left;margin-left:89.25pt;margin-top:121.5pt;width:432.75pt;height:.75pt;z-index:251636224;mso-position-horizontal-relative:page;mso-position-vertical-relative:page" coordorigin="1785,2430" coordsize="8655,15">
            <v:shape id="_x0000_s1102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35A0479" w14:textId="77777777" w:rsidR="00AB2366" w:rsidRDefault="00AB2366">
      <w:pPr>
        <w:spacing w:line="200" w:lineRule="exact"/>
        <w:ind w:left="1799"/>
      </w:pPr>
    </w:p>
    <w:p w14:paraId="1F6A6A07" w14:textId="77777777" w:rsidR="00AB2366" w:rsidRDefault="00AB2366">
      <w:pPr>
        <w:spacing w:line="200" w:lineRule="exact"/>
        <w:ind w:left="1799"/>
      </w:pPr>
    </w:p>
    <w:p w14:paraId="507260BD" w14:textId="77777777" w:rsidR="00AB2366" w:rsidRDefault="00AB2366">
      <w:pPr>
        <w:spacing w:line="200" w:lineRule="exact"/>
        <w:ind w:left="1799"/>
      </w:pPr>
    </w:p>
    <w:p w14:paraId="4EF61677" w14:textId="77777777" w:rsidR="00AB2366" w:rsidRDefault="00AB2366">
      <w:pPr>
        <w:spacing w:line="200" w:lineRule="exact"/>
        <w:ind w:left="1799"/>
      </w:pPr>
    </w:p>
    <w:p w14:paraId="51C8AAF9" w14:textId="77777777" w:rsidR="00AB2366" w:rsidRDefault="00AB2366">
      <w:pPr>
        <w:spacing w:line="200" w:lineRule="exact"/>
        <w:ind w:left="1799"/>
      </w:pPr>
    </w:p>
    <w:p w14:paraId="1A53E0D6" w14:textId="77777777" w:rsidR="00AB2366" w:rsidRDefault="00AB2366">
      <w:pPr>
        <w:spacing w:line="200" w:lineRule="exact"/>
        <w:ind w:left="1799"/>
      </w:pPr>
    </w:p>
    <w:p w14:paraId="1EE52512" w14:textId="77777777" w:rsidR="00AB2366" w:rsidRDefault="00AB2366">
      <w:pPr>
        <w:spacing w:line="200" w:lineRule="exact"/>
        <w:ind w:left="1799"/>
      </w:pPr>
    </w:p>
    <w:p w14:paraId="57CBE746" w14:textId="77777777" w:rsidR="00AB2366" w:rsidRDefault="00AB2366">
      <w:pPr>
        <w:spacing w:line="200" w:lineRule="exact"/>
        <w:ind w:left="1799"/>
      </w:pPr>
    </w:p>
    <w:p w14:paraId="44744A10" w14:textId="77777777" w:rsidR="00AB2366" w:rsidRDefault="00AB2366">
      <w:pPr>
        <w:spacing w:line="388" w:lineRule="exact"/>
        <w:ind w:left="1799"/>
      </w:pPr>
    </w:p>
    <w:p w14:paraId="3C4A154A" w14:textId="77777777" w:rsidR="00AB2366" w:rsidRDefault="00C044CB">
      <w:pPr>
        <w:spacing w:line="240" w:lineRule="exact"/>
        <w:ind w:left="1804"/>
      </w:pPr>
      <w:bookmarkStart w:id="285" w:name="PageMark18"/>
      <w:bookmarkEnd w:id="28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11F8AAF" w14:textId="77777777" w:rsidR="00AB2366" w:rsidRDefault="00AB2366">
      <w:pPr>
        <w:spacing w:line="200" w:lineRule="exact"/>
        <w:ind w:left="1799"/>
      </w:pPr>
    </w:p>
    <w:p w14:paraId="32180409" w14:textId="77777777" w:rsidR="00AB2366" w:rsidRDefault="00AB2366">
      <w:pPr>
        <w:spacing w:line="202" w:lineRule="exact"/>
        <w:ind w:left="1799"/>
      </w:pPr>
    </w:p>
    <w:p w14:paraId="5E5FAA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(tag).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periodically</w:t>
      </w:r>
    </w:p>
    <w:p w14:paraId="171934A8" w14:textId="4A222AFB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broadcasts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86" w:author="Exam" w:date="2015-03-02T21:49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while multiple </w:t>
        </w:r>
      </w:ins>
      <w:del w:id="287" w:author="Exam" w:date="2015-03-02T21:49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288" w:author="Exam" w:date="2015-03-02T21:49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are used to</w:t>
        </w:r>
      </w:ins>
    </w:p>
    <w:p w14:paraId="1E54D57F" w14:textId="77777777" w:rsidR="00F21F54" w:rsidRDefault="00C044CB">
      <w:pPr>
        <w:spacing w:line="433" w:lineRule="exact"/>
        <w:ind w:left="1799"/>
        <w:rPr>
          <w:ins w:id="289" w:author="Exam" w:date="2015-03-02T21:51:00Z"/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90" w:author="Exam" w:date="2015-03-02T21:49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ins w:id="291" w:author="Exam" w:date="2015-03-02T21:51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’</w:t>
        </w:r>
      </w:ins>
      <w:ins w:id="292" w:author="Exam" w:date="2015-03-02T21:50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</w:t>
        </w:r>
      </w:ins>
      <w:del w:id="293" w:author="Exam" w:date="2015-03-02T21:50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ins w:id="294" w:author="Exam" w:date="2015-03-02T21:51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. These information are then </w:t>
        </w:r>
      </w:ins>
      <w:del w:id="295" w:author="Exam" w:date="2015-03-02T21:51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296" w:author="Exam" w:date="2015-03-02T21:50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>collectively</w:t>
        </w:r>
      </w:ins>
      <w:ins w:id="297" w:author="Exam" w:date="2015-03-02T21:51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 used to perform</w:t>
        </w:r>
      </w:ins>
      <w:del w:id="298" w:author="Exam" w:date="2015-03-02T21:51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calculation.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D5B055" w14:textId="77777777" w:rsidR="00F21F54" w:rsidRDefault="00F21F54">
      <w:pPr>
        <w:spacing w:line="433" w:lineRule="exact"/>
        <w:ind w:left="1799"/>
        <w:rPr>
          <w:ins w:id="299" w:author="Exam" w:date="2015-03-02T21:51:00Z"/>
          <w:rFonts w:ascii="Times New Roman" w:eastAsia="Times New Roman" w:hAnsi="Times New Roman" w:cs="Times New Roman"/>
          <w:sz w:val="23"/>
          <w:szCs w:val="23"/>
        </w:rPr>
      </w:pPr>
    </w:p>
    <w:p w14:paraId="2502365A" w14:textId="7FB7CC05" w:rsidR="00AB2366" w:rsidRDefault="00F21F54" w:rsidP="00F21F54">
      <w:pPr>
        <w:spacing w:line="4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ins w:id="300" w:author="Exam" w:date="2015-03-02T21:51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In such as system, </w:t>
        </w:r>
      </w:ins>
      <w:del w:id="301" w:author="Exam" w:date="2015-03-02T21:51:00Z">
        <w:r w:rsidR="00C044CB"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302" w:author="Exam" w:date="2015-03-02T21:5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described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03" w:author="Exam" w:date="2015-03-02T21:51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shown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(4.1):</w:t>
      </w:r>
    </w:p>
    <w:p w14:paraId="60EBE6F8" w14:textId="77777777" w:rsidR="00B828A6" w:rsidRDefault="00B828A6">
      <w:pPr>
        <w:spacing w:line="433" w:lineRule="exact"/>
        <w:ind w:left="1799"/>
      </w:pPr>
      <w:r>
        <w:rPr>
          <w:noProof/>
          <w:lang w:val="en-SG" w:eastAsia="zh-CN"/>
        </w:rPr>
        <w:drawing>
          <wp:anchor distT="0" distB="0" distL="114300" distR="114300" simplePos="0" relativeHeight="251685376" behindDoc="0" locked="0" layoutInCell="1" allowOverlap="1" wp14:anchorId="66ACC3EE" wp14:editId="0CE57288">
            <wp:simplePos x="0" y="0"/>
            <wp:positionH relativeFrom="column">
              <wp:posOffset>1141730</wp:posOffset>
            </wp:positionH>
            <wp:positionV relativeFrom="paragraph">
              <wp:posOffset>164465</wp:posOffset>
            </wp:positionV>
            <wp:extent cx="5463540" cy="1882140"/>
            <wp:effectExtent l="0" t="0" r="0" b="0"/>
            <wp:wrapSquare wrapText="bothSides"/>
            <wp:docPr id="2" name="Picture 2" descr="Macintosh HD:Users:chenhao:Desktop:Screen Shot 2015-02-23 at 11.3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enhao:Desktop:Screen Shot 2015-02-23 at 11.39.1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8B4D9" w14:textId="77777777" w:rsidR="00AB2366" w:rsidRDefault="00AB2366">
      <w:pPr>
        <w:spacing w:line="247" w:lineRule="exact"/>
        <w:ind w:left="1799"/>
      </w:pPr>
    </w:p>
    <w:p w14:paraId="4A0ED33B" w14:textId="77777777" w:rsidR="00AB2366" w:rsidRDefault="00AB236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35CA5593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E41CBC2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D32A5C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0B0E5DAC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412C4090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9B5AD2D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9C1818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7F92B3EA" w14:textId="77777777" w:rsidR="00B828A6" w:rsidRDefault="00B828A6">
      <w:pPr>
        <w:sectPr w:rsidR="00B828A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A0D07BA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0EE3DD1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EC64D32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88C61F0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C9607E2" w14:textId="77777777" w:rsidR="00AB2366" w:rsidRDefault="00C044CB">
      <w:pPr>
        <w:tabs>
          <w:tab w:val="left" w:pos="2584"/>
          <w:tab w:val="left" w:pos="3227"/>
        </w:tabs>
        <w:spacing w:line="372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τ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i-th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32B93ED2" w14:textId="77777777" w:rsidR="00AB2366" w:rsidRDefault="00C044CB">
      <w:pPr>
        <w:spacing w:line="42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number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propagation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δ(t)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Dirac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function.</w:t>
      </w:r>
    </w:p>
    <w:p w14:paraId="07ABD057" w14:textId="491ADB5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geometrical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04" w:author="Exam" w:date="2015-03-02T21:52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received</w:delText>
        </w:r>
      </w:del>
    </w:p>
    <w:p w14:paraId="6564491C" w14:textId="3231713E" w:rsidR="00AB2366" w:rsidRDefault="00C044CB">
      <w:pPr>
        <w:tabs>
          <w:tab w:val="left" w:pos="892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05" w:author="Exam" w:date="2015-03-02T21:52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detected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306" w:author="Exam" w:date="2015-03-02T21:53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to determine</w:t>
        </w:r>
      </w:ins>
      <w:del w:id="307" w:author="Exam" w:date="2015-03-02T21:53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F21F54">
          <w:tab/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last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accurate</w:delText>
        </w:r>
      </w:del>
      <w:ins w:id="308" w:author="Exam" w:date="2015-03-02T21:53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</w:p>
    <w:p w14:paraId="53559727" w14:textId="32C7D7F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del w:id="309" w:author="Exam" w:date="2015-03-02T21:53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calculated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TOA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0" w:author="Exam" w:date="2015-03-02T21:53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>It is noted</w:t>
        </w:r>
      </w:ins>
      <w:ins w:id="311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ins w:id="312" w:author="Exam" w:date="2015-03-02T21:53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that </w:t>
        </w:r>
      </w:ins>
      <w:del w:id="313" w:author="Exam" w:date="2015-03-02T21:54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1594A7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regarded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</w:p>
    <w:p w14:paraId="080E194A" w14:textId="2751EA3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4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can hence be considered </w:t>
        </w:r>
      </w:ins>
      <w:del w:id="315" w:author="Exam" w:date="2015-03-02T21:54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6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making </w:t>
        </w:r>
      </w:ins>
      <w:del w:id="317" w:author="Exam" w:date="2015-03-02T21:55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18" w:author="Exam" w:date="2015-03-02T21:55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 w:rsidR="00F21F54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applications[5]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FECE369" w14:textId="77777777" w:rsidR="00AB2366" w:rsidRDefault="00AB2366">
      <w:pPr>
        <w:spacing w:line="200" w:lineRule="exact"/>
        <w:ind w:left="1800"/>
      </w:pPr>
    </w:p>
    <w:p w14:paraId="5DDCEE1A" w14:textId="77777777" w:rsidR="00AB2366" w:rsidRDefault="00AB2366">
      <w:pPr>
        <w:spacing w:line="345" w:lineRule="exact"/>
        <w:ind w:left="1800"/>
      </w:pPr>
    </w:p>
    <w:p w14:paraId="7FA74A86" w14:textId="05750709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ins w:id="319" w:author="Exam" w:date="2015-03-02T21:56:00Z">
        <w:r w:rsidR="00A970D0">
          <w:rPr>
            <w:rFonts w:ascii="Times New Roman" w:eastAsia="Times New Roman" w:hAnsi="Times New Roman" w:cs="Times New Roman"/>
            <w:sz w:val="28"/>
            <w:szCs w:val="28"/>
          </w:rPr>
          <w:t xml:space="preserve">Sensing based </w: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</w:p>
    <w:p w14:paraId="4FE2EE90" w14:textId="77777777" w:rsidR="00AB2366" w:rsidRDefault="00AB2366">
      <w:pPr>
        <w:spacing w:line="275" w:lineRule="exact"/>
        <w:ind w:left="1800"/>
      </w:pPr>
    </w:p>
    <w:p w14:paraId="4FE6FC21" w14:textId="2C8AF228" w:rsidR="00AB2366" w:rsidRDefault="00C044CB">
      <w:pPr>
        <w:spacing w:line="288" w:lineRule="exact"/>
        <w:ind w:left="1800"/>
      </w:pPr>
      <w:del w:id="320" w:author="Exam" w:date="2015-03-02T21:59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Typical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</w:delText>
        </w:r>
      </w:del>
      <w:ins w:id="321" w:author="Exam" w:date="2015-03-02T21:59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22" w:author="Exam" w:date="2015-03-02T21:59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 xml:space="preserve">work on </w:t>
        </w:r>
      </w:ins>
      <w:del w:id="323" w:author="Exam" w:date="2015-03-02T21:59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</w:delText>
        </w:r>
      </w:del>
      <w:del w:id="324" w:author="Exam" w:date="2015-03-02T22:00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ins w:id="325" w:author="Exam" w:date="2015-03-02T22:00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ding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26" w:author="Exam" w:date="2015-03-02T22:00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 xml:space="preserve">have been shown to be able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im-</w:t>
      </w:r>
    </w:p>
    <w:p w14:paraId="6B635474" w14:textId="5E44DC49" w:rsidR="00AB2366" w:rsidDel="00AA32CD" w:rsidRDefault="00C044CB">
      <w:pPr>
        <w:tabs>
          <w:tab w:val="left" w:pos="5611"/>
        </w:tabs>
        <w:spacing w:line="433" w:lineRule="exact"/>
        <w:ind w:left="1800"/>
        <w:rPr>
          <w:del w:id="327" w:author="Exam" w:date="2015-03-02T22:0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ins w:id="328" w:author="Exam" w:date="2015-03-02T22:00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[3]</w:t>
        </w:r>
      </w:ins>
      <w:ins w:id="329" w:author="Exam" w:date="2015-03-02T22:01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as well as reducing the sampling rate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0" w:author="Exam" w:date="2015-03-02T22:01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only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increases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</w:del>
    </w:p>
    <w:p w14:paraId="5CABD781" w14:textId="42EA0ADA" w:rsidR="00AB2366" w:rsidDel="00AA32CD" w:rsidRDefault="00C044CB" w:rsidP="00AA32CD">
      <w:pPr>
        <w:tabs>
          <w:tab w:val="left" w:pos="5611"/>
        </w:tabs>
        <w:spacing w:line="433" w:lineRule="exact"/>
        <w:ind w:left="1800"/>
        <w:rPr>
          <w:del w:id="331" w:author="Exam" w:date="2015-03-02T22:02:00Z"/>
        </w:rPr>
        <w:pPrChange w:id="332" w:author="Exam" w:date="2015-03-02T22:01:00Z">
          <w:pPr>
            <w:spacing w:line="433" w:lineRule="exact"/>
            <w:ind w:left="1800"/>
          </w:pPr>
        </w:pPrChange>
      </w:pPr>
      <w:del w:id="333" w:author="Exam" w:date="2015-03-02T22:01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</w:delText>
        </w:r>
      </w:del>
      <w:del w:id="334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335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better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6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[3],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but</w:delText>
        </w:r>
      </w:del>
      <w:ins w:id="337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can be achieved without using excessing </w:t>
        </w:r>
      </w:ins>
      <w:del w:id="338" w:author="Exam" w:date="2015-03-02T22:02:00Z"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also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reduces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9" w:author="Exam" w:date="2015-03-03T01:3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del w:id="340" w:author="Exam" w:date="2015-03-02T22:02:00Z"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relatively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level</w:delText>
        </w:r>
      </w:del>
    </w:p>
    <w:p w14:paraId="47776952" w14:textId="7B1578F0" w:rsidR="00AB2366" w:rsidRDefault="00C044CB" w:rsidP="00AA32CD">
      <w:pPr>
        <w:tabs>
          <w:tab w:val="left" w:pos="5611"/>
        </w:tabs>
        <w:spacing w:line="433" w:lineRule="exact"/>
        <w:ind w:left="1800"/>
        <w:pPrChange w:id="341" w:author="Exam" w:date="2015-03-02T22:02:00Z">
          <w:pPr>
            <w:tabs>
              <w:tab w:val="left" w:pos="4765"/>
            </w:tabs>
            <w:spacing w:line="433" w:lineRule="exact"/>
            <w:ind w:left="1800"/>
          </w:pPr>
        </w:pPrChange>
      </w:pPr>
      <w:del w:id="342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compared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Nyquist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ins w:id="343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sensing based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44" w:author="Exam" w:date="2015-03-02T22:02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>uses</w:t>
        </w:r>
      </w:ins>
      <w:del w:id="345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develop</w:delText>
        </w:r>
      </w:del>
    </w:p>
    <w:p w14:paraId="4B1059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45DD10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composed</w:t>
      </w:r>
    </w:p>
    <w:p w14:paraId="0C3E81B0" w14:textId="77777777" w:rsidR="00AB2366" w:rsidRDefault="00AB2366">
      <w:pPr>
        <w:spacing w:line="200" w:lineRule="exact"/>
        <w:ind w:left="1800"/>
      </w:pPr>
    </w:p>
    <w:p w14:paraId="5501EC5E" w14:textId="77777777" w:rsidR="00AB2366" w:rsidRDefault="00AB2366">
      <w:pPr>
        <w:spacing w:line="226" w:lineRule="exact"/>
        <w:ind w:left="1800"/>
      </w:pPr>
    </w:p>
    <w:p w14:paraId="45D5AB2A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</w:t>
      </w:r>
    </w:p>
    <w:p w14:paraId="31143C0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04ED2B8" w14:textId="77777777" w:rsidR="00AB2366" w:rsidRDefault="00DB3497">
      <w:pPr>
        <w:spacing w:line="200" w:lineRule="exact"/>
        <w:ind w:left="1799"/>
      </w:pPr>
      <w:r>
        <w:lastRenderedPageBreak/>
        <w:pict w14:anchorId="5967828D">
          <v:shape id="_x0000_s1100" type="#_x0000_t75" style="position:absolute;left:0;text-align:left;margin-left:0;margin-top:0;width:595.5pt;height:842.25pt;z-index:-251683328;mso-position-horizontal-relative:page;mso-position-vertical-relative:page">
            <v:imagedata r:id="rId9" o:title=""/>
            <w10:wrap anchorx="page" anchory="page"/>
          </v:shape>
        </w:pict>
      </w:r>
    </w:p>
    <w:p w14:paraId="1AF6CD50" w14:textId="77777777" w:rsidR="00AB2366" w:rsidRDefault="00AB2366">
      <w:pPr>
        <w:spacing w:line="200" w:lineRule="exact"/>
        <w:ind w:left="1799"/>
      </w:pPr>
    </w:p>
    <w:p w14:paraId="092F4245" w14:textId="77777777" w:rsidR="00AB2366" w:rsidRDefault="00AB2366">
      <w:pPr>
        <w:spacing w:line="200" w:lineRule="exact"/>
        <w:ind w:left="1799"/>
      </w:pPr>
    </w:p>
    <w:p w14:paraId="750DFA20" w14:textId="77777777" w:rsidR="00AB2366" w:rsidRDefault="00AB2366">
      <w:pPr>
        <w:spacing w:line="200" w:lineRule="exact"/>
        <w:ind w:left="1799"/>
      </w:pPr>
    </w:p>
    <w:p w14:paraId="34418C25" w14:textId="77777777" w:rsidR="00AB2366" w:rsidRDefault="00AB2366">
      <w:pPr>
        <w:spacing w:line="200" w:lineRule="exact"/>
        <w:ind w:left="1799"/>
      </w:pPr>
    </w:p>
    <w:p w14:paraId="51AA3E48" w14:textId="77777777" w:rsidR="00AB2366" w:rsidRDefault="00AB2366">
      <w:pPr>
        <w:spacing w:line="200" w:lineRule="exact"/>
        <w:ind w:left="1799"/>
      </w:pPr>
    </w:p>
    <w:p w14:paraId="0B243E01" w14:textId="77777777" w:rsidR="00AB2366" w:rsidRDefault="00AB2366">
      <w:pPr>
        <w:spacing w:line="200" w:lineRule="exact"/>
        <w:ind w:left="1799"/>
      </w:pPr>
    </w:p>
    <w:p w14:paraId="086B6AC8" w14:textId="77777777" w:rsidR="00AB2366" w:rsidRDefault="00AB2366">
      <w:pPr>
        <w:spacing w:line="200" w:lineRule="exact"/>
        <w:ind w:left="1799"/>
      </w:pPr>
    </w:p>
    <w:p w14:paraId="1BEC39E6" w14:textId="77777777" w:rsidR="00AB2366" w:rsidRDefault="00AB2366">
      <w:pPr>
        <w:spacing w:line="200" w:lineRule="exact"/>
        <w:ind w:left="1799"/>
      </w:pPr>
    </w:p>
    <w:p w14:paraId="5075EBB8" w14:textId="77777777" w:rsidR="00AB2366" w:rsidRDefault="00AB2366">
      <w:pPr>
        <w:spacing w:line="388" w:lineRule="exact"/>
        <w:ind w:left="1799"/>
      </w:pPr>
    </w:p>
    <w:p w14:paraId="56E0D067" w14:textId="77777777" w:rsidR="00AB2366" w:rsidRDefault="00C044CB">
      <w:pPr>
        <w:spacing w:line="240" w:lineRule="exact"/>
        <w:ind w:left="1804"/>
      </w:pPr>
      <w:bookmarkStart w:id="346" w:name="PageMark19"/>
      <w:bookmarkEnd w:id="34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9A7E21A" w14:textId="77777777" w:rsidR="00AB2366" w:rsidRDefault="00AB2366">
      <w:pPr>
        <w:spacing w:line="200" w:lineRule="exact"/>
        <w:ind w:left="1799"/>
      </w:pPr>
    </w:p>
    <w:p w14:paraId="0899BB64" w14:textId="77777777" w:rsidR="00AB2366" w:rsidRDefault="00AB2366">
      <w:pPr>
        <w:spacing w:line="200" w:lineRule="exact"/>
        <w:ind w:left="1799"/>
      </w:pPr>
    </w:p>
    <w:p w14:paraId="0CB6AACC" w14:textId="77777777" w:rsidR="00AB2366" w:rsidRDefault="00AB2366">
      <w:pPr>
        <w:spacing w:line="200" w:lineRule="exact"/>
        <w:ind w:left="1799"/>
      </w:pPr>
    </w:p>
    <w:p w14:paraId="56C301D1" w14:textId="77777777" w:rsidR="00AB2366" w:rsidRDefault="00AB2366">
      <w:pPr>
        <w:spacing w:line="200" w:lineRule="exact"/>
        <w:ind w:left="1799"/>
      </w:pPr>
    </w:p>
    <w:p w14:paraId="12298120" w14:textId="77777777" w:rsidR="00AB2366" w:rsidRDefault="00AB2366">
      <w:pPr>
        <w:spacing w:line="200" w:lineRule="exact"/>
        <w:ind w:left="1799"/>
      </w:pPr>
    </w:p>
    <w:p w14:paraId="5D4B6611" w14:textId="77777777" w:rsidR="00AB2366" w:rsidRDefault="00AB2366">
      <w:pPr>
        <w:spacing w:line="200" w:lineRule="exact"/>
        <w:ind w:left="1799"/>
      </w:pPr>
    </w:p>
    <w:p w14:paraId="309771EB" w14:textId="77777777" w:rsidR="00AB2366" w:rsidRDefault="00AB2366">
      <w:pPr>
        <w:spacing w:line="200" w:lineRule="exact"/>
        <w:ind w:left="1799"/>
      </w:pPr>
    </w:p>
    <w:p w14:paraId="3CFA12BF" w14:textId="77777777" w:rsidR="00AB2366" w:rsidRDefault="00AB2366">
      <w:pPr>
        <w:spacing w:line="200" w:lineRule="exact"/>
        <w:ind w:left="1799"/>
      </w:pPr>
    </w:p>
    <w:p w14:paraId="60AE0313" w14:textId="77777777" w:rsidR="00AB2366" w:rsidRDefault="00AB2366">
      <w:pPr>
        <w:spacing w:line="200" w:lineRule="exact"/>
        <w:ind w:left="1799"/>
      </w:pPr>
    </w:p>
    <w:p w14:paraId="0EB8DA01" w14:textId="77777777" w:rsidR="00AB2366" w:rsidRDefault="00AB2366">
      <w:pPr>
        <w:spacing w:line="200" w:lineRule="exact"/>
        <w:ind w:left="1799"/>
      </w:pPr>
    </w:p>
    <w:p w14:paraId="649013A1" w14:textId="77777777" w:rsidR="00AB2366" w:rsidRDefault="00AB2366">
      <w:pPr>
        <w:spacing w:line="200" w:lineRule="exact"/>
        <w:ind w:left="1799"/>
      </w:pPr>
    </w:p>
    <w:p w14:paraId="064DFB55" w14:textId="77777777" w:rsidR="00AB2366" w:rsidRDefault="00AB2366">
      <w:pPr>
        <w:spacing w:line="200" w:lineRule="exact"/>
        <w:ind w:left="1799"/>
      </w:pPr>
    </w:p>
    <w:p w14:paraId="78AF984F" w14:textId="77777777" w:rsidR="00AB2366" w:rsidRDefault="00AB2366">
      <w:pPr>
        <w:spacing w:line="229" w:lineRule="exact"/>
        <w:ind w:left="1799"/>
      </w:pPr>
    </w:p>
    <w:p w14:paraId="037303E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</w:p>
    <w:p w14:paraId="6E68F89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(RD).ThecomponentsofRDincludesapseudo-randomsigngenerator(PRSG),alow-pass</w:t>
      </w:r>
    </w:p>
    <w:p w14:paraId="4C15FD5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</w:p>
    <w:p w14:paraId="02A3F076" w14:textId="77777777" w:rsidR="00AB2366" w:rsidRDefault="00AB2366">
      <w:pPr>
        <w:spacing w:line="200" w:lineRule="exact"/>
        <w:ind w:left="1799"/>
      </w:pPr>
    </w:p>
    <w:p w14:paraId="664C7EC9" w14:textId="77777777" w:rsidR="00AB2366" w:rsidRDefault="00AB2366">
      <w:pPr>
        <w:spacing w:line="201" w:lineRule="exact"/>
        <w:ind w:left="1799"/>
      </w:pPr>
    </w:p>
    <w:p w14:paraId="1FA8CD6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(PRSG),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9DC8D82" w14:textId="27AF33B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(ADC),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47" w:author="Exam" w:date="2015-03-03T01:34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Fig.4.1.</w:t>
      </w:r>
    </w:p>
    <w:p w14:paraId="0D2D8AB2" w14:textId="7073160F" w:rsidR="00AB2366" w:rsidRDefault="00C044CB">
      <w:pPr>
        <w:spacing w:line="433" w:lineRule="exact"/>
        <w:ind w:left="2151"/>
      </w:pPr>
      <w:del w:id="348" w:author="Exam" w:date="2015-03-03T01:34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349" w:author="Exam" w:date="2015-03-03T01:34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50" w:author="Exam" w:date="2015-03-03T01:34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collected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51" w:author="Exam" w:date="2015-03-03T01:34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detected</w:t>
        </w:r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52" w:author="Exam" w:date="2015-03-03T01:35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53" w:author="Exam" w:date="2015-03-03T01:35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low-rate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54" w:author="Exam" w:date="2015-03-03T01:35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ADCs </w:t>
        </w:r>
      </w:ins>
      <w:del w:id="355" w:author="Exam" w:date="2015-03-03T01:35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distributed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ADCs</w:delText>
        </w:r>
      </w:del>
    </w:p>
    <w:p w14:paraId="272E99AB" w14:textId="752CA251" w:rsidR="00AB2366" w:rsidRDefault="00AD562D">
      <w:pPr>
        <w:spacing w:line="433" w:lineRule="exact"/>
        <w:ind w:left="1800"/>
      </w:pPr>
      <w:ins w:id="356" w:author="Exam" w:date="2015-03-03T01:3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operating </w:t>
        </w:r>
      </w:ins>
      <w:ins w:id="357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 </w:t>
        </w:r>
      </w:ins>
      <w:del w:id="358" w:author="Exam" w:date="2015-03-03T01:35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only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minimal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1.7K(log(N/K))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[4],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</w:p>
    <w:p w14:paraId="41CA082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EA730CE" w14:textId="28E33F40" w:rsidR="00AB2366" w:rsidRDefault="00AD562D">
      <w:pPr>
        <w:spacing w:line="433" w:lineRule="exact"/>
        <w:ind w:left="1799"/>
      </w:pPr>
      <w:ins w:id="359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proposed </w:t>
        </w:r>
      </w:ins>
      <w:del w:id="360" w:author="Exam" w:date="2015-03-03T01:36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</w:p>
    <w:p w14:paraId="6F0845F8" w14:textId="77777777" w:rsidR="00AB2366" w:rsidRDefault="00AB2366">
      <w:pPr>
        <w:spacing w:line="200" w:lineRule="exact"/>
        <w:ind w:left="1799"/>
      </w:pPr>
    </w:p>
    <w:p w14:paraId="2B71341B" w14:textId="77777777" w:rsidR="00AB2366" w:rsidRDefault="00AB2366">
      <w:pPr>
        <w:spacing w:line="345" w:lineRule="exact"/>
        <w:ind w:left="1799"/>
      </w:pPr>
    </w:p>
    <w:p w14:paraId="30E8B0C6" w14:textId="30FE342C" w:rsidR="00AB2366" w:rsidRDefault="00C044CB">
      <w:pPr>
        <w:tabs>
          <w:tab w:val="left" w:pos="2660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ins w:id="361" w:author="Exam" w:date="2015-03-03T01:36:00Z">
        <w:r w:rsidR="00AD56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Sensing based</w:t>
        </w:r>
      </w:ins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</w:p>
    <w:p w14:paraId="69D261E9" w14:textId="77777777" w:rsidR="00AB2366" w:rsidRDefault="00AB2366">
      <w:pPr>
        <w:spacing w:line="276" w:lineRule="exact"/>
        <w:ind w:left="1799"/>
      </w:pPr>
    </w:p>
    <w:p w14:paraId="47031A82" w14:textId="000E1089" w:rsidR="00AB2366" w:rsidDel="00AD562D" w:rsidRDefault="00AD562D">
      <w:pPr>
        <w:spacing w:line="288" w:lineRule="exact"/>
        <w:ind w:left="2151"/>
        <w:rPr>
          <w:del w:id="362" w:author="Exam" w:date="2015-03-03T01:37:00Z"/>
        </w:rPr>
      </w:pPr>
      <w:ins w:id="363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alternative approach is to </w:t>
        </w:r>
      </w:ins>
      <w:del w:id="364" w:author="Exam" w:date="2015-03-03T01:37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other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hand,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</w:p>
    <w:p w14:paraId="5D1CD886" w14:textId="0408802B" w:rsidR="00AB2366" w:rsidDel="00AD562D" w:rsidRDefault="00C044CB" w:rsidP="00AD562D">
      <w:pPr>
        <w:spacing w:line="288" w:lineRule="exact"/>
        <w:rPr>
          <w:del w:id="365" w:author="Exam" w:date="2015-03-03T01:37:00Z"/>
        </w:rPr>
        <w:pPrChange w:id="366" w:author="Exam" w:date="2015-03-03T01:37:00Z">
          <w:pPr>
            <w:spacing w:line="433" w:lineRule="exact"/>
            <w:ind w:left="1799"/>
          </w:pPr>
        </w:pPrChange>
      </w:pPr>
      <w:del w:id="367" w:author="Exam" w:date="2015-03-03T01:37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regarded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better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solution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hard-</w:delText>
        </w:r>
      </w:del>
    </w:p>
    <w:p w14:paraId="36AB6AB7" w14:textId="572AD6FA" w:rsidR="00AB2366" w:rsidDel="00AD562D" w:rsidRDefault="00C044CB" w:rsidP="00AD562D">
      <w:pPr>
        <w:spacing w:line="288" w:lineRule="exact"/>
        <w:ind w:left="2151"/>
        <w:rPr>
          <w:del w:id="368" w:author="Exam" w:date="2015-03-03T01:38:00Z"/>
        </w:rPr>
        <w:pPrChange w:id="369" w:author="Exam" w:date="2015-03-03T01:37:00Z">
          <w:pPr>
            <w:spacing w:line="433" w:lineRule="exact"/>
            <w:ind w:left="1799"/>
          </w:pPr>
        </w:pPrChange>
      </w:pPr>
      <w:del w:id="370" w:author="Exam" w:date="2015-03-03T01:37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ware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power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efficiency.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371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72" w:author="Exam" w:date="2015-03-03T01:38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uses</w:t>
        </w:r>
      </w:ins>
      <w:del w:id="373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contains</w:delText>
        </w:r>
      </w:del>
      <w:ins w:id="374" w:author="Exam" w:date="2015-03-03T01:38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 transmitter uses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75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transmitter,</w:delText>
        </w:r>
      </w:del>
    </w:p>
    <w:p w14:paraId="6929C6BE" w14:textId="2207A5A6" w:rsidR="00AB2366" w:rsidRDefault="00C044CB" w:rsidP="00AD562D">
      <w:pPr>
        <w:spacing w:line="288" w:lineRule="exact"/>
        <w:ind w:left="2151"/>
        <w:pPrChange w:id="376" w:author="Exam" w:date="2015-03-03T01:38:00Z">
          <w:pPr>
            <w:spacing w:line="433" w:lineRule="exact"/>
            <w:ind w:left="1799"/>
          </w:pPr>
        </w:pPrChange>
      </w:pPr>
      <w:del w:id="377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</w:del>
      <w:ins w:id="378" w:author="Exam" w:date="2015-03-03T01:38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to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accomplish</w:t>
      </w:r>
      <w:del w:id="379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0" w:author="Exam" w:date="2015-03-03T01:39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[6].</w:t>
      </w:r>
    </w:p>
    <w:p w14:paraId="02BA662E" w14:textId="74EFBEBE" w:rsidR="00AB2366" w:rsidRDefault="00C044CB">
      <w:pPr>
        <w:spacing w:line="433" w:lineRule="exact"/>
        <w:ind w:left="1799"/>
      </w:pPr>
      <w:del w:id="381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distributed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382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ins w:id="383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are then used at the receiver where</w:t>
        </w:r>
      </w:ins>
      <w:del w:id="384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</w:p>
    <w:p w14:paraId="43EEAF8E" w14:textId="33621D06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ins w:id="385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</w:ins>
      <w:del w:id="386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7" w:author="Exam" w:date="2015-03-03T01:39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sensing 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36D1A0F2" w14:textId="70C62682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8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design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9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able to </w:t>
        </w:r>
      </w:ins>
      <w:del w:id="390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suitable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detecting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channel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model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accuracy</w:delText>
        </w:r>
      </w:del>
      <w:ins w:id="391" w:author="Exam" w:date="2015-03-03T01:40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perfrom better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</w:p>
    <w:p w14:paraId="231843E6" w14:textId="221B5788" w:rsidR="00AB2366" w:rsidRDefault="00C044CB">
      <w:pPr>
        <w:tabs>
          <w:tab w:val="left" w:pos="3878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92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also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93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as</w:t>
        </w:r>
      </w:ins>
      <w:del w:id="394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because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4F19C2D" w14:textId="0421FE75" w:rsidR="00AB2366" w:rsidRDefault="00C044CB">
      <w:pPr>
        <w:tabs>
          <w:tab w:val="left" w:pos="770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95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remains the same</w:t>
        </w:r>
      </w:ins>
      <w:del w:id="396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keep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del w:id="397" w:author="Exam" w:date="2015-03-03T01:41:00Z"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same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ins w:id="398" w:author="Exam" w:date="2015-03-03T01:41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(comment: not clear what is the implication of this feature)</w:t>
        </w:r>
      </w:ins>
      <w:r w:rsidR="00B828A6">
        <w:t xml:space="preserve"> </w:t>
      </w:r>
      <w:del w:id="399" w:author="Exam" w:date="2015-03-03T01:41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Besides,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meanwhile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saves</w:delText>
        </w:r>
      </w:del>
      <w:ins w:id="400" w:author="Exam" w:date="2015-03-03T01:41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It is also</w:t>
        </w:r>
      </w:ins>
    </w:p>
    <w:p w14:paraId="74017171" w14:textId="2D300979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1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efficient</w:t>
        </w:r>
      </w:ins>
      <w:del w:id="402" w:author="Exam" w:date="2015-03-03T01:42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cost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3" w:author="Exam" w:date="2015-03-03T01:42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require simpler</w:t>
        </w:r>
      </w:ins>
      <w:del w:id="404" w:author="Exam" w:date="2015-03-03T01:42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contains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less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5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6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sensing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669E912" w14:textId="77777777" w:rsidR="00AB2366" w:rsidRDefault="00AB2366">
      <w:pPr>
        <w:spacing w:line="200" w:lineRule="exact"/>
        <w:ind w:left="1799"/>
      </w:pPr>
    </w:p>
    <w:p w14:paraId="581F3C77" w14:textId="77777777" w:rsidR="00AB2366" w:rsidRDefault="00AB2366">
      <w:pPr>
        <w:spacing w:line="333" w:lineRule="exact"/>
        <w:ind w:left="1799"/>
      </w:pPr>
    </w:p>
    <w:p w14:paraId="415F94D8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</w:t>
      </w:r>
    </w:p>
    <w:p w14:paraId="0ADE06B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B4C266" w14:textId="77777777" w:rsidR="00AB2366" w:rsidRDefault="00DB3497">
      <w:pPr>
        <w:spacing w:line="200" w:lineRule="exact"/>
        <w:ind w:left="1799"/>
      </w:pPr>
      <w:r>
        <w:lastRenderedPageBreak/>
        <w:pict w14:anchorId="73084F6F">
          <v:shape id="_x0000_s1099" type="#_x0000_t75" style="position:absolute;left:0;text-align:left;margin-left:0;margin-top:0;width:595.5pt;height:842.25pt;z-index:-251679232;mso-position-horizontal-relative:page;mso-position-vertical-relative:page">
            <v:imagedata r:id="rId10" o:title=""/>
            <w10:wrap anchorx="page" anchory="page"/>
          </v:shape>
        </w:pict>
      </w:r>
    </w:p>
    <w:p w14:paraId="6B9278B3" w14:textId="77777777" w:rsidR="00AB2366" w:rsidRDefault="00AB2366">
      <w:pPr>
        <w:spacing w:line="200" w:lineRule="exact"/>
        <w:ind w:left="1799"/>
      </w:pPr>
    </w:p>
    <w:p w14:paraId="6D2D6D54" w14:textId="77777777" w:rsidR="00AB2366" w:rsidRDefault="00AB2366">
      <w:pPr>
        <w:spacing w:line="200" w:lineRule="exact"/>
        <w:ind w:left="1799"/>
      </w:pPr>
    </w:p>
    <w:p w14:paraId="02C81B7E" w14:textId="77777777" w:rsidR="00AB2366" w:rsidRDefault="00AB2366">
      <w:pPr>
        <w:spacing w:line="200" w:lineRule="exact"/>
        <w:ind w:left="1799"/>
      </w:pPr>
    </w:p>
    <w:p w14:paraId="51D35A82" w14:textId="77777777" w:rsidR="00AB2366" w:rsidRDefault="00AB2366">
      <w:pPr>
        <w:spacing w:line="200" w:lineRule="exact"/>
        <w:ind w:left="1799"/>
      </w:pPr>
    </w:p>
    <w:p w14:paraId="34440DBD" w14:textId="77777777" w:rsidR="00AB2366" w:rsidRDefault="00AB2366">
      <w:pPr>
        <w:spacing w:line="200" w:lineRule="exact"/>
        <w:ind w:left="1799"/>
      </w:pPr>
    </w:p>
    <w:p w14:paraId="31CFD457" w14:textId="77777777" w:rsidR="00AB2366" w:rsidRDefault="00AB2366">
      <w:pPr>
        <w:spacing w:line="200" w:lineRule="exact"/>
        <w:ind w:left="1799"/>
      </w:pPr>
    </w:p>
    <w:p w14:paraId="0D11EECA" w14:textId="77777777" w:rsidR="00AB2366" w:rsidRDefault="00AB2366">
      <w:pPr>
        <w:spacing w:line="200" w:lineRule="exact"/>
        <w:ind w:left="1799"/>
      </w:pPr>
    </w:p>
    <w:p w14:paraId="0402856A" w14:textId="77777777" w:rsidR="00AB2366" w:rsidRDefault="00AB2366">
      <w:pPr>
        <w:spacing w:line="200" w:lineRule="exact"/>
        <w:ind w:left="1799"/>
      </w:pPr>
    </w:p>
    <w:p w14:paraId="6FC4F8AA" w14:textId="77777777" w:rsidR="00AB2366" w:rsidRDefault="00AB2366">
      <w:pPr>
        <w:spacing w:line="388" w:lineRule="exact"/>
        <w:ind w:left="1799"/>
      </w:pPr>
    </w:p>
    <w:p w14:paraId="728484B2" w14:textId="77777777" w:rsidR="00AB2366" w:rsidRDefault="00C044CB">
      <w:pPr>
        <w:spacing w:line="240" w:lineRule="exact"/>
        <w:ind w:left="1804"/>
      </w:pPr>
      <w:bookmarkStart w:id="407" w:name="PageMark20"/>
      <w:bookmarkEnd w:id="40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0E39314" w14:textId="77777777" w:rsidR="00AB2366" w:rsidRDefault="00AB2366">
      <w:pPr>
        <w:spacing w:line="200" w:lineRule="exact"/>
        <w:ind w:left="1799"/>
      </w:pPr>
    </w:p>
    <w:p w14:paraId="158E4E32" w14:textId="77777777" w:rsidR="00AB2366" w:rsidRDefault="00AB2366">
      <w:pPr>
        <w:spacing w:line="200" w:lineRule="exact"/>
        <w:ind w:left="1799"/>
      </w:pPr>
    </w:p>
    <w:p w14:paraId="0F5A852C" w14:textId="77777777" w:rsidR="00AB2366" w:rsidRDefault="00AB2366">
      <w:pPr>
        <w:spacing w:line="200" w:lineRule="exact"/>
        <w:ind w:left="1799"/>
      </w:pPr>
    </w:p>
    <w:p w14:paraId="1EB39485" w14:textId="77777777" w:rsidR="00AB2366" w:rsidRDefault="00AB2366">
      <w:pPr>
        <w:spacing w:line="200" w:lineRule="exact"/>
        <w:ind w:left="1799"/>
      </w:pPr>
    </w:p>
    <w:p w14:paraId="6A557A3F" w14:textId="77777777" w:rsidR="00AB2366" w:rsidRDefault="00AB2366">
      <w:pPr>
        <w:spacing w:line="200" w:lineRule="exact"/>
        <w:ind w:left="1799"/>
      </w:pPr>
    </w:p>
    <w:p w14:paraId="6C3FAB1C" w14:textId="77777777" w:rsidR="00AB2366" w:rsidRDefault="00AB2366">
      <w:pPr>
        <w:spacing w:line="200" w:lineRule="exact"/>
        <w:ind w:left="1799"/>
      </w:pPr>
    </w:p>
    <w:p w14:paraId="61944469" w14:textId="77777777" w:rsidR="00AB2366" w:rsidRDefault="00AB2366">
      <w:pPr>
        <w:spacing w:line="200" w:lineRule="exact"/>
        <w:ind w:left="1799"/>
      </w:pPr>
    </w:p>
    <w:p w14:paraId="10115813" w14:textId="77777777" w:rsidR="00AB2366" w:rsidRDefault="00AB2366">
      <w:pPr>
        <w:spacing w:line="200" w:lineRule="exact"/>
        <w:ind w:left="1799"/>
      </w:pPr>
    </w:p>
    <w:p w14:paraId="046C81E9" w14:textId="77777777" w:rsidR="00AB2366" w:rsidRDefault="00AB2366">
      <w:pPr>
        <w:spacing w:line="200" w:lineRule="exact"/>
        <w:ind w:left="1799"/>
      </w:pPr>
    </w:p>
    <w:p w14:paraId="51C0732D" w14:textId="77777777" w:rsidR="00AB2366" w:rsidRDefault="00AB2366">
      <w:pPr>
        <w:spacing w:line="200" w:lineRule="exact"/>
        <w:ind w:left="1799"/>
      </w:pPr>
    </w:p>
    <w:p w14:paraId="5F0F73A4" w14:textId="77777777" w:rsidR="00AB2366" w:rsidRDefault="00AB2366">
      <w:pPr>
        <w:spacing w:line="200" w:lineRule="exact"/>
        <w:ind w:left="1799"/>
      </w:pPr>
    </w:p>
    <w:p w14:paraId="6ED442CD" w14:textId="77777777" w:rsidR="00AB2366" w:rsidRDefault="00AB2366">
      <w:pPr>
        <w:spacing w:line="200" w:lineRule="exact"/>
        <w:ind w:left="1799"/>
      </w:pPr>
    </w:p>
    <w:p w14:paraId="6013A5B6" w14:textId="77777777" w:rsidR="00AB2366" w:rsidRDefault="00AB2366">
      <w:pPr>
        <w:spacing w:line="331" w:lineRule="exact"/>
        <w:ind w:left="1799"/>
      </w:pPr>
    </w:p>
    <w:p w14:paraId="6CC91F0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7AB8C05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tem.</w:t>
      </w:r>
    </w:p>
    <w:p w14:paraId="1CB881D6" w14:textId="77777777" w:rsidR="00AB2366" w:rsidRDefault="00AB2366">
      <w:pPr>
        <w:spacing w:line="352" w:lineRule="exact"/>
        <w:ind w:left="1799"/>
      </w:pPr>
    </w:p>
    <w:p w14:paraId="6D599E5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</w:p>
    <w:p w14:paraId="221B96BE" w14:textId="68586014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8" w:author="Exam" w:date="2015-03-03T01:43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remains</w:t>
        </w:r>
      </w:ins>
      <w:del w:id="409" w:author="Exam" w:date="2015-03-03T01:4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10" w:author="Exam" w:date="2015-03-03T01:43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implementation</w:t>
        </w:r>
      </w:ins>
      <w:del w:id="411" w:author="Exam" w:date="2015-03-03T01:4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applications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772C0AE" w14:textId="77777777" w:rsidR="00AB2366" w:rsidRDefault="00AB2366">
      <w:pPr>
        <w:spacing w:line="200" w:lineRule="exact"/>
        <w:ind w:left="1799"/>
      </w:pPr>
    </w:p>
    <w:p w14:paraId="28569BE5" w14:textId="77777777" w:rsidR="00AB2366" w:rsidRDefault="00AB2366">
      <w:pPr>
        <w:spacing w:line="200" w:lineRule="exact"/>
        <w:ind w:left="1799"/>
      </w:pPr>
    </w:p>
    <w:p w14:paraId="1DA75B03" w14:textId="77777777" w:rsidR="00AB2366" w:rsidRDefault="00AB2366">
      <w:pPr>
        <w:spacing w:line="236" w:lineRule="exact"/>
        <w:ind w:left="1799"/>
      </w:pPr>
    </w:p>
    <w:p w14:paraId="385B4C1F" w14:textId="2FBF8928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4.3</w:t>
      </w:r>
      <w:r>
        <w:tab/>
      </w:r>
      <w:del w:id="412" w:author="Exam" w:date="2015-03-03T01:45:00Z">
        <w:r w:rsidDel="0086489E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delText>ProposedWork:</w:delText>
        </w:r>
        <w:r w:rsidDel="0086489E">
          <w:rPr>
            <w:rFonts w:ascii="Times New Roman" w:eastAsia="Times New Roman" w:hAnsi="Times New Roman" w:cs="Times New Roman"/>
            <w:sz w:val="34"/>
            <w:szCs w:val="34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EnergyAwareRandomMixingTrans-</w:t>
      </w:r>
    </w:p>
    <w:p w14:paraId="2184066C" w14:textId="77777777" w:rsidR="00AB2366" w:rsidRDefault="00AB2366">
      <w:pPr>
        <w:spacing w:line="209" w:lineRule="exact"/>
        <w:ind w:left="1799"/>
      </w:pPr>
    </w:p>
    <w:p w14:paraId="60F729CF" w14:textId="77777777" w:rsidR="00AB2366" w:rsidRDefault="00C044CB">
      <w:pPr>
        <w:spacing w:line="447" w:lineRule="exact"/>
        <w:ind w:left="2574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mitters</w:t>
      </w:r>
    </w:p>
    <w:p w14:paraId="050BDC78" w14:textId="77777777" w:rsidR="00AB2366" w:rsidRDefault="00AB2366">
      <w:pPr>
        <w:spacing w:line="342" w:lineRule="exact"/>
        <w:ind w:left="1799"/>
      </w:pPr>
    </w:p>
    <w:p w14:paraId="33159B25" w14:textId="09704643" w:rsidR="00AB2366" w:rsidDel="0086489E" w:rsidRDefault="00C044CB">
      <w:pPr>
        <w:spacing w:line="288" w:lineRule="exact"/>
        <w:ind w:left="1800"/>
        <w:rPr>
          <w:del w:id="413" w:author="Exam" w:date="2015-03-03T01:46:00Z"/>
        </w:rPr>
      </w:pPr>
      <w:del w:id="414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section,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waveform-based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pre-coding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</w:delText>
        </w:r>
      </w:del>
    </w:p>
    <w:p w14:paraId="5EEDB314" w14:textId="7B5C5714" w:rsidR="00AB2366" w:rsidDel="0086489E" w:rsidRDefault="00C044CB">
      <w:pPr>
        <w:spacing w:line="433" w:lineRule="exact"/>
        <w:ind w:left="1800"/>
        <w:rPr>
          <w:del w:id="415" w:author="Exam" w:date="2015-03-03T01:46:00Z"/>
        </w:rPr>
      </w:pPr>
      <w:del w:id="416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[6],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17" w:author="Exam" w:date="2015-03-03T01:46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ins w:id="418" w:author="Exam" w:date="2015-03-03T01:46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is proposed with the aim </w:t>
        </w:r>
      </w:ins>
      <w:del w:id="419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</w:del>
    </w:p>
    <w:p w14:paraId="5FFC01E5" w14:textId="48F4282A" w:rsidR="00AB2366" w:rsidDel="0086489E" w:rsidRDefault="00C044CB">
      <w:pPr>
        <w:spacing w:line="433" w:lineRule="exact"/>
        <w:ind w:left="1800"/>
        <w:rPr>
          <w:del w:id="420" w:author="Exam" w:date="2015-03-03T01:47:00Z"/>
        </w:rPr>
      </w:pPr>
      <w:del w:id="421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purpose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2" w:author="Exam" w:date="2015-03-03T01:46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reduce</w:t>
        </w:r>
      </w:ins>
      <w:del w:id="423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slow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24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ins w:id="425" w:author="Exam" w:date="2015-03-03T01:47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rate required</w:t>
        </w:r>
      </w:ins>
      <w:del w:id="426" w:author="Exam" w:date="2015-03-03T01:47:00Z"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when</w:delText>
        </w:r>
      </w:del>
      <w:ins w:id="427" w:author="Exam" w:date="2015-03-03T01:47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by</w:t>
        </w:r>
      </w:ins>
    </w:p>
    <w:p w14:paraId="61E1A327" w14:textId="0A9EBB6D" w:rsidR="00AB2366" w:rsidRDefault="0086489E" w:rsidP="0086489E">
      <w:pPr>
        <w:spacing w:line="433" w:lineRule="exact"/>
        <w:ind w:left="1800"/>
        <w:pPrChange w:id="428" w:author="Exam" w:date="2015-03-03T01:47:00Z">
          <w:pPr>
            <w:tabs>
              <w:tab w:val="left" w:pos="5684"/>
            </w:tabs>
            <w:spacing w:line="433" w:lineRule="exact"/>
            <w:ind w:left="1800"/>
          </w:pPr>
        </w:pPrChange>
      </w:pPr>
      <w:del w:id="429" w:author="Exam" w:date="2015-03-03T01:47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</w:delText>
        </w:r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uilding</w:delText>
        </w:r>
      </w:del>
      <w:ins w:id="430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embedding the </w:t>
        </w:r>
      </w:ins>
      <w:del w:id="431" w:author="Exam" w:date="2015-03-03T01:47:00Z"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32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technique</w:t>
        </w:r>
      </w:ins>
      <w:del w:id="433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framework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34" w:author="Exam" w:date="2015-03-03T01:47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del w:id="435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ins w:id="436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</w:t>
        </w:r>
      </w:ins>
      <w:del w:id="437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83CFDC4" w14:textId="0B647C03" w:rsidR="00AB2366" w:rsidDel="0086489E" w:rsidRDefault="00C044CB">
      <w:pPr>
        <w:spacing w:line="433" w:lineRule="exact"/>
        <w:ind w:left="1800"/>
        <w:rPr>
          <w:del w:id="438" w:author="Exam" w:date="2015-03-03T01:48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39" w:author="Exam" w:date="2015-03-03T01:48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can allow the</w:t>
        </w:r>
      </w:ins>
      <w:del w:id="440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decreases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41" w:author="Exam" w:date="2015-03-03T01:48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reduce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2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3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ins w:id="444" w:author="Exam" w:date="2015-03-03T01:48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rate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5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</w:delText>
        </w:r>
      </w:del>
      <w:ins w:id="446" w:author="Exam" w:date="2015-03-03T01:48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with trade-off in </w:t>
        </w:r>
      </w:ins>
    </w:p>
    <w:p w14:paraId="46DFFF93" w14:textId="31DCE5AA" w:rsidR="00AB2366" w:rsidRDefault="00C044CB">
      <w:pPr>
        <w:spacing w:line="433" w:lineRule="exact"/>
        <w:ind w:left="1800"/>
      </w:pPr>
      <w:del w:id="447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sacrificing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slight</w:t>
      </w:r>
      <w:ins w:id="448" w:author="Exam" w:date="2015-03-03T01:49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decrease in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10%)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small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</w:p>
    <w:p w14:paraId="1A5C8D29" w14:textId="5499FA6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1mm).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49" w:author="Exam" w:date="2015-03-03T01:49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When used for </w:t>
        </w:r>
      </w:ins>
      <w:del w:id="450" w:author="Exam" w:date="2015-03-03T01:49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1" w:author="Exam" w:date="2015-03-03T01:49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452" w:author="Exam" w:date="2015-03-03T01:49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the proposed design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3" w:author="Exam" w:date="2015-03-03T01:50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also</w:t>
        </w:r>
      </w:ins>
      <w:del w:id="454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ins w:id="455" w:author="Exam" w:date="2015-03-03T01:50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6BA020CE" w14:textId="0B6CC4C7" w:rsidR="00AB2366" w:rsidDel="0086489E" w:rsidRDefault="00C044CB">
      <w:pPr>
        <w:tabs>
          <w:tab w:val="left" w:pos="6798"/>
        </w:tabs>
        <w:spacing w:line="433" w:lineRule="exact"/>
        <w:ind w:left="1799"/>
        <w:rPr>
          <w:del w:id="456" w:author="Exam" w:date="2015-03-03T01:50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57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level.</w:delText>
        </w:r>
        <w:r w:rsidR="00B828A6" w:rsidDel="0086489E"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Future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how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</w:del>
    </w:p>
    <w:p w14:paraId="7917608A" w14:textId="72E1B035" w:rsidR="00AB2366" w:rsidRDefault="00C044CB" w:rsidP="0086489E">
      <w:pPr>
        <w:tabs>
          <w:tab w:val="left" w:pos="6798"/>
        </w:tabs>
        <w:spacing w:line="433" w:lineRule="exact"/>
        <w:ind w:left="1799"/>
        <w:pPrChange w:id="458" w:author="Exam" w:date="2015-03-03T01:50:00Z">
          <w:pPr>
            <w:spacing w:line="433" w:lineRule="exact"/>
            <w:ind w:left="1799"/>
          </w:pPr>
        </w:pPrChange>
      </w:pPr>
      <w:del w:id="459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reconstruction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running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time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real-time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enhanced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0DF88F2" w14:textId="0397C8A5" w:rsidR="00AB2366" w:rsidDel="0086489E" w:rsidRDefault="00C044CB">
      <w:pPr>
        <w:spacing w:line="433" w:lineRule="exact"/>
        <w:ind w:left="1799"/>
        <w:rPr>
          <w:del w:id="460" w:author="Exam" w:date="2015-03-03T01:50:00Z"/>
        </w:rPr>
      </w:pPr>
      <w:del w:id="461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aim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relates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processing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mentioned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next</w:delText>
        </w:r>
      </w:del>
    </w:p>
    <w:p w14:paraId="6A95544C" w14:textId="70F91A5C" w:rsidR="00AB2366" w:rsidRDefault="00C044CB">
      <w:pPr>
        <w:spacing w:line="433" w:lineRule="exact"/>
        <w:ind w:left="1799"/>
      </w:pPr>
      <w:del w:id="462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chapter.</w:delText>
        </w:r>
      </w:del>
    </w:p>
    <w:p w14:paraId="7DCFE423" w14:textId="77777777" w:rsidR="00AB2366" w:rsidRDefault="00AB2366">
      <w:pPr>
        <w:spacing w:line="200" w:lineRule="exact"/>
        <w:ind w:left="1799"/>
      </w:pPr>
    </w:p>
    <w:p w14:paraId="2B700E93" w14:textId="77777777" w:rsidR="00AB2366" w:rsidRDefault="00AB2366">
      <w:pPr>
        <w:spacing w:line="200" w:lineRule="exact"/>
        <w:ind w:left="1799"/>
      </w:pPr>
    </w:p>
    <w:p w14:paraId="04EBDA9F" w14:textId="77777777" w:rsidR="00AB2366" w:rsidRDefault="00AB2366">
      <w:pPr>
        <w:spacing w:line="200" w:lineRule="exact"/>
        <w:ind w:left="1799"/>
      </w:pPr>
    </w:p>
    <w:p w14:paraId="672EC898" w14:textId="77777777" w:rsidR="00AB2366" w:rsidRDefault="00AB2366">
      <w:pPr>
        <w:spacing w:line="200" w:lineRule="exact"/>
        <w:ind w:left="1799"/>
      </w:pPr>
    </w:p>
    <w:p w14:paraId="08D27053" w14:textId="77777777" w:rsidR="00AB2366" w:rsidRDefault="00AB2366">
      <w:pPr>
        <w:spacing w:line="200" w:lineRule="exact"/>
        <w:ind w:left="1799"/>
      </w:pPr>
    </w:p>
    <w:p w14:paraId="0C2BD25C" w14:textId="77777777" w:rsidR="00AB2366" w:rsidRDefault="00AB2366">
      <w:pPr>
        <w:spacing w:line="324" w:lineRule="exact"/>
        <w:ind w:left="1799"/>
      </w:pPr>
    </w:p>
    <w:p w14:paraId="0831BB5D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9</w:t>
      </w:r>
    </w:p>
    <w:p w14:paraId="76ED8B2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1FFD24D" w14:textId="77777777" w:rsidR="00AB2366" w:rsidRDefault="00DB3497">
      <w:pPr>
        <w:spacing w:line="200" w:lineRule="exact"/>
        <w:ind w:left="1800"/>
      </w:pPr>
      <w:r>
        <w:lastRenderedPageBreak/>
        <w:pict w14:anchorId="20DC4AF7">
          <v:group id="_x0000_s1097" style="position:absolute;left:0;text-align:left;margin-left:89.25pt;margin-top:121.5pt;width:432.75pt;height:.75pt;z-index:251638272;mso-position-horizontal-relative:page;mso-position-vertical-relative:page" coordorigin="1785,2430" coordsize="8655,15">
            <v:shape id="_x0000_s1098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1E338EF2" w14:textId="77777777" w:rsidR="00AB2366" w:rsidRDefault="00AB2366">
      <w:pPr>
        <w:spacing w:line="200" w:lineRule="exact"/>
        <w:ind w:left="1800"/>
      </w:pPr>
    </w:p>
    <w:p w14:paraId="3AFF8B84" w14:textId="77777777" w:rsidR="00AB2366" w:rsidRDefault="00AB2366">
      <w:pPr>
        <w:spacing w:line="200" w:lineRule="exact"/>
        <w:ind w:left="1800"/>
      </w:pPr>
    </w:p>
    <w:p w14:paraId="78982A3B" w14:textId="77777777" w:rsidR="00AB2366" w:rsidRDefault="00AB2366">
      <w:pPr>
        <w:spacing w:line="200" w:lineRule="exact"/>
        <w:ind w:left="1800"/>
      </w:pPr>
    </w:p>
    <w:p w14:paraId="00990D21" w14:textId="77777777" w:rsidR="00AB2366" w:rsidRDefault="00AB2366">
      <w:pPr>
        <w:spacing w:line="200" w:lineRule="exact"/>
        <w:ind w:left="1800"/>
      </w:pPr>
    </w:p>
    <w:p w14:paraId="0A99497D" w14:textId="77777777" w:rsidR="00AB2366" w:rsidRDefault="00AB2366">
      <w:pPr>
        <w:spacing w:line="200" w:lineRule="exact"/>
        <w:ind w:left="1800"/>
      </w:pPr>
    </w:p>
    <w:p w14:paraId="35A4F11E" w14:textId="77777777" w:rsidR="00AB2366" w:rsidRDefault="00AB2366">
      <w:pPr>
        <w:spacing w:line="200" w:lineRule="exact"/>
        <w:ind w:left="1800"/>
      </w:pPr>
    </w:p>
    <w:p w14:paraId="13C2CD6D" w14:textId="77777777" w:rsidR="00AB2366" w:rsidRDefault="00AB2366">
      <w:pPr>
        <w:spacing w:line="200" w:lineRule="exact"/>
        <w:ind w:left="1800"/>
      </w:pPr>
    </w:p>
    <w:p w14:paraId="334F8F56" w14:textId="77777777" w:rsidR="00AB2366" w:rsidRDefault="00AB2366">
      <w:pPr>
        <w:spacing w:line="200" w:lineRule="exact"/>
        <w:ind w:left="1800"/>
      </w:pPr>
    </w:p>
    <w:p w14:paraId="0E3AADB0" w14:textId="77777777" w:rsidR="00AB2366" w:rsidRDefault="00AB2366">
      <w:pPr>
        <w:spacing w:line="388" w:lineRule="exact"/>
        <w:ind w:left="1800"/>
      </w:pPr>
    </w:p>
    <w:p w14:paraId="7C25EB70" w14:textId="77777777" w:rsidR="00AB2366" w:rsidRDefault="00C044CB">
      <w:pPr>
        <w:spacing w:line="240" w:lineRule="exact"/>
        <w:ind w:left="1804"/>
      </w:pPr>
      <w:bookmarkStart w:id="463" w:name="PageMark21"/>
      <w:bookmarkEnd w:id="46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5C611DC" w14:textId="77777777" w:rsidR="00AB2366" w:rsidRDefault="00AB2366">
      <w:pPr>
        <w:spacing w:line="348" w:lineRule="exact"/>
        <w:ind w:left="1800"/>
      </w:pPr>
    </w:p>
    <w:p w14:paraId="2AA80D99" w14:textId="54DA386A" w:rsidR="00AB2366" w:rsidRDefault="00C044CB">
      <w:pPr>
        <w:tabs>
          <w:tab w:val="left" w:pos="2660"/>
        </w:tabs>
        <w:spacing w:line="373" w:lineRule="exact"/>
        <w:ind w:left="1800"/>
      </w:pPr>
      <w:del w:id="464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4.3.1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Introduction</w:delText>
        </w:r>
      </w:del>
    </w:p>
    <w:p w14:paraId="0C1E76E9" w14:textId="77777777" w:rsidR="00AB2366" w:rsidRDefault="00AB2366">
      <w:pPr>
        <w:spacing w:line="275" w:lineRule="exact"/>
        <w:ind w:left="1800"/>
      </w:pPr>
    </w:p>
    <w:p w14:paraId="07C47156" w14:textId="3005F897" w:rsidR="00AB2366" w:rsidDel="00801936" w:rsidRDefault="00C044CB">
      <w:pPr>
        <w:spacing w:line="288" w:lineRule="exact"/>
        <w:ind w:left="1800"/>
        <w:rPr>
          <w:del w:id="465" w:author="Exam" w:date="2015-03-03T01:51:00Z"/>
        </w:rPr>
      </w:pPr>
      <w:del w:id="466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mentioned,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high-</w:delText>
        </w:r>
      </w:del>
    </w:p>
    <w:p w14:paraId="163C958F" w14:textId="58275736" w:rsidR="00AB2366" w:rsidDel="00801936" w:rsidRDefault="00C044CB">
      <w:pPr>
        <w:tabs>
          <w:tab w:val="left" w:pos="5687"/>
        </w:tabs>
        <w:spacing w:line="433" w:lineRule="exact"/>
        <w:ind w:left="1800"/>
        <w:rPr>
          <w:del w:id="467" w:author="Exam" w:date="2015-03-03T01:51:00Z"/>
        </w:rPr>
      </w:pPr>
      <w:del w:id="468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data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projection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operation,</w:delText>
        </w:r>
        <w:r w:rsidR="00B828A6" w:rsidDel="00801936"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alternative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pseudo-random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se-</w:delText>
        </w:r>
      </w:del>
    </w:p>
    <w:p w14:paraId="2D4253F6" w14:textId="1901049F" w:rsidR="00AB2366" w:rsidDel="00801936" w:rsidRDefault="00C044CB">
      <w:pPr>
        <w:spacing w:line="433" w:lineRule="exact"/>
        <w:ind w:left="1800"/>
        <w:rPr>
          <w:del w:id="469" w:author="Exam" w:date="2015-03-03T01:51:00Z"/>
        </w:rPr>
      </w:pPr>
      <w:del w:id="470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quence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(often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equal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above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5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GHz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cases).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requirement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generates</w:delText>
        </w:r>
      </w:del>
    </w:p>
    <w:p w14:paraId="649BC301" w14:textId="6D4A66BB" w:rsidR="00AB2366" w:rsidDel="00801936" w:rsidRDefault="00C044CB">
      <w:pPr>
        <w:spacing w:line="433" w:lineRule="exact"/>
        <w:ind w:left="1800"/>
        <w:rPr>
          <w:del w:id="471" w:author="Exam" w:date="2015-03-03T01:51:00Z"/>
        </w:rPr>
      </w:pPr>
      <w:del w:id="472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heavy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burden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bandwidth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hardware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noise.</w:delText>
        </w:r>
      </w:del>
    </w:p>
    <w:p w14:paraId="4694F7DF" w14:textId="2E894923" w:rsidR="00AB2366" w:rsidDel="00801936" w:rsidRDefault="00C044CB">
      <w:pPr>
        <w:tabs>
          <w:tab w:val="left" w:pos="2451"/>
          <w:tab w:val="left" w:pos="3058"/>
          <w:tab w:val="left" w:pos="3345"/>
          <w:tab w:val="left" w:pos="3948"/>
          <w:tab w:val="left" w:pos="4395"/>
          <w:tab w:val="left" w:pos="5294"/>
          <w:tab w:val="left" w:pos="5696"/>
          <w:tab w:val="left" w:pos="6847"/>
          <w:tab w:val="left" w:pos="7755"/>
          <w:tab w:val="left" w:pos="8149"/>
          <w:tab w:val="left" w:pos="8897"/>
          <w:tab w:val="left" w:pos="9776"/>
        </w:tabs>
        <w:spacing w:line="433" w:lineRule="exact"/>
        <w:ind w:left="2151"/>
        <w:rPr>
          <w:del w:id="473" w:author="Exam" w:date="2015-03-03T01:51:00Z"/>
        </w:rPr>
      </w:pPr>
      <w:del w:id="474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order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problem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but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meanwhile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preserve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efficient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feature</w:delText>
        </w:r>
      </w:del>
    </w:p>
    <w:p w14:paraId="5BF5FF2D" w14:textId="14E3134D" w:rsidR="00AB2366" w:rsidRDefault="00C044CB">
      <w:pPr>
        <w:spacing w:line="433" w:lineRule="exact"/>
        <w:ind w:left="1800"/>
      </w:pPr>
      <w:del w:id="475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476" w:author="Exam" w:date="2015-03-03T01:51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The block disgram of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ins w:id="477" w:author="Exam" w:date="2015-03-03T01:51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d </w:t>
        </w:r>
      </w:ins>
      <w:del w:id="478" w:author="Exam" w:date="2015-03-03T01:51:00Z"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</w:p>
    <w:p w14:paraId="074B4109" w14:textId="6D0250EF" w:rsidR="00AB2366" w:rsidDel="00801936" w:rsidRDefault="00C044CB">
      <w:pPr>
        <w:tabs>
          <w:tab w:val="left" w:pos="6898"/>
        </w:tabs>
        <w:spacing w:line="433" w:lineRule="exact"/>
        <w:ind w:left="1800"/>
        <w:rPr>
          <w:del w:id="479" w:author="Exam" w:date="2015-03-03T01:52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80" w:author="Exam" w:date="2015-03-03T01:51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is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Fig.4.2</w:t>
      </w:r>
      <w:ins w:id="481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482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:</w:delText>
        </w:r>
      </w:del>
      <w:r w:rsidR="00B828A6">
        <w:t xml:space="preserve"> </w:t>
      </w:r>
      <w:del w:id="483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484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85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side,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6D0AA805" w14:textId="2EFDB2C2" w:rsidR="00AB2366" w:rsidRDefault="00C044CB" w:rsidP="00801936">
      <w:pPr>
        <w:tabs>
          <w:tab w:val="left" w:pos="6898"/>
        </w:tabs>
        <w:spacing w:line="433" w:lineRule="exact"/>
        <w:ind w:left="1800"/>
        <w:pPrChange w:id="486" w:author="Exam" w:date="2015-03-03T01:52:00Z">
          <w:pPr>
            <w:spacing w:line="433" w:lineRule="exact"/>
            <w:ind w:left="1800"/>
          </w:pPr>
        </w:pPrChange>
      </w:pPr>
      <w:del w:id="487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provides</w:delText>
        </w:r>
      </w:del>
      <w:ins w:id="488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uses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</w:p>
    <w:p w14:paraId="4CDCB908" w14:textId="076C6D8E" w:rsidR="00AB2366" w:rsidDel="00801936" w:rsidRDefault="00C044CB">
      <w:pPr>
        <w:spacing w:line="433" w:lineRule="exact"/>
        <w:ind w:left="1800"/>
        <w:rPr>
          <w:del w:id="489" w:author="Exam" w:date="2015-03-03T01:53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ins w:id="490" w:author="Exam" w:date="2015-03-03T01:54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 This is supported by having variable sampling rate at the receivers.</w:t>
        </w:r>
      </w:ins>
      <w:del w:id="491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0E5CA0"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receivers’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side,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sacrifices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ratio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(or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rate)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catch</w:delText>
        </w:r>
      </w:del>
    </w:p>
    <w:p w14:paraId="4AB3536E" w14:textId="44413B4A" w:rsidR="00AB2366" w:rsidDel="00801936" w:rsidRDefault="00C044CB">
      <w:pPr>
        <w:spacing w:line="433" w:lineRule="exact"/>
        <w:ind w:left="1800"/>
        <w:rPr>
          <w:del w:id="492" w:author="Exam" w:date="2015-03-03T01:53:00Z"/>
        </w:rPr>
      </w:pPr>
      <w:del w:id="493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up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equivalent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5C946F89" w14:textId="39185DDF" w:rsidR="00AB2366" w:rsidRDefault="00C044CB" w:rsidP="00801936">
      <w:pPr>
        <w:spacing w:line="433" w:lineRule="exact"/>
        <w:ind w:left="1800"/>
        <w:pPrChange w:id="494" w:author="Exam" w:date="2015-03-03T01:53:00Z">
          <w:pPr>
            <w:tabs>
              <w:tab w:val="left" w:pos="2369"/>
            </w:tabs>
            <w:spacing w:line="433" w:lineRule="exact"/>
            <w:ind w:left="1800"/>
          </w:pPr>
        </w:pPrChange>
      </w:pPr>
      <w:del w:id="495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tem.</w:delText>
        </w:r>
      </w:del>
      <w:del w:id="496" w:author="Exam" w:date="2015-03-03T01:54:00Z"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97" w:author="Exam" w:date="2015-03-03T01:54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498" w:author="Exam" w:date="2015-03-03T01:54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99" w:author="Exam" w:date="2015-03-03T01:54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variable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</w:p>
    <w:p w14:paraId="4587CD09" w14:textId="799F3B43" w:rsidR="00AB2366" w:rsidDel="00801936" w:rsidRDefault="00C044CB">
      <w:pPr>
        <w:spacing w:line="433" w:lineRule="exact"/>
        <w:ind w:left="1800"/>
        <w:rPr>
          <w:del w:id="500" w:author="Exam" w:date="2015-03-03T01:5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</w:t>
      </w:r>
      <w:ins w:id="501" w:author="Exam" w:date="2015-03-03T01:55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y</w:t>
        </w:r>
      </w:ins>
      <w:del w:id="502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etic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03" w:author="Exam" w:date="2015-03-03T01:55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>design for the tarnsmitter and receiver</w:t>
        </w:r>
      </w:ins>
      <w:del w:id="504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hardware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devices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suffers</w:delText>
        </w:r>
      </w:del>
    </w:p>
    <w:p w14:paraId="05D1AC30" w14:textId="05601E43" w:rsidR="00AB2366" w:rsidRDefault="00C044CB" w:rsidP="00801936">
      <w:pPr>
        <w:spacing w:line="433" w:lineRule="exact"/>
        <w:ind w:left="1800"/>
        <w:pPrChange w:id="505" w:author="Exam" w:date="2015-03-03T01:55:00Z">
          <w:pPr>
            <w:tabs>
              <w:tab w:val="left" w:pos="7821"/>
            </w:tabs>
            <w:spacing w:line="433" w:lineRule="exact"/>
            <w:ind w:left="1800"/>
          </w:pPr>
        </w:pPrChange>
      </w:pPr>
      <w:del w:id="506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limitation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brought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data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sequence.</w:delText>
        </w:r>
        <w:r w:rsidR="00B828A6" w:rsidDel="00801936"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</w:del>
      <w:ins w:id="507" w:author="Exam" w:date="2015-03-03T01:55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is able to achieve better</w:t>
        </w:r>
      </w:ins>
      <w:del w:id="508" w:author="Exam" w:date="2015-03-03T01:55:00Z"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57C75FB7" w14:textId="23DC768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09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10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ori</w:delText>
        </w:r>
      </w:del>
      <w:del w:id="511" w:author="Exam" w:date="2015-03-03T01:56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ginal</w:delText>
        </w:r>
      </w:del>
      <w:ins w:id="512" w:author="Exam" w:date="2015-03-03T01:56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conventional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13" w:author="Exam" w:date="2015-03-03T01:56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16AFC4C0" w14:textId="77777777" w:rsidR="00AB2366" w:rsidRDefault="00AB2366">
      <w:pPr>
        <w:spacing w:line="200" w:lineRule="exact"/>
        <w:ind w:left="1800"/>
      </w:pPr>
    </w:p>
    <w:p w14:paraId="701BC859" w14:textId="77777777" w:rsidR="00AB2366" w:rsidRDefault="00AB2366">
      <w:pPr>
        <w:spacing w:line="345" w:lineRule="exact"/>
        <w:ind w:left="1800"/>
      </w:pPr>
    </w:p>
    <w:p w14:paraId="74E1ECEC" w14:textId="0998CE7B" w:rsidR="00AB2366" w:rsidDel="00A00C8A" w:rsidRDefault="00C044CB">
      <w:pPr>
        <w:tabs>
          <w:tab w:val="left" w:pos="2660"/>
        </w:tabs>
        <w:spacing w:line="373" w:lineRule="exact"/>
        <w:ind w:left="1800"/>
        <w:rPr>
          <w:del w:id="514" w:author="Exam" w:date="2015-03-03T01:56:00Z"/>
        </w:rPr>
      </w:pPr>
      <w:del w:id="515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4.3.2</w:delText>
        </w:r>
        <w:r w:rsidDel="00A00C8A">
          <w:tab/>
        </w:r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Model</w:delText>
        </w:r>
      </w:del>
    </w:p>
    <w:p w14:paraId="1A4B1DD6" w14:textId="4635EC78" w:rsidR="00AB2366" w:rsidDel="00A00C8A" w:rsidRDefault="00AB2366">
      <w:pPr>
        <w:spacing w:line="276" w:lineRule="exact"/>
        <w:ind w:left="1800"/>
        <w:rPr>
          <w:del w:id="516" w:author="Exam" w:date="2015-03-03T01:56:00Z"/>
        </w:rPr>
      </w:pPr>
    </w:p>
    <w:p w14:paraId="4EC45735" w14:textId="5E681765" w:rsidR="00AB2366" w:rsidDel="00A00C8A" w:rsidRDefault="00C044CB">
      <w:pPr>
        <w:spacing w:line="288" w:lineRule="exact"/>
        <w:ind w:left="1800"/>
        <w:rPr>
          <w:del w:id="517" w:author="Exam" w:date="2015-03-03T01:56:00Z"/>
        </w:rPr>
      </w:pPr>
      <w:del w:id="518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model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(4.1),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structure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</w:p>
    <w:p w14:paraId="5D527C7F" w14:textId="0AD2E544" w:rsidR="00AB2366" w:rsidRDefault="00C044CB">
      <w:pPr>
        <w:tabs>
          <w:tab w:val="left" w:pos="6217"/>
        </w:tabs>
        <w:spacing w:line="433" w:lineRule="exact"/>
        <w:ind w:left="1800"/>
      </w:pPr>
      <w:del w:id="519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regarded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Fig.4.2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ins w:id="520" w:author="Exam" w:date="2015-03-03T01:56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 transmitter in the proposed system</w:t>
        </w:r>
      </w:ins>
      <w:del w:id="521" w:author="Exam" w:date="2015-03-03T01:56:00Z"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</w:delText>
        </w:r>
      </w:del>
      <w:del w:id="522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ansmitter,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523" w:author="Exam" w:date="2015-03-03T01:57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uses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se-</w:t>
      </w:r>
    </w:p>
    <w:p w14:paraId="407EF1B9" w14:textId="48AF8521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24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values varied </w:t>
        </w:r>
      </w:ins>
      <w:del w:id="525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variables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chosen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26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between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−1</w:t>
      </w:r>
      <w:ins w:id="527" w:author="Exam" w:date="2015-03-03T01:57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</w:t>
        </w:r>
      </w:ins>
      <w:del w:id="528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29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30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that is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</w:p>
    <w:p w14:paraId="610C1B06" w14:textId="5FC74D4A" w:rsidR="00AB2366" w:rsidRDefault="00C044CB">
      <w:pPr>
        <w:tabs>
          <w:tab w:val="left" w:pos="5056"/>
        </w:tabs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del w:id="531" w:author="Exam" w:date="2015-03-03T01:58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ins w:id="532" w:author="Exam" w:date="2015-03-03T01:58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</w:t>
        </w:r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generate </w:t>
        </w:r>
      </w:ins>
      <w:del w:id="533" w:author="Exam" w:date="2015-03-03T01:58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34" w:author="Exam" w:date="2015-03-03T01:58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generated,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first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</w:del>
      <w:ins w:id="535" w:author="Exam" w:date="2015-03-03T01:58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it is first </w:t>
        </w:r>
      </w:ins>
      <w:del w:id="536" w:author="Exam" w:date="2015-03-03T01:58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</w:p>
    <w:p w14:paraId="2875A6B3" w14:textId="3B87B1F2" w:rsidR="00AB2366" w:rsidDel="00A00C8A" w:rsidRDefault="00C044CB">
      <w:pPr>
        <w:spacing w:line="433" w:lineRule="exact"/>
        <w:ind w:left="1800"/>
        <w:rPr>
          <w:del w:id="537" w:author="Exam" w:date="2015-03-03T01:59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38" w:author="Exam" w:date="2015-03-03T01:58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with</w:t>
        </w:r>
      </w:ins>
      <w:del w:id="539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ins w:id="540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before being transmitted</w:t>
        </w:r>
      </w:ins>
      <w:del w:id="541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broadcasted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environment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</w:p>
    <w:p w14:paraId="4488DB9F" w14:textId="63E02D49" w:rsidR="00AB2366" w:rsidRDefault="00C044CB" w:rsidP="00A00C8A">
      <w:pPr>
        <w:spacing w:line="433" w:lineRule="exact"/>
        <w:ind w:left="1800"/>
        <w:pPrChange w:id="542" w:author="Exam" w:date="2015-03-03T01:59:00Z">
          <w:pPr>
            <w:tabs>
              <w:tab w:val="left" w:pos="3342"/>
            </w:tabs>
            <w:spacing w:line="433" w:lineRule="exact"/>
            <w:ind w:left="1800"/>
          </w:pPr>
        </w:pPrChange>
      </w:pPr>
      <w:del w:id="543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transmitter.</w:delText>
        </w:r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Afterwards,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4" w:author="Exam" w:date="2015-03-03T01:59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5" w:author="Exam" w:date="2015-03-03T01:59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samples</w:t>
        </w:r>
      </w:ins>
      <w:del w:id="546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directly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down-sample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</w:p>
    <w:p w14:paraId="515E3E40" w14:textId="13BD284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rate</w:t>
      </w:r>
      <w:ins w:id="547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reconstruct the signal</w:t>
        </w:r>
      </w:ins>
      <w:ins w:id="548" w:author="Exam" w:date="2015-03-03T02:00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549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using</w:t>
        </w:r>
      </w:ins>
      <w:del w:id="550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Finally,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after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processing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51" w:author="Exam" w:date="2015-03-03T02:00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algorithm such as </w:t>
        </w:r>
      </w:ins>
      <w:del w:id="552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(i.e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</w:t>
      </w:r>
      <w:del w:id="553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)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54" w:author="Exam" w:date="2015-03-03T02:00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and forward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555" w:author="Exam" w:date="2015-03-03T02:00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m for </w:t>
        </w:r>
      </w:ins>
      <w:del w:id="556" w:author="Exam" w:date="2015-03-03T02:00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original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</w:p>
    <w:p w14:paraId="2786EEC6" w14:textId="63D44B6C" w:rsidR="00AB2366" w:rsidDel="00A00C8A" w:rsidRDefault="00C044CB" w:rsidP="00A00C8A">
      <w:pPr>
        <w:tabs>
          <w:tab w:val="left" w:pos="6652"/>
        </w:tabs>
        <w:spacing w:line="433" w:lineRule="exact"/>
        <w:ind w:left="1800"/>
        <w:rPr>
          <w:del w:id="557" w:author="Exam" w:date="2015-03-03T02:02:00Z"/>
        </w:rPr>
      </w:pPr>
      <w:del w:id="558" w:author="Exam" w:date="2015-03-03T02:01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algorithm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</w:delText>
        </w:r>
      </w:del>
      <w:ins w:id="559" w:author="Exam" w:date="2015-03-03T02:01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processing  used in</w:t>
        </w:r>
      </w:ins>
      <w:del w:id="560" w:author="Exam" w:date="2015-03-03T02:01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ins w:id="561" w:author="Exam" w:date="2015-03-03T02:01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application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del w:id="562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these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steps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</w:del>
    </w:p>
    <w:p w14:paraId="7E82ED61" w14:textId="721762F7" w:rsidR="00AB2366" w:rsidRDefault="00C044CB" w:rsidP="00A00C8A">
      <w:pPr>
        <w:tabs>
          <w:tab w:val="left" w:pos="6652"/>
        </w:tabs>
        <w:spacing w:line="433" w:lineRule="exact"/>
        <w:ind w:left="1800"/>
        <w:pPrChange w:id="563" w:author="Exam" w:date="2015-03-03T02:02:00Z">
          <w:pPr>
            <w:tabs>
              <w:tab w:val="left" w:pos="4725"/>
            </w:tabs>
            <w:spacing w:line="433" w:lineRule="exact"/>
            <w:ind w:left="1800"/>
          </w:pPr>
        </w:pPrChange>
      </w:pPr>
      <w:del w:id="564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executed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pipelined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[5].</w:delText>
        </w:r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Hence,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workflow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65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</w:p>
    <w:p w14:paraId="7FD99F11" w14:textId="77777777" w:rsidR="00AB2366" w:rsidRDefault="00AB2366">
      <w:pPr>
        <w:spacing w:line="200" w:lineRule="exact"/>
        <w:ind w:left="1800"/>
      </w:pPr>
    </w:p>
    <w:p w14:paraId="5AB840B1" w14:textId="77777777" w:rsidR="00AB2366" w:rsidRDefault="00AB2366">
      <w:pPr>
        <w:spacing w:line="200" w:lineRule="exact"/>
        <w:ind w:left="1800"/>
      </w:pPr>
    </w:p>
    <w:p w14:paraId="6996A755" w14:textId="77777777" w:rsidR="00AB2366" w:rsidRDefault="00AB2366">
      <w:pPr>
        <w:spacing w:line="288" w:lineRule="exact"/>
        <w:ind w:left="1800"/>
      </w:pPr>
    </w:p>
    <w:p w14:paraId="539E4A5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</w:p>
    <w:p w14:paraId="7A9692A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D848FC4" w14:textId="77777777" w:rsidR="00AB2366" w:rsidRDefault="00DB3497">
      <w:pPr>
        <w:spacing w:line="200" w:lineRule="exact"/>
        <w:ind w:left="1799"/>
      </w:pPr>
      <w:r>
        <w:lastRenderedPageBreak/>
        <w:pict w14:anchorId="3E34A01A">
          <v:group id="_x0000_s1095" style="position:absolute;left:0;text-align:left;margin-left:89.25pt;margin-top:121.5pt;width:432.75pt;height:.75pt;z-index:251639296;mso-position-horizontal-relative:page;mso-position-vertical-relative:page" coordorigin="1785,2430" coordsize="8655,15">
            <v:shape id="_x0000_s1096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03EECC08">
          <v:group id="_x0000_s1093" style="position:absolute;left:0;text-align:left;margin-left:294.75pt;margin-top:345.75pt;width:8.25pt;height:.75pt;z-index:-251676160;mso-position-horizontal-relative:page;mso-position-vertical-relative:page" coordorigin="5895,6915" coordsize="165,15">
            <v:shape id="_x0000_s1094" style="position:absolute;left:17709;top:20767;width:165;height:0" coordorigin="5895,6915" coordsize="165,15" path="m5895,6915r,l5895,6915r,l5895,6915r,l5895,6915r,l5895,6915r,l5895,6915r,l5895,6915r,l5895,6915r,l5895,6915r,l5895,6915r,l5895,6915r1,l5896,6915r,l5896,6915r,l5896,6915r,l5897,6915r,l5897,6915r,l5898,6915r,l5898,6915r,l5899,6915r,l5899,6915r2,l5901,6915r1,l5902,6915r,l5903,6915r,l5904,6915r1,l5905,6915r1,l5906,6915r1,l5908,6915r,l5909,6915r1,l5912,6915r,l5913,6915r1,l5915,6915r1,l5917,6915r1,l5919,6915r1,l5921,6915r2,l5925,6915r1,l5927,6915r1,l5930,6915r1,l5932,6915r3,l5936,6915r2,l5939,6915r2,l5943,6915r2,l5947,6915r2,l5951,6915r2,l5954,6915r3,l5959,6915r2,l5964,6915r3,l5969,6915r2,l5973,6915r3,l5979,6915r3,l5984,6915r3,l5990,6915r3,l5995,6915r3,l6002,6915r3,l6008,6915r4,l6015,6915r3,l6022,6915r3,l6028,6915r5,l6036,6915r4,l6044,6915r4,l6051,6915r5,l6060,6915e" strokeweight=".16861mm">
              <v:path arrowok="t"/>
              <o:lock v:ext="edit" verticies="t"/>
            </v:shape>
            <w10:wrap anchorx="page" anchory="page"/>
          </v:group>
        </w:pict>
      </w:r>
    </w:p>
    <w:p w14:paraId="618C4B83" w14:textId="77777777" w:rsidR="00AB2366" w:rsidRDefault="00AB2366">
      <w:pPr>
        <w:spacing w:line="200" w:lineRule="exact"/>
        <w:ind w:left="1799"/>
      </w:pPr>
    </w:p>
    <w:p w14:paraId="5E39BD6D" w14:textId="77777777" w:rsidR="00AB2366" w:rsidRDefault="00AB2366">
      <w:pPr>
        <w:spacing w:line="200" w:lineRule="exact"/>
        <w:ind w:left="1799"/>
      </w:pPr>
    </w:p>
    <w:p w14:paraId="6824DA75" w14:textId="77777777" w:rsidR="00AB2366" w:rsidRDefault="00AB2366">
      <w:pPr>
        <w:spacing w:line="200" w:lineRule="exact"/>
        <w:ind w:left="1799"/>
      </w:pPr>
    </w:p>
    <w:p w14:paraId="68DDAEDE" w14:textId="77777777" w:rsidR="00AB2366" w:rsidRDefault="00AB2366">
      <w:pPr>
        <w:spacing w:line="200" w:lineRule="exact"/>
        <w:ind w:left="1799"/>
      </w:pPr>
    </w:p>
    <w:p w14:paraId="1B8A57DD" w14:textId="77777777" w:rsidR="00AB2366" w:rsidRDefault="00AB2366">
      <w:pPr>
        <w:spacing w:line="200" w:lineRule="exact"/>
        <w:ind w:left="1799"/>
      </w:pPr>
    </w:p>
    <w:p w14:paraId="25596B44" w14:textId="77777777" w:rsidR="00AB2366" w:rsidRDefault="00AB2366">
      <w:pPr>
        <w:spacing w:line="200" w:lineRule="exact"/>
        <w:ind w:left="1799"/>
      </w:pPr>
    </w:p>
    <w:p w14:paraId="7274C918" w14:textId="77777777" w:rsidR="00AB2366" w:rsidRDefault="00AB2366">
      <w:pPr>
        <w:spacing w:line="200" w:lineRule="exact"/>
        <w:ind w:left="1799"/>
      </w:pPr>
    </w:p>
    <w:p w14:paraId="0553A32C" w14:textId="77777777" w:rsidR="00AB2366" w:rsidRDefault="00AB2366">
      <w:pPr>
        <w:spacing w:line="200" w:lineRule="exact"/>
        <w:ind w:left="1799"/>
      </w:pPr>
    </w:p>
    <w:p w14:paraId="74A76F6D" w14:textId="77777777" w:rsidR="00AB2366" w:rsidRDefault="00AB2366">
      <w:pPr>
        <w:spacing w:line="388" w:lineRule="exact"/>
        <w:ind w:left="1799"/>
      </w:pPr>
    </w:p>
    <w:p w14:paraId="566A9B63" w14:textId="77777777" w:rsidR="00AB2366" w:rsidRDefault="00C044CB">
      <w:pPr>
        <w:spacing w:line="240" w:lineRule="exact"/>
        <w:ind w:left="1804"/>
      </w:pPr>
      <w:bookmarkStart w:id="566" w:name="PageMark22"/>
      <w:bookmarkEnd w:id="56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2D8094B" w14:textId="77777777" w:rsidR="00AB2366" w:rsidRDefault="00AB2366">
      <w:pPr>
        <w:spacing w:line="200" w:lineRule="exact"/>
        <w:ind w:left="1799"/>
      </w:pPr>
    </w:p>
    <w:p w14:paraId="44E96467" w14:textId="77777777" w:rsidR="00AB2366" w:rsidRDefault="00AB2366">
      <w:pPr>
        <w:spacing w:line="202" w:lineRule="exact"/>
        <w:ind w:left="1799"/>
      </w:pPr>
    </w:p>
    <w:p w14:paraId="48BD9B4F" w14:textId="29B39200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math</w:t>
      </w:r>
      <w:ins w:id="567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ematical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68" w:author="Exam" w:date="2015-03-03T02:02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in the </w:t>
        </w:r>
      </w:ins>
      <w:del w:id="569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(4.3):</w:t>
      </w:r>
    </w:p>
    <w:p w14:paraId="2CFC0203" w14:textId="77777777" w:rsidR="00AB2366" w:rsidRDefault="00B828A6">
      <w:pPr>
        <w:spacing w:line="384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val="en-SG" w:eastAsia="zh-CN"/>
        </w:rPr>
        <w:drawing>
          <wp:anchor distT="0" distB="0" distL="114300" distR="114300" simplePos="0" relativeHeight="251684352" behindDoc="0" locked="0" layoutInCell="1" allowOverlap="1" wp14:anchorId="7B16066D" wp14:editId="1701744B">
            <wp:simplePos x="0" y="0"/>
            <wp:positionH relativeFrom="column">
              <wp:posOffset>1133475</wp:posOffset>
            </wp:positionH>
            <wp:positionV relativeFrom="paragraph">
              <wp:posOffset>161290</wp:posOffset>
            </wp:positionV>
            <wp:extent cx="5267325" cy="236220"/>
            <wp:effectExtent l="0" t="0" r="0" b="0"/>
            <wp:wrapSquare wrapText="bothSides"/>
            <wp:docPr id="1" name="Picture 1" descr="Macintosh HD:Users:chenhao:Desktop:Screen Shot 2015-02-23 at 11.3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nhao:Desktop:Screen Shot 2015-02-23 at 11.39.4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5FE89" w14:textId="77777777" w:rsidR="00AB2366" w:rsidRDefault="00AB2366">
      <w:pPr>
        <w:spacing w:line="222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462B89E" w14:textId="77777777" w:rsidR="00B828A6" w:rsidRDefault="00B828A6">
      <w:pPr>
        <w:spacing w:line="222" w:lineRule="exact"/>
        <w:ind w:left="1799"/>
      </w:pPr>
    </w:p>
    <w:p w14:paraId="1A515FFD" w14:textId="36427AC4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0" w:author="Exam" w:date="2015-03-03T02:02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by</w:t>
        </w:r>
      </w:ins>
      <w:del w:id="571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  <w:ins w:id="572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3" w:author="Exam" w:date="2015-03-03T02:03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EDC378A" w14:textId="4AD6E3CF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ins w:id="574" w:author="Exam" w:date="2015-03-03T02:03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he</w:t>
        </w:r>
      </w:ins>
      <w:del w:id="575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76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77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correspondingly</w:delText>
        </w:r>
      </w:del>
    </w:p>
    <w:p w14:paraId="214B7FAD" w14:textId="30EE62D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Toeplitz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>, 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8" w:author="Exam" w:date="2015-03-03T02:03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re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(4.2),</w:t>
      </w:r>
    </w:p>
    <w:p w14:paraId="686DE1D1" w14:textId="3D376388" w:rsidR="00AB2366" w:rsidRDefault="00C044CB">
      <w:pPr>
        <w:tabs>
          <w:tab w:val="left" w:pos="2472"/>
        </w:tabs>
        <w:spacing w:line="433" w:lineRule="exact"/>
        <w:ind w:left="1800"/>
      </w:pPr>
      <w:del w:id="579" w:author="Exam" w:date="2015-03-03T02:04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tab/>
      </w:r>
      <w:ins w:id="580" w:author="Exam" w:date="2015-03-03T02:03:00Z">
        <w:r w:rsidR="00A00C8A">
          <w:t xml:space="preserve">(comment: you mean P??) </w:t>
        </w:r>
      </w:ins>
      <w:ins w:id="581" w:author="Exam" w:date="2015-03-03T02:04:00Z">
        <w:r w:rsidR="00A00C8A">
          <w:t>represents</w:t>
        </w:r>
      </w:ins>
      <w:del w:id="582" w:author="Exam" w:date="2015-03-03T02:04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stands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diagnose</w:t>
      </w:r>
      <w:ins w:id="583" w:author="Exam" w:date="2015-03-03T02:04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(comment: you meant diag</w:t>
        </w:r>
      </w:ins>
      <w:ins w:id="584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</w:t>
        </w:r>
      </w:ins>
      <w:ins w:id="585" w:author="Exam" w:date="2015-03-03T02:04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n</w:t>
        </w:r>
      </w:ins>
      <w:ins w:id="586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</w:t>
        </w:r>
      </w:ins>
      <w:ins w:id="587" w:author="Exam" w:date="2015-03-03T02:04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l</w:t>
        </w:r>
      </w:ins>
      <w:ins w:id="588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??</w:t>
        </w:r>
      </w:ins>
      <w:ins w:id="589" w:author="Exam" w:date="2015-03-03T02:04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)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variables</w:t>
      </w:r>
    </w:p>
    <w:p w14:paraId="5A7D0430" w14:textId="0906EBC9" w:rsidR="00AB2366" w:rsidRDefault="00C044CB">
      <w:pPr>
        <w:tabs>
          <w:tab w:val="left" w:pos="978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chosen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{−1,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+1}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</w:t>
      </w:r>
      <w:ins w:id="590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es</w:t>
        </w:r>
      </w:ins>
      <w:del w:id="591" w:author="Exam" w:date="2015-03-03T02:05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ives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92" w:author="Exam" w:date="2015-03-03T02:05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</w:p>
    <w:p w14:paraId="0916898C" w14:textId="09A366F1" w:rsidR="00AB2366" w:rsidDel="0000332A" w:rsidRDefault="00C044CB">
      <w:pPr>
        <w:spacing w:line="433" w:lineRule="exact"/>
        <w:ind w:left="1800"/>
        <w:rPr>
          <w:del w:id="593" w:author="Exam" w:date="2015-03-03T02:06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behaviour</w:t>
      </w:r>
      <w:ins w:id="594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of the receiver(??)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ins w:id="595" w:author="Exam" w:date="2015-03-03T02:06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1</w:t>
        </w:r>
      </w:ins>
      <w:del w:id="596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-1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entries</w:t>
      </w:r>
      <w:ins w:id="597" w:author="Exam" w:date="2015-03-03T02:06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with</w:t>
        </w:r>
      </w:ins>
    </w:p>
    <w:p w14:paraId="40A766BF" w14:textId="567773C8" w:rsidR="00AB2366" w:rsidDel="0000332A" w:rsidRDefault="00C044CB" w:rsidP="0000332A">
      <w:pPr>
        <w:spacing w:line="433" w:lineRule="exact"/>
        <w:ind w:left="1800"/>
        <w:rPr>
          <w:del w:id="598" w:author="Exam" w:date="2015-03-03T02:07:00Z"/>
        </w:rPr>
        <w:pPrChange w:id="599" w:author="Exam" w:date="2015-03-03T02:06:00Z">
          <w:pPr>
            <w:tabs>
              <w:tab w:val="left" w:pos="5919"/>
              <w:tab w:val="left" w:pos="6378"/>
            </w:tabs>
            <w:spacing w:line="326" w:lineRule="exact"/>
            <w:ind w:left="1800"/>
          </w:pPr>
        </w:pPrChange>
      </w:pPr>
      <w:del w:id="600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</w:t>
      </w:r>
      <w:ins w:id="601" w:author="Exam" w:date="2015-03-03T02:06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ing</w:t>
        </w:r>
      </w:ins>
      <w:del w:id="602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B828A6">
        <w:t xml:space="preserve"> m/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contiguous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ones</w:t>
      </w:r>
      <w:del w:id="603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has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been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</w:p>
    <w:p w14:paraId="711D91A3" w14:textId="54DD69C2" w:rsidR="00AB2366" w:rsidRDefault="00C044CB" w:rsidP="0000332A">
      <w:pPr>
        <w:spacing w:line="433" w:lineRule="exact"/>
        <w:ind w:left="1800"/>
        <w:pPrChange w:id="604" w:author="Exam" w:date="2015-03-03T02:07:00Z">
          <w:pPr>
            <w:spacing w:line="378" w:lineRule="exact"/>
            <w:ind w:left="1800"/>
          </w:pPr>
        </w:pPrChange>
      </w:pPr>
      <w:del w:id="605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simulationin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06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607" w:author="Exam" w:date="2015-03-03T02:08:00Z">
        <w:r w:rsidR="0000332A">
          <w:rPr>
            <w:rFonts w:ascii="Times New Roman" w:eastAsia="Times New Roman" w:hAnsi="Times New Roman" w:cs="Times New Roman"/>
            <w:sz w:val="23"/>
            <w:szCs w:val="23"/>
          </w:rPr>
          <w:t xml:space="preserve">The receovered signal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ˆx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ins w:id="608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ins w:id="609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reconstructed</w:t>
      </w:r>
      <w:ins w:id="610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611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by using</w:t>
        </w:r>
      </w:ins>
      <w:del w:id="612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fromvarious</w:delText>
        </w:r>
      </w:del>
      <w:ins w:id="613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ins w:id="614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ins w:id="615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616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</w:p>
    <w:p w14:paraId="16691BC5" w14:textId="1541B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CoSaMP</w:t>
      </w:r>
      <w:ins w:id="617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where it is </w:t>
        </w:r>
      </w:ins>
      <w:del w:id="618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19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last,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20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recovered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ˆx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ins w:id="621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then used</w:t>
        </w:r>
      </w:ins>
      <w:del w:id="622" w:author="Exam" w:date="2015-03-03T02:09:00Z"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595B0A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</w:p>
    <w:p w14:paraId="14A69BCB" w14:textId="77777777" w:rsidR="00AB2366" w:rsidRDefault="00AB2366">
      <w:pPr>
        <w:spacing w:line="200" w:lineRule="exact"/>
        <w:ind w:left="1799"/>
      </w:pPr>
    </w:p>
    <w:p w14:paraId="56B3653B" w14:textId="77777777" w:rsidR="00AB2366" w:rsidRDefault="00AB2366">
      <w:pPr>
        <w:spacing w:line="345" w:lineRule="exact"/>
        <w:ind w:left="1799"/>
      </w:pPr>
    </w:p>
    <w:p w14:paraId="3B3F61E6" w14:textId="20C7EE27" w:rsidR="00AB2366" w:rsidRDefault="00C044CB">
      <w:pPr>
        <w:tabs>
          <w:tab w:val="left" w:pos="2660"/>
        </w:tabs>
        <w:spacing w:line="373" w:lineRule="exact"/>
        <w:ind w:left="1800"/>
      </w:pPr>
      <w:del w:id="623" w:author="Exam" w:date="2015-03-03T02:09:00Z"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4.3.3</w:delText>
        </w:r>
        <w:r w:rsidDel="006C5C3A">
          <w:tab/>
        </w:r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Simulation</w:delText>
        </w:r>
        <w:r w:rsidDel="006C5C3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Results</w:delText>
        </w:r>
      </w:del>
    </w:p>
    <w:p w14:paraId="099B89C0" w14:textId="77777777" w:rsidR="00AB2366" w:rsidRDefault="00AB2366">
      <w:pPr>
        <w:spacing w:line="275" w:lineRule="exact"/>
        <w:ind w:left="1799"/>
      </w:pPr>
    </w:p>
    <w:p w14:paraId="2F005262" w14:textId="6F86F872" w:rsidR="00AB2366" w:rsidRDefault="00C044CB">
      <w:pPr>
        <w:spacing w:line="288" w:lineRule="exact"/>
        <w:ind w:left="2151"/>
      </w:pPr>
      <w:del w:id="624" w:author="Exam" w:date="2015-03-03T02:09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experiment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Matlab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evaluate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625" w:author="Exam" w:date="2015-03-03T02:09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626" w:author="Exam" w:date="2015-03-03T02:09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is evaluated by simulation (in Matlab)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A6545F4" w14:textId="16DAA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27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simple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second</w:t>
      </w:r>
    </w:p>
    <w:p w14:paraId="5A397F00" w14:textId="77777777" w:rsidR="00AB2366" w:rsidRDefault="00C044CB">
      <w:pPr>
        <w:tabs>
          <w:tab w:val="left" w:pos="735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1ns.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ACA0946" w14:textId="77777777" w:rsidR="00AB2366" w:rsidRDefault="00C044CB">
      <w:pPr>
        <w:tabs>
          <w:tab w:val="left" w:pos="25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8GHz.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CM1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63D2C04F" w14:textId="2F69738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ins w:id="628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629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z</w:delText>
        </w:r>
      </w:del>
      <w:ins w:id="630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Z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ero-mean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(AWGN)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7287689" w14:textId="5053310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10dB.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31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632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33" w:author="Exam" w:date="2015-03-03T02:10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is perfromed </w:t>
        </w:r>
      </w:ins>
      <w:del w:id="634" w:author="Exam" w:date="2015-03-03T02:11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cover</w:delText>
        </w:r>
      </w:del>
      <w:ins w:id="635" w:author="Exam" w:date="2015-03-03T02:11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points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6582575" w14:textId="77777777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space.</w:t>
      </w:r>
    </w:p>
    <w:p w14:paraId="0EA1E27B" w14:textId="77777777" w:rsidR="00AB2366" w:rsidRDefault="00C044CB">
      <w:pPr>
        <w:spacing w:line="271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37A4E84" w14:textId="228CBCAD" w:rsidR="00AB2366" w:rsidRDefault="00C044CB">
      <w:pPr>
        <w:tabs>
          <w:tab w:val="left" w:pos="419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36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compares</w:t>
        </w:r>
      </w:ins>
      <w:del w:id="637" w:author="Exam" w:date="2015-03-03T02:12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2302E2" w14:textId="0C2EF83E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ins w:id="638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for various design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</w:p>
    <w:p w14:paraId="78326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starting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406711F3" w14:textId="00F60944" w:rsidR="00AB2366" w:rsidRDefault="00C044CB">
      <w:pPr>
        <w:tabs>
          <w:tab w:val="left" w:pos="278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>
        <w:tab/>
      </w:r>
      <w:ins w:id="639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del w:id="640" w:author="Exam" w:date="2015-03-03T02:12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500MHz)</w:t>
      </w:r>
    </w:p>
    <w:p w14:paraId="4D28729D" w14:textId="77777777" w:rsidR="00AB2366" w:rsidRDefault="00AB2366">
      <w:pPr>
        <w:spacing w:line="371" w:lineRule="exact"/>
        <w:ind w:left="1799"/>
      </w:pPr>
    </w:p>
    <w:p w14:paraId="23C1DAF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</w:t>
      </w:r>
    </w:p>
    <w:p w14:paraId="5EFAC93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7253E" w14:textId="77777777" w:rsidR="00AB2366" w:rsidRDefault="00DB3497">
      <w:pPr>
        <w:spacing w:line="200" w:lineRule="exact"/>
        <w:ind w:left="1800"/>
      </w:pPr>
      <w:r>
        <w:lastRenderedPageBreak/>
        <w:pict w14:anchorId="2DD71BEB">
          <v:group id="_x0000_s1091" style="position:absolute;left:0;text-align:left;margin-left:89.25pt;margin-top:121.5pt;width:432.75pt;height:.75pt;z-index:251641344;mso-position-horizontal-relative:page;mso-position-vertical-relative:page" coordorigin="1785,2430" coordsize="8655,15">
            <v:shape id="_x0000_s1092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3056C277">
          <v:shape id="_x0000_s1090" type="#_x0000_t75" style="position:absolute;left:0;text-align:left;margin-left:195pt;margin-top:140.25pt;width:216.75pt;height:167.25pt;z-index:251642368;mso-position-horizontal-relative:page;mso-position-vertical-relative:page">
            <v:imagedata r:id="rId12" o:title=""/>
            <w10:wrap anchorx="page" anchory="page"/>
          </v:shape>
        </w:pict>
      </w:r>
      <w:r>
        <w:pict w14:anchorId="0B6F1CA3">
          <v:shape id="_x0000_s1089" type="#_x0000_t75" style="position:absolute;left:0;text-align:left;margin-left:141pt;margin-top:318.75pt;width:324.75pt;height:87.75pt;z-index:251643392;mso-position-horizontal-relative:page;mso-position-vertical-relative:page">
            <v:imagedata r:id="rId13" o:title=""/>
            <w10:wrap anchorx="page" anchory="page"/>
          </v:shape>
        </w:pict>
      </w:r>
    </w:p>
    <w:p w14:paraId="6B2C8D91" w14:textId="77777777" w:rsidR="00AB2366" w:rsidRDefault="00AB2366">
      <w:pPr>
        <w:spacing w:line="200" w:lineRule="exact"/>
        <w:ind w:left="1800"/>
      </w:pPr>
    </w:p>
    <w:p w14:paraId="273FEFE9" w14:textId="77777777" w:rsidR="00AB2366" w:rsidRDefault="00AB2366">
      <w:pPr>
        <w:spacing w:line="200" w:lineRule="exact"/>
        <w:ind w:left="1800"/>
      </w:pPr>
    </w:p>
    <w:p w14:paraId="5AE3776A" w14:textId="77777777" w:rsidR="00AB2366" w:rsidRDefault="00AB2366">
      <w:pPr>
        <w:spacing w:line="200" w:lineRule="exact"/>
        <w:ind w:left="1800"/>
      </w:pPr>
    </w:p>
    <w:p w14:paraId="6368F911" w14:textId="77777777" w:rsidR="00AB2366" w:rsidRDefault="00AB2366">
      <w:pPr>
        <w:spacing w:line="200" w:lineRule="exact"/>
        <w:ind w:left="1800"/>
      </w:pPr>
    </w:p>
    <w:p w14:paraId="4D280007" w14:textId="77777777" w:rsidR="00AB2366" w:rsidRDefault="00AB2366">
      <w:pPr>
        <w:spacing w:line="200" w:lineRule="exact"/>
        <w:ind w:left="1800"/>
      </w:pPr>
    </w:p>
    <w:p w14:paraId="1295FA3E" w14:textId="77777777" w:rsidR="00AB2366" w:rsidRDefault="00AB2366">
      <w:pPr>
        <w:spacing w:line="200" w:lineRule="exact"/>
        <w:ind w:left="1800"/>
      </w:pPr>
    </w:p>
    <w:p w14:paraId="1EADCD01" w14:textId="77777777" w:rsidR="00AB2366" w:rsidRDefault="00AB2366">
      <w:pPr>
        <w:spacing w:line="200" w:lineRule="exact"/>
        <w:ind w:left="1800"/>
      </w:pPr>
    </w:p>
    <w:p w14:paraId="0C9E66D9" w14:textId="77777777" w:rsidR="00AB2366" w:rsidRDefault="00AB2366">
      <w:pPr>
        <w:spacing w:line="200" w:lineRule="exact"/>
        <w:ind w:left="1800"/>
      </w:pPr>
    </w:p>
    <w:p w14:paraId="33DC5140" w14:textId="77777777" w:rsidR="00AB2366" w:rsidRDefault="00AB2366">
      <w:pPr>
        <w:spacing w:line="388" w:lineRule="exact"/>
        <w:ind w:left="1800"/>
      </w:pPr>
    </w:p>
    <w:p w14:paraId="2625C37E" w14:textId="77777777" w:rsidR="00AB2366" w:rsidRDefault="00C044CB">
      <w:pPr>
        <w:spacing w:line="240" w:lineRule="exact"/>
        <w:ind w:left="1804"/>
      </w:pPr>
      <w:bookmarkStart w:id="641" w:name="PageMark23"/>
      <w:bookmarkEnd w:id="64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1C977F1" w14:textId="77777777" w:rsidR="00AB2366" w:rsidRDefault="00AB2366">
      <w:pPr>
        <w:spacing w:line="200" w:lineRule="exact"/>
        <w:ind w:left="1800"/>
      </w:pPr>
    </w:p>
    <w:p w14:paraId="790B10BE" w14:textId="77777777" w:rsidR="00AB2366" w:rsidRDefault="00AB2366">
      <w:pPr>
        <w:spacing w:line="200" w:lineRule="exact"/>
        <w:ind w:left="1800"/>
      </w:pPr>
    </w:p>
    <w:p w14:paraId="388E5211" w14:textId="77777777" w:rsidR="00AB2366" w:rsidRDefault="00AB2366">
      <w:pPr>
        <w:spacing w:line="200" w:lineRule="exact"/>
        <w:ind w:left="1800"/>
      </w:pPr>
    </w:p>
    <w:p w14:paraId="46EF388E" w14:textId="77777777" w:rsidR="00AB2366" w:rsidRDefault="00AB2366">
      <w:pPr>
        <w:spacing w:line="200" w:lineRule="exact"/>
        <w:ind w:left="1800"/>
      </w:pPr>
    </w:p>
    <w:p w14:paraId="62598C61" w14:textId="77777777" w:rsidR="00AB2366" w:rsidRDefault="00AB2366">
      <w:pPr>
        <w:spacing w:line="200" w:lineRule="exact"/>
        <w:ind w:left="1800"/>
      </w:pPr>
    </w:p>
    <w:p w14:paraId="206B5B8D" w14:textId="77777777" w:rsidR="00AB2366" w:rsidRDefault="00AB2366">
      <w:pPr>
        <w:spacing w:line="200" w:lineRule="exact"/>
        <w:ind w:left="1800"/>
      </w:pPr>
    </w:p>
    <w:p w14:paraId="51A402CB" w14:textId="77777777" w:rsidR="00AB2366" w:rsidRDefault="00AB2366">
      <w:pPr>
        <w:spacing w:line="200" w:lineRule="exact"/>
        <w:ind w:left="1800"/>
      </w:pPr>
    </w:p>
    <w:p w14:paraId="1C0C0608" w14:textId="77777777" w:rsidR="00AB2366" w:rsidRDefault="00AB2366">
      <w:pPr>
        <w:spacing w:line="200" w:lineRule="exact"/>
        <w:ind w:left="1800"/>
      </w:pPr>
    </w:p>
    <w:p w14:paraId="1450240C" w14:textId="77777777" w:rsidR="00AB2366" w:rsidRDefault="00AB2366">
      <w:pPr>
        <w:spacing w:line="200" w:lineRule="exact"/>
        <w:ind w:left="1800"/>
      </w:pPr>
    </w:p>
    <w:p w14:paraId="61838A3E" w14:textId="77777777" w:rsidR="00AB2366" w:rsidRDefault="00AB2366">
      <w:pPr>
        <w:spacing w:line="200" w:lineRule="exact"/>
        <w:ind w:left="1800"/>
      </w:pPr>
    </w:p>
    <w:p w14:paraId="0E5B5AF9" w14:textId="77777777" w:rsidR="00AB2366" w:rsidRDefault="00AB2366">
      <w:pPr>
        <w:spacing w:line="200" w:lineRule="exact"/>
        <w:ind w:left="1800"/>
      </w:pPr>
    </w:p>
    <w:p w14:paraId="61BDABE4" w14:textId="77777777" w:rsidR="00AB2366" w:rsidRDefault="00AB2366">
      <w:pPr>
        <w:spacing w:line="200" w:lineRule="exact"/>
        <w:ind w:left="1800"/>
      </w:pPr>
    </w:p>
    <w:p w14:paraId="447834D3" w14:textId="77777777" w:rsidR="00AB2366" w:rsidRDefault="00AB2366">
      <w:pPr>
        <w:spacing w:line="200" w:lineRule="exact"/>
        <w:ind w:left="1800"/>
      </w:pPr>
    </w:p>
    <w:p w14:paraId="528F6B2D" w14:textId="77777777" w:rsidR="00AB2366" w:rsidRDefault="00AB2366">
      <w:pPr>
        <w:spacing w:line="200" w:lineRule="exact"/>
        <w:ind w:left="1800"/>
      </w:pPr>
    </w:p>
    <w:p w14:paraId="630F8618" w14:textId="77777777" w:rsidR="00AB2366" w:rsidRDefault="00AB2366">
      <w:pPr>
        <w:spacing w:line="200" w:lineRule="exact"/>
        <w:ind w:left="1800"/>
      </w:pPr>
    </w:p>
    <w:p w14:paraId="6598445F" w14:textId="77777777" w:rsidR="00AB2366" w:rsidRDefault="00AB2366">
      <w:pPr>
        <w:spacing w:line="200" w:lineRule="exact"/>
        <w:ind w:left="1800"/>
      </w:pPr>
    </w:p>
    <w:p w14:paraId="1D83E1CE" w14:textId="77777777" w:rsidR="00AB2366" w:rsidRDefault="00AB2366">
      <w:pPr>
        <w:spacing w:line="200" w:lineRule="exact"/>
        <w:ind w:left="1800"/>
      </w:pPr>
    </w:p>
    <w:p w14:paraId="677A67E3" w14:textId="77777777" w:rsidR="00AB2366" w:rsidRDefault="00AB2366">
      <w:pPr>
        <w:spacing w:line="200" w:lineRule="exact"/>
        <w:ind w:left="1800"/>
      </w:pPr>
    </w:p>
    <w:p w14:paraId="5DF05750" w14:textId="77777777" w:rsidR="00AB2366" w:rsidRDefault="00AB2366">
      <w:pPr>
        <w:spacing w:line="200" w:lineRule="exact"/>
        <w:ind w:left="1800"/>
      </w:pPr>
    </w:p>
    <w:p w14:paraId="68528ED2" w14:textId="77777777" w:rsidR="00AB2366" w:rsidRDefault="00AB2366">
      <w:pPr>
        <w:spacing w:line="200" w:lineRule="exact"/>
        <w:ind w:left="1800"/>
      </w:pPr>
    </w:p>
    <w:p w14:paraId="423E0AAC" w14:textId="77777777" w:rsidR="00AB2366" w:rsidRDefault="00AB2366">
      <w:pPr>
        <w:spacing w:line="200" w:lineRule="exact"/>
        <w:ind w:left="1800"/>
      </w:pPr>
    </w:p>
    <w:p w14:paraId="612C300A" w14:textId="77777777" w:rsidR="00AB2366" w:rsidRDefault="00AB2366">
      <w:pPr>
        <w:spacing w:line="200" w:lineRule="exact"/>
        <w:ind w:left="1800"/>
      </w:pPr>
    </w:p>
    <w:p w14:paraId="773BDB60" w14:textId="77777777" w:rsidR="00AB2366" w:rsidRDefault="00AB2366">
      <w:pPr>
        <w:spacing w:line="200" w:lineRule="exact"/>
        <w:ind w:left="1800"/>
      </w:pPr>
    </w:p>
    <w:p w14:paraId="4E5BF9B8" w14:textId="77777777" w:rsidR="00AB2366" w:rsidRDefault="00AB2366">
      <w:pPr>
        <w:spacing w:line="200" w:lineRule="exact"/>
        <w:ind w:left="1800"/>
      </w:pPr>
    </w:p>
    <w:p w14:paraId="3987EDD2" w14:textId="77777777" w:rsidR="00AB2366" w:rsidRDefault="00AB2366">
      <w:pPr>
        <w:spacing w:line="200" w:lineRule="exact"/>
        <w:ind w:left="1800"/>
      </w:pPr>
    </w:p>
    <w:p w14:paraId="2EBB734C" w14:textId="77777777" w:rsidR="00AB2366" w:rsidRDefault="00AB2366">
      <w:pPr>
        <w:spacing w:line="200" w:lineRule="exact"/>
        <w:ind w:left="1800"/>
      </w:pPr>
    </w:p>
    <w:p w14:paraId="6842F490" w14:textId="77777777" w:rsidR="00AB2366" w:rsidRDefault="00AB2366">
      <w:pPr>
        <w:spacing w:line="200" w:lineRule="exact"/>
        <w:ind w:left="1800"/>
      </w:pPr>
    </w:p>
    <w:p w14:paraId="6BAD1CDD" w14:textId="77777777" w:rsidR="00AB2366" w:rsidRDefault="00AB2366">
      <w:pPr>
        <w:spacing w:line="200" w:lineRule="exact"/>
        <w:ind w:left="1800"/>
      </w:pPr>
    </w:p>
    <w:p w14:paraId="6B394158" w14:textId="77777777" w:rsidR="00AB2366" w:rsidRDefault="00AB2366">
      <w:pPr>
        <w:spacing w:line="200" w:lineRule="exact"/>
        <w:ind w:left="1800"/>
      </w:pPr>
    </w:p>
    <w:p w14:paraId="0E8CBEF0" w14:textId="77777777" w:rsidR="00AB2366" w:rsidRDefault="00AB2366">
      <w:pPr>
        <w:spacing w:line="317" w:lineRule="exact"/>
        <w:ind w:left="1800"/>
      </w:pPr>
    </w:p>
    <w:p w14:paraId="4885BB4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</w:t>
      </w:r>
    </w:p>
    <w:p w14:paraId="4D6F6911" w14:textId="41860E0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2" w:author="Exam" w:date="2015-03-03T02:13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>using</w:t>
        </w:r>
      </w:ins>
      <w:del w:id="643" w:author="Exam" w:date="2015-03-03T02:13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4" w:author="Exam" w:date="2015-03-03T02:13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at the transmitter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461E80D3" w14:textId="732E0CC7" w:rsidR="00AB2366" w:rsidRDefault="00C044CB">
      <w:pPr>
        <w:tabs>
          <w:tab w:val="left" w:pos="59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 w:rsidR="00B828A6">
        <w:t xml:space="preserve"> </w:t>
      </w:r>
      <w:del w:id="645" w:author="Exam" w:date="2015-03-03T02:13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Therefore,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simulation</w:delText>
        </w:r>
      </w:del>
      <w:ins w:id="646" w:author="Exam" w:date="2015-03-03T02:13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B40FBB7" w14:textId="48AD1D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7" w:author="Exam" w:date="2015-03-03T02:14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allows</w:t>
        </w:r>
      </w:ins>
      <w:del w:id="648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270565E3" w14:textId="287125E8" w:rsidR="00AB2366" w:rsidDel="006C5C3A" w:rsidRDefault="00C044CB">
      <w:pPr>
        <w:spacing w:line="433" w:lineRule="exact"/>
        <w:ind w:left="1800"/>
        <w:rPr>
          <w:del w:id="649" w:author="Exam" w:date="2015-03-03T02:14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del w:id="650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peak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(Nyquist</w:delText>
        </w:r>
      </w:del>
    </w:p>
    <w:p w14:paraId="1522771B" w14:textId="797EAE9D" w:rsidR="00AB2366" w:rsidDel="006C5C3A" w:rsidRDefault="00C044CB">
      <w:pPr>
        <w:spacing w:line="433" w:lineRule="exact"/>
        <w:ind w:left="1800"/>
        <w:rPr>
          <w:del w:id="651" w:author="Exam" w:date="2015-03-03T02:14:00Z"/>
        </w:rPr>
      </w:pPr>
      <w:del w:id="652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end)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acceptable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increase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</w:p>
    <w:p w14:paraId="663FFEC7" w14:textId="153E104C" w:rsidR="00AB2366" w:rsidRDefault="00C044CB">
      <w:pPr>
        <w:spacing w:line="433" w:lineRule="exact"/>
        <w:ind w:left="1800"/>
      </w:pPr>
      <w:del w:id="653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receivers’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rate.</w:delText>
        </w:r>
      </w:del>
    </w:p>
    <w:p w14:paraId="401E0C6F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5BCFC6A1" w14:textId="0903EF2E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54" w:author="Exam" w:date="2015-03-03T02:14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4D03F331" w14:textId="77777777" w:rsidR="00AB2366" w:rsidRDefault="00C044CB">
      <w:pPr>
        <w:tabs>
          <w:tab w:val="left" w:pos="952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B957D70" w14:textId="2A3E3DD5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55" w:author="Exam" w:date="2015-03-03T02:15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(comment: this term is not mentioned earlier??)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20F9F4FA" w14:textId="77777777" w:rsidR="00AB2366" w:rsidRDefault="00AB2366">
      <w:pPr>
        <w:spacing w:line="200" w:lineRule="exact"/>
        <w:ind w:left="1800"/>
      </w:pPr>
    </w:p>
    <w:p w14:paraId="3037D2A5" w14:textId="77777777" w:rsidR="00AB2366" w:rsidRDefault="00AB2366">
      <w:pPr>
        <w:spacing w:line="200" w:lineRule="exact"/>
        <w:ind w:left="1800"/>
      </w:pPr>
    </w:p>
    <w:p w14:paraId="6898C3C7" w14:textId="77777777" w:rsidR="00AB2366" w:rsidRDefault="00AB2366">
      <w:pPr>
        <w:spacing w:line="200" w:lineRule="exact"/>
        <w:ind w:left="1800"/>
      </w:pPr>
    </w:p>
    <w:p w14:paraId="479BA034" w14:textId="77777777" w:rsidR="00AB2366" w:rsidRDefault="00AB2366">
      <w:pPr>
        <w:spacing w:line="200" w:lineRule="exact"/>
        <w:ind w:left="1800"/>
      </w:pPr>
    </w:p>
    <w:p w14:paraId="385DCED9" w14:textId="77777777" w:rsidR="00AB2366" w:rsidRDefault="00AB2366">
      <w:pPr>
        <w:spacing w:line="200" w:lineRule="exact"/>
        <w:ind w:left="1800"/>
      </w:pPr>
    </w:p>
    <w:p w14:paraId="01D51A27" w14:textId="77777777" w:rsidR="00AB2366" w:rsidRDefault="00AB2366">
      <w:pPr>
        <w:spacing w:line="200" w:lineRule="exact"/>
        <w:ind w:left="1800"/>
      </w:pPr>
    </w:p>
    <w:p w14:paraId="6758E9EF" w14:textId="77777777" w:rsidR="00AB2366" w:rsidRDefault="00AB2366">
      <w:pPr>
        <w:spacing w:line="200" w:lineRule="exact"/>
        <w:ind w:left="1800"/>
      </w:pPr>
    </w:p>
    <w:p w14:paraId="591376A1" w14:textId="77777777" w:rsidR="00AB2366" w:rsidRDefault="00AB2366">
      <w:pPr>
        <w:spacing w:line="200" w:lineRule="exact"/>
        <w:ind w:left="1800"/>
      </w:pPr>
    </w:p>
    <w:p w14:paraId="5ABAD22F" w14:textId="77777777" w:rsidR="00AB2366" w:rsidRDefault="00AB2366">
      <w:pPr>
        <w:spacing w:line="218" w:lineRule="exact"/>
        <w:ind w:left="1800"/>
      </w:pPr>
    </w:p>
    <w:p w14:paraId="4C1E2ACB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</w:t>
      </w:r>
    </w:p>
    <w:p w14:paraId="3C5C7F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9F649D" w14:textId="77777777" w:rsidR="00AB2366" w:rsidRDefault="00DB3497">
      <w:pPr>
        <w:spacing w:line="200" w:lineRule="exact"/>
        <w:ind w:left="1800"/>
      </w:pPr>
      <w:r>
        <w:lastRenderedPageBreak/>
        <w:pict w14:anchorId="40AA3EAE">
          <v:group id="_x0000_s1087" style="position:absolute;left:0;text-align:left;margin-left:89.25pt;margin-top:121.5pt;width:432.75pt;height:.75pt;z-index:251644416;mso-position-horizontal-relative:page;mso-position-vertical-relative:page" coordorigin="1785,2430" coordsize="8655,15">
            <v:shape id="_x0000_s1088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54E3BB04" w14:textId="77777777" w:rsidR="00AB2366" w:rsidRDefault="00AB2366">
      <w:pPr>
        <w:spacing w:line="200" w:lineRule="exact"/>
        <w:ind w:left="1800"/>
      </w:pPr>
    </w:p>
    <w:p w14:paraId="3F8A7C71" w14:textId="77777777" w:rsidR="00AB2366" w:rsidRDefault="00AB2366">
      <w:pPr>
        <w:spacing w:line="200" w:lineRule="exact"/>
        <w:ind w:left="1800"/>
      </w:pPr>
    </w:p>
    <w:p w14:paraId="3ED4DBC9" w14:textId="77777777" w:rsidR="00AB2366" w:rsidRDefault="00AB2366">
      <w:pPr>
        <w:spacing w:line="200" w:lineRule="exact"/>
        <w:ind w:left="1800"/>
      </w:pPr>
    </w:p>
    <w:p w14:paraId="0700749B" w14:textId="77777777" w:rsidR="00AB2366" w:rsidRDefault="00AB2366">
      <w:pPr>
        <w:spacing w:line="200" w:lineRule="exact"/>
        <w:ind w:left="1800"/>
      </w:pPr>
    </w:p>
    <w:p w14:paraId="378615D5" w14:textId="77777777" w:rsidR="00AB2366" w:rsidRDefault="00AB2366">
      <w:pPr>
        <w:spacing w:line="200" w:lineRule="exact"/>
        <w:ind w:left="1800"/>
      </w:pPr>
    </w:p>
    <w:p w14:paraId="2E0056B6" w14:textId="77777777" w:rsidR="00AB2366" w:rsidRDefault="00AB2366">
      <w:pPr>
        <w:spacing w:line="200" w:lineRule="exact"/>
        <w:ind w:left="1800"/>
      </w:pPr>
    </w:p>
    <w:p w14:paraId="5E0B3EC9" w14:textId="77777777" w:rsidR="00AB2366" w:rsidRDefault="00AB2366">
      <w:pPr>
        <w:spacing w:line="200" w:lineRule="exact"/>
        <w:ind w:left="1800"/>
      </w:pPr>
    </w:p>
    <w:p w14:paraId="70748779" w14:textId="77777777" w:rsidR="00AB2366" w:rsidRDefault="00AB2366">
      <w:pPr>
        <w:spacing w:line="200" w:lineRule="exact"/>
        <w:ind w:left="1800"/>
      </w:pPr>
    </w:p>
    <w:p w14:paraId="417E20B9" w14:textId="77777777" w:rsidR="00AB2366" w:rsidRDefault="00AB2366">
      <w:pPr>
        <w:spacing w:line="388" w:lineRule="exact"/>
        <w:ind w:left="1800"/>
      </w:pPr>
    </w:p>
    <w:p w14:paraId="1EBA251D" w14:textId="77777777" w:rsidR="00AB2366" w:rsidRDefault="00C044CB">
      <w:pPr>
        <w:spacing w:line="240" w:lineRule="exact"/>
        <w:ind w:left="1804"/>
      </w:pPr>
      <w:bookmarkStart w:id="656" w:name="PageMark24"/>
      <w:bookmarkEnd w:id="65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62E7D15" w14:textId="77777777" w:rsidR="00AB2366" w:rsidRDefault="00AB2366">
      <w:pPr>
        <w:spacing w:line="293" w:lineRule="exact"/>
        <w:ind w:left="1800"/>
      </w:pPr>
    </w:p>
    <w:p w14:paraId="20818DA2" w14:textId="3BC01B99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4.4</w:t>
      </w:r>
      <w:r>
        <w:tab/>
      </w:r>
      <w:del w:id="657" w:author="Exam" w:date="2015-02-27T08:44:00Z">
        <w:r w:rsidDel="00F7070C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delText>Conclusion</w:delText>
        </w:r>
      </w:del>
      <w:ins w:id="658" w:author="Exam" w:date="2015-02-27T08:44:00Z">
        <w:r w:rsidR="00F7070C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>Summary</w:t>
        </w:r>
      </w:ins>
    </w:p>
    <w:p w14:paraId="2523551F" w14:textId="77777777" w:rsidR="00AB2366" w:rsidRDefault="00AB2366">
      <w:pPr>
        <w:spacing w:line="342" w:lineRule="exact"/>
        <w:ind w:left="1800"/>
      </w:pPr>
    </w:p>
    <w:p w14:paraId="578554DC" w14:textId="06B745CD" w:rsidR="00AB2366" w:rsidDel="00F7070C" w:rsidRDefault="00C044CB">
      <w:pPr>
        <w:spacing w:line="288" w:lineRule="exact"/>
        <w:ind w:left="2151"/>
        <w:rPr>
          <w:del w:id="659" w:author="Exam" w:date="2015-02-27T08:45:00Z"/>
        </w:rPr>
      </w:pPr>
      <w:del w:id="660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compressed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sensing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proven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effective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accuracy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posi-</w:delText>
        </w:r>
      </w:del>
    </w:p>
    <w:p w14:paraId="31156A84" w14:textId="5C0CF699" w:rsidR="00AB2366" w:rsidDel="00F7070C" w:rsidRDefault="00C044CB" w:rsidP="00F7070C">
      <w:pPr>
        <w:tabs>
          <w:tab w:val="left" w:pos="2659"/>
        </w:tabs>
        <w:spacing w:line="433" w:lineRule="exact"/>
        <w:ind w:left="1800"/>
        <w:rPr>
          <w:del w:id="661" w:author="Exam" w:date="2015-02-27T08:45:00Z"/>
        </w:rPr>
      </w:pPr>
      <w:del w:id="662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tioning.</w:delText>
        </w:r>
        <w:r w:rsidDel="00F7070C">
          <w:tab/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However,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most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not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concern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complexity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cost</w:delText>
        </w:r>
      </w:del>
    </w:p>
    <w:p w14:paraId="1DA427B1" w14:textId="17B49AC1" w:rsidR="00AB2366" w:rsidDel="00F7070C" w:rsidRDefault="00C044CB">
      <w:pPr>
        <w:tabs>
          <w:tab w:val="left" w:pos="2659"/>
        </w:tabs>
        <w:spacing w:line="433" w:lineRule="exact"/>
        <w:ind w:left="1800"/>
        <w:rPr>
          <w:del w:id="663" w:author="Exam" w:date="2015-02-27T08:45:00Z"/>
        </w:rPr>
        <w:pPrChange w:id="664" w:author="Exam" w:date="2015-02-27T08:45:00Z">
          <w:pPr>
            <w:spacing w:line="433" w:lineRule="exact"/>
            <w:ind w:left="1800"/>
          </w:pPr>
        </w:pPrChange>
      </w:pPr>
      <w:del w:id="665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their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implementations,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instance,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</w:delText>
        </w:r>
        <w:bookmarkStart w:id="666" w:name="_GoBack"/>
        <w:bookmarkEnd w:id="666"/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veform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extremely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</w:del>
    </w:p>
    <w:p w14:paraId="3D936DB2" w14:textId="6B36F60A" w:rsidR="00AB2366" w:rsidDel="00D5712D" w:rsidRDefault="00C044CB">
      <w:pPr>
        <w:tabs>
          <w:tab w:val="left" w:pos="2659"/>
        </w:tabs>
        <w:spacing w:line="433" w:lineRule="exact"/>
        <w:ind w:left="1800"/>
        <w:rPr>
          <w:del w:id="667" w:author="Exam" w:date="2015-03-03T01:45:00Z"/>
        </w:rPr>
        <w:pPrChange w:id="668" w:author="Exam" w:date="2015-02-27T08:45:00Z">
          <w:pPr>
            <w:spacing w:line="433" w:lineRule="exact"/>
            <w:ind w:left="1800"/>
          </w:pPr>
        </w:pPrChange>
      </w:pPr>
      <w:del w:id="669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(in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GHz).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70" w:author="Exam" w:date="2015-03-03T01:43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71" w:author="Exam" w:date="2015-03-03T01:43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A new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72" w:author="Exam" w:date="2015-03-03T01:43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sensiing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73" w:author="Exam" w:date="2015-03-03T01:44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is proposed that </w:t>
        </w:r>
      </w:ins>
      <w:del w:id="674" w:author="Exam" w:date="2015-03-03T01:44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present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view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</w:del>
    </w:p>
    <w:p w14:paraId="5BE40893" w14:textId="0140CB9F" w:rsidR="00AB2366" w:rsidRDefault="00C044CB" w:rsidP="00D5712D">
      <w:pPr>
        <w:tabs>
          <w:tab w:val="left" w:pos="2659"/>
        </w:tabs>
        <w:spacing w:line="433" w:lineRule="exact"/>
        <w:ind w:left="1800"/>
        <w:pPrChange w:id="675" w:author="Exam" w:date="2015-03-03T01:45:00Z">
          <w:pPr>
            <w:spacing w:line="433" w:lineRule="exact"/>
            <w:ind w:left="1800"/>
          </w:pPr>
        </w:pPrChange>
      </w:pPr>
      <w:del w:id="676" w:author="Exam" w:date="2015-03-03T01:45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77" w:author="Exam" w:date="2015-03-03T01:44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</w:del>
      <w:del w:id="678" w:author="Exam" w:date="2015-03-03T01:45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ins w:id="679" w:author="Exam" w:date="2015-03-03T01:45:00Z">
        <w:r w:rsidR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that uses </w:t>
        </w:r>
      </w:ins>
      <w:del w:id="680" w:author="Exam" w:date="2015-03-03T01:45:00Z"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implemented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5629D11C" w14:textId="13A57980" w:rsidR="00AB2366" w:rsidRDefault="00C044CB">
      <w:pPr>
        <w:tabs>
          <w:tab w:val="left" w:pos="543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81" w:author="Exam" w:date="2015-02-27T08:46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</w:del>
      <w:ins w:id="682" w:author="Exam" w:date="2015-02-27T08:46:00Z"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enabled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</w:p>
    <w:p w14:paraId="1D47F39E" w14:textId="4E32CD89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83" w:author="Exam" w:date="2015-02-27T08:46:00Z"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to be reduced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527B596A" w14:textId="77777777" w:rsidR="00F7070C" w:rsidRDefault="00C044CB" w:rsidP="00F7070C">
      <w:pPr>
        <w:spacing w:line="288" w:lineRule="exact"/>
        <w:ind w:left="2151"/>
        <w:rPr>
          <w:ins w:id="684" w:author="Exam" w:date="2015-02-27T08:4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ins w:id="685" w:author="Exam" w:date="2015-02-27T08:45:00Z"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compressed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sensing technique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shown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effective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in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improving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accuracy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of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IR-UWB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posi-</w:t>
        </w:r>
      </w:ins>
    </w:p>
    <w:p w14:paraId="6C59C312" w14:textId="61221E62" w:rsidR="00AB2366" w:rsidRDefault="00F7070C" w:rsidP="00F7070C">
      <w:pPr>
        <w:spacing w:line="433" w:lineRule="exact"/>
        <w:ind w:left="1800"/>
      </w:pPr>
      <w:ins w:id="686" w:author="Exam" w:date="2015-02-27T08:4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tioning.</w:t>
        </w:r>
        <w:r>
          <w:tab/>
        </w:r>
      </w:ins>
    </w:p>
    <w:p w14:paraId="4A9D7F1A" w14:textId="77777777" w:rsidR="00AB2366" w:rsidRDefault="00AB2366">
      <w:pPr>
        <w:spacing w:line="200" w:lineRule="exact"/>
        <w:ind w:left="1800"/>
      </w:pPr>
    </w:p>
    <w:p w14:paraId="1721E223" w14:textId="77777777" w:rsidR="00AB2366" w:rsidRDefault="00AB2366">
      <w:pPr>
        <w:spacing w:line="200" w:lineRule="exact"/>
        <w:ind w:left="1800"/>
      </w:pPr>
    </w:p>
    <w:p w14:paraId="09ED1C74" w14:textId="77777777" w:rsidR="00AB2366" w:rsidRDefault="00AB2366">
      <w:pPr>
        <w:spacing w:line="200" w:lineRule="exact"/>
        <w:ind w:left="1800"/>
      </w:pPr>
    </w:p>
    <w:p w14:paraId="68694968" w14:textId="77777777" w:rsidR="00AB2366" w:rsidRDefault="00AB2366">
      <w:pPr>
        <w:spacing w:line="200" w:lineRule="exact"/>
        <w:ind w:left="1800"/>
      </w:pPr>
    </w:p>
    <w:p w14:paraId="2A320E9F" w14:textId="77777777" w:rsidR="00AB2366" w:rsidRDefault="00AB2366">
      <w:pPr>
        <w:spacing w:line="200" w:lineRule="exact"/>
        <w:ind w:left="1800"/>
      </w:pPr>
    </w:p>
    <w:p w14:paraId="5D67BC8E" w14:textId="77777777" w:rsidR="00AB2366" w:rsidRDefault="00AB2366">
      <w:pPr>
        <w:spacing w:line="200" w:lineRule="exact"/>
        <w:ind w:left="1800"/>
      </w:pPr>
    </w:p>
    <w:p w14:paraId="6FB988C5" w14:textId="77777777" w:rsidR="00AB2366" w:rsidRDefault="00AB2366">
      <w:pPr>
        <w:spacing w:line="200" w:lineRule="exact"/>
        <w:ind w:left="1800"/>
      </w:pPr>
    </w:p>
    <w:p w14:paraId="3BC0F111" w14:textId="77777777" w:rsidR="00AB2366" w:rsidRDefault="00AB2366">
      <w:pPr>
        <w:spacing w:line="200" w:lineRule="exact"/>
        <w:ind w:left="1800"/>
      </w:pPr>
    </w:p>
    <w:p w14:paraId="73ECEA9F" w14:textId="77777777" w:rsidR="00AB2366" w:rsidRDefault="00AB2366">
      <w:pPr>
        <w:spacing w:line="200" w:lineRule="exact"/>
        <w:ind w:left="1800"/>
      </w:pPr>
    </w:p>
    <w:p w14:paraId="62F1C09C" w14:textId="77777777" w:rsidR="00AB2366" w:rsidRDefault="00AB2366">
      <w:pPr>
        <w:spacing w:line="200" w:lineRule="exact"/>
        <w:ind w:left="1800"/>
      </w:pPr>
    </w:p>
    <w:p w14:paraId="6F76FB68" w14:textId="77777777" w:rsidR="00AB2366" w:rsidRDefault="00AB2366">
      <w:pPr>
        <w:spacing w:line="200" w:lineRule="exact"/>
        <w:ind w:left="1800"/>
      </w:pPr>
    </w:p>
    <w:p w14:paraId="4297C3B6" w14:textId="77777777" w:rsidR="00AB2366" w:rsidRDefault="00AB2366">
      <w:pPr>
        <w:spacing w:line="200" w:lineRule="exact"/>
        <w:ind w:left="1800"/>
      </w:pPr>
    </w:p>
    <w:p w14:paraId="533BEB91" w14:textId="77777777" w:rsidR="00AB2366" w:rsidRDefault="00AB2366">
      <w:pPr>
        <w:spacing w:line="200" w:lineRule="exact"/>
        <w:ind w:left="1800"/>
      </w:pPr>
    </w:p>
    <w:p w14:paraId="3CC8FA55" w14:textId="77777777" w:rsidR="00AB2366" w:rsidRDefault="00AB2366">
      <w:pPr>
        <w:spacing w:line="200" w:lineRule="exact"/>
        <w:ind w:left="1800"/>
      </w:pPr>
    </w:p>
    <w:p w14:paraId="053874DC" w14:textId="77777777" w:rsidR="00AB2366" w:rsidRDefault="00AB2366">
      <w:pPr>
        <w:spacing w:line="200" w:lineRule="exact"/>
        <w:ind w:left="1800"/>
      </w:pPr>
    </w:p>
    <w:p w14:paraId="61E7D790" w14:textId="77777777" w:rsidR="00AB2366" w:rsidRDefault="00AB2366">
      <w:pPr>
        <w:spacing w:line="200" w:lineRule="exact"/>
        <w:ind w:left="1800"/>
      </w:pPr>
    </w:p>
    <w:p w14:paraId="16459FA2" w14:textId="77777777" w:rsidR="00AB2366" w:rsidRDefault="00AB2366">
      <w:pPr>
        <w:spacing w:line="200" w:lineRule="exact"/>
        <w:ind w:left="1800"/>
      </w:pPr>
    </w:p>
    <w:p w14:paraId="0809C80C" w14:textId="77777777" w:rsidR="00AB2366" w:rsidRDefault="00AB2366">
      <w:pPr>
        <w:spacing w:line="200" w:lineRule="exact"/>
        <w:ind w:left="1800"/>
      </w:pPr>
    </w:p>
    <w:p w14:paraId="7A4C1EB1" w14:textId="77777777" w:rsidR="00AB2366" w:rsidRDefault="00AB2366">
      <w:pPr>
        <w:spacing w:line="200" w:lineRule="exact"/>
        <w:ind w:left="1800"/>
      </w:pPr>
    </w:p>
    <w:p w14:paraId="55425E31" w14:textId="77777777" w:rsidR="00AB2366" w:rsidRDefault="00AB2366">
      <w:pPr>
        <w:spacing w:line="200" w:lineRule="exact"/>
        <w:ind w:left="1800"/>
      </w:pPr>
    </w:p>
    <w:p w14:paraId="6E245B3C" w14:textId="77777777" w:rsidR="00AB2366" w:rsidRDefault="00AB2366">
      <w:pPr>
        <w:spacing w:line="200" w:lineRule="exact"/>
        <w:ind w:left="1800"/>
      </w:pPr>
    </w:p>
    <w:p w14:paraId="03CCFA0C" w14:textId="77777777" w:rsidR="00AB2366" w:rsidRDefault="00AB2366">
      <w:pPr>
        <w:spacing w:line="200" w:lineRule="exact"/>
        <w:ind w:left="1800"/>
      </w:pPr>
    </w:p>
    <w:p w14:paraId="69A14B8A" w14:textId="77777777" w:rsidR="00AB2366" w:rsidRDefault="00AB2366">
      <w:pPr>
        <w:spacing w:line="200" w:lineRule="exact"/>
        <w:ind w:left="1800"/>
      </w:pPr>
    </w:p>
    <w:p w14:paraId="6BDBDB46" w14:textId="77777777" w:rsidR="00AB2366" w:rsidRDefault="00AB2366">
      <w:pPr>
        <w:spacing w:line="200" w:lineRule="exact"/>
        <w:ind w:left="1800"/>
      </w:pPr>
    </w:p>
    <w:p w14:paraId="6C780D14" w14:textId="77777777" w:rsidR="00AB2366" w:rsidRDefault="00AB2366">
      <w:pPr>
        <w:spacing w:line="200" w:lineRule="exact"/>
        <w:ind w:left="1800"/>
      </w:pPr>
    </w:p>
    <w:p w14:paraId="549AB3D2" w14:textId="77777777" w:rsidR="00AB2366" w:rsidRDefault="00AB2366">
      <w:pPr>
        <w:spacing w:line="200" w:lineRule="exact"/>
        <w:ind w:left="1800"/>
      </w:pPr>
    </w:p>
    <w:p w14:paraId="4DF16D5C" w14:textId="77777777" w:rsidR="00AB2366" w:rsidRDefault="00AB2366">
      <w:pPr>
        <w:spacing w:line="200" w:lineRule="exact"/>
        <w:ind w:left="1800"/>
      </w:pPr>
    </w:p>
    <w:p w14:paraId="41FD35BE" w14:textId="77777777" w:rsidR="00AB2366" w:rsidRDefault="00AB2366">
      <w:pPr>
        <w:spacing w:line="200" w:lineRule="exact"/>
        <w:ind w:left="1800"/>
      </w:pPr>
    </w:p>
    <w:p w14:paraId="2A039344" w14:textId="77777777" w:rsidR="00AB2366" w:rsidRDefault="00AB2366">
      <w:pPr>
        <w:spacing w:line="200" w:lineRule="exact"/>
        <w:ind w:left="1800"/>
      </w:pPr>
    </w:p>
    <w:p w14:paraId="663557FD" w14:textId="77777777" w:rsidR="00AB2366" w:rsidRDefault="00AB2366">
      <w:pPr>
        <w:spacing w:line="200" w:lineRule="exact"/>
        <w:ind w:left="1800"/>
      </w:pPr>
    </w:p>
    <w:p w14:paraId="277D7F45" w14:textId="77777777" w:rsidR="00AB2366" w:rsidRDefault="00AB2366">
      <w:pPr>
        <w:spacing w:line="200" w:lineRule="exact"/>
        <w:ind w:left="1800"/>
      </w:pPr>
    </w:p>
    <w:p w14:paraId="1488454C" w14:textId="77777777" w:rsidR="00AB2366" w:rsidRDefault="00AB2366">
      <w:pPr>
        <w:spacing w:line="200" w:lineRule="exact"/>
        <w:ind w:left="1800"/>
      </w:pPr>
    </w:p>
    <w:p w14:paraId="4AD7362C" w14:textId="77777777" w:rsidR="00AB2366" w:rsidRDefault="00AB2366">
      <w:pPr>
        <w:spacing w:line="200" w:lineRule="exact"/>
        <w:ind w:left="1800"/>
      </w:pPr>
    </w:p>
    <w:p w14:paraId="3D460D5A" w14:textId="77777777" w:rsidR="00AB2366" w:rsidRDefault="00AB2366">
      <w:pPr>
        <w:spacing w:line="200" w:lineRule="exact"/>
        <w:ind w:left="1800"/>
      </w:pPr>
    </w:p>
    <w:p w14:paraId="437B0798" w14:textId="77777777" w:rsidR="00AB2366" w:rsidRDefault="00AB2366">
      <w:pPr>
        <w:spacing w:line="200" w:lineRule="exact"/>
        <w:ind w:left="1800"/>
      </w:pPr>
    </w:p>
    <w:p w14:paraId="61DF1A26" w14:textId="77777777" w:rsidR="00AB2366" w:rsidRDefault="00AB2366">
      <w:pPr>
        <w:spacing w:line="200" w:lineRule="exact"/>
        <w:ind w:left="1800"/>
      </w:pPr>
    </w:p>
    <w:p w14:paraId="46FB0C08" w14:textId="77777777" w:rsidR="00AB2366" w:rsidRDefault="00AB2366">
      <w:pPr>
        <w:spacing w:line="200" w:lineRule="exact"/>
        <w:ind w:left="1800"/>
      </w:pPr>
    </w:p>
    <w:p w14:paraId="28095BC9" w14:textId="77777777" w:rsidR="00AB2366" w:rsidRDefault="00AB2366">
      <w:pPr>
        <w:spacing w:line="200" w:lineRule="exact"/>
        <w:ind w:left="1800"/>
      </w:pPr>
    </w:p>
    <w:p w14:paraId="0A12EF70" w14:textId="77777777" w:rsidR="00AB2366" w:rsidRDefault="00AB2366">
      <w:pPr>
        <w:spacing w:line="200" w:lineRule="exact"/>
        <w:ind w:left="1800"/>
      </w:pPr>
    </w:p>
    <w:p w14:paraId="13783EC2" w14:textId="77777777" w:rsidR="00AB2366" w:rsidRDefault="00AB2366">
      <w:pPr>
        <w:spacing w:line="351" w:lineRule="exact"/>
        <w:ind w:left="1800"/>
      </w:pPr>
    </w:p>
    <w:p w14:paraId="070C4C4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</w:t>
      </w:r>
    </w:p>
    <w:p w14:paraId="7DD620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AB4FB04" w14:textId="77777777" w:rsidR="00AB2366" w:rsidRDefault="00AB2366">
      <w:pPr>
        <w:spacing w:line="200" w:lineRule="exact"/>
        <w:ind w:left="1800"/>
      </w:pPr>
    </w:p>
    <w:p w14:paraId="2C0E9841" w14:textId="77777777" w:rsidR="00AB2366" w:rsidRDefault="00AB2366">
      <w:pPr>
        <w:spacing w:line="200" w:lineRule="exact"/>
        <w:ind w:left="1800"/>
      </w:pPr>
    </w:p>
    <w:p w14:paraId="46F3BA3F" w14:textId="77777777" w:rsidR="00AB2366" w:rsidRDefault="00AB2366">
      <w:pPr>
        <w:spacing w:line="200" w:lineRule="exact"/>
        <w:ind w:left="1800"/>
      </w:pPr>
    </w:p>
    <w:p w14:paraId="0F3CEB6A" w14:textId="77777777" w:rsidR="00AB2366" w:rsidRDefault="00AB2366">
      <w:pPr>
        <w:spacing w:line="200" w:lineRule="exact"/>
        <w:ind w:left="1800"/>
      </w:pPr>
    </w:p>
    <w:p w14:paraId="2F2003E5" w14:textId="77777777" w:rsidR="00AB2366" w:rsidRDefault="00AB2366">
      <w:pPr>
        <w:spacing w:line="200" w:lineRule="exact"/>
        <w:ind w:left="1800"/>
      </w:pPr>
    </w:p>
    <w:p w14:paraId="7A423F7B" w14:textId="77777777" w:rsidR="00AB2366" w:rsidRDefault="00AB2366">
      <w:pPr>
        <w:spacing w:line="200" w:lineRule="exact"/>
        <w:ind w:left="1800"/>
      </w:pPr>
    </w:p>
    <w:p w14:paraId="5A8A42F9" w14:textId="77777777" w:rsidR="00AB2366" w:rsidRDefault="00AB2366">
      <w:pPr>
        <w:spacing w:line="200" w:lineRule="exact"/>
        <w:ind w:left="1800"/>
      </w:pPr>
    </w:p>
    <w:p w14:paraId="05383CE0" w14:textId="77777777" w:rsidR="00AB2366" w:rsidRDefault="00AB2366">
      <w:pPr>
        <w:spacing w:line="200" w:lineRule="exact"/>
        <w:ind w:left="1800"/>
      </w:pPr>
    </w:p>
    <w:p w14:paraId="59841EDC" w14:textId="77777777" w:rsidR="00AB2366" w:rsidRDefault="00AB2366">
      <w:pPr>
        <w:spacing w:line="200" w:lineRule="exact"/>
        <w:ind w:left="1800"/>
      </w:pPr>
    </w:p>
    <w:p w14:paraId="3CA0D4AF" w14:textId="77777777" w:rsidR="00AB2366" w:rsidRDefault="00AB2366">
      <w:pPr>
        <w:spacing w:line="200" w:lineRule="exact"/>
        <w:ind w:left="1800"/>
      </w:pPr>
    </w:p>
    <w:p w14:paraId="010C1399" w14:textId="77777777" w:rsidR="00AB2366" w:rsidRDefault="00AB2366">
      <w:pPr>
        <w:spacing w:line="200" w:lineRule="exact"/>
        <w:ind w:left="1800"/>
      </w:pPr>
    </w:p>
    <w:p w14:paraId="475875C6" w14:textId="77777777" w:rsidR="00AB2366" w:rsidRDefault="00AB2366">
      <w:pPr>
        <w:spacing w:line="200" w:lineRule="exact"/>
        <w:ind w:left="1800"/>
      </w:pPr>
    </w:p>
    <w:p w14:paraId="27AB18AE" w14:textId="77777777" w:rsidR="00AB2366" w:rsidRDefault="00AB2366">
      <w:pPr>
        <w:spacing w:line="200" w:lineRule="exact"/>
        <w:ind w:left="1800"/>
      </w:pPr>
    </w:p>
    <w:p w14:paraId="69DE91CB" w14:textId="77777777" w:rsidR="00AB2366" w:rsidRDefault="00AB2366">
      <w:pPr>
        <w:spacing w:line="200" w:lineRule="exact"/>
        <w:ind w:left="1800"/>
      </w:pPr>
    </w:p>
    <w:p w14:paraId="1A8BF6A2" w14:textId="77777777" w:rsidR="00AB2366" w:rsidRDefault="00AB2366">
      <w:pPr>
        <w:spacing w:line="200" w:lineRule="exact"/>
        <w:ind w:left="1800"/>
      </w:pPr>
    </w:p>
    <w:p w14:paraId="06816F2F" w14:textId="77777777" w:rsidR="00AB2366" w:rsidRDefault="00AB2366">
      <w:pPr>
        <w:spacing w:line="200" w:lineRule="exact"/>
        <w:ind w:left="1800"/>
      </w:pPr>
    </w:p>
    <w:p w14:paraId="2E9318BF" w14:textId="77777777" w:rsidR="00AB2366" w:rsidRDefault="00AB2366">
      <w:pPr>
        <w:spacing w:line="200" w:lineRule="exact"/>
        <w:ind w:left="1800"/>
      </w:pPr>
    </w:p>
    <w:p w14:paraId="5C29137A" w14:textId="77777777" w:rsidR="00AB2366" w:rsidRDefault="00AB2366">
      <w:pPr>
        <w:spacing w:line="200" w:lineRule="exact"/>
        <w:ind w:left="1800"/>
      </w:pPr>
    </w:p>
    <w:p w14:paraId="2EDD2316" w14:textId="77777777" w:rsidR="00AB2366" w:rsidRDefault="00AB2366">
      <w:pPr>
        <w:spacing w:line="200" w:lineRule="exact"/>
        <w:ind w:left="1800"/>
      </w:pPr>
    </w:p>
    <w:p w14:paraId="7497CED1" w14:textId="77777777" w:rsidR="00AB2366" w:rsidRDefault="00AB2366">
      <w:pPr>
        <w:spacing w:line="200" w:lineRule="exact"/>
        <w:ind w:left="1800"/>
      </w:pPr>
    </w:p>
    <w:p w14:paraId="7EE6213B" w14:textId="77777777" w:rsidR="00AB2366" w:rsidRDefault="00AB2366">
      <w:pPr>
        <w:spacing w:line="200" w:lineRule="exact"/>
        <w:ind w:left="1800"/>
      </w:pPr>
    </w:p>
    <w:p w14:paraId="5D95D7A2" w14:textId="77777777" w:rsidR="00AB2366" w:rsidRDefault="00AB2366">
      <w:pPr>
        <w:spacing w:line="269" w:lineRule="exact"/>
        <w:ind w:left="1800"/>
      </w:pPr>
    </w:p>
    <w:p w14:paraId="587E3DCA" w14:textId="246E6F88" w:rsidR="00AB2366" w:rsidRDefault="00C044CB">
      <w:pPr>
        <w:spacing w:line="644" w:lineRule="exact"/>
        <w:ind w:left="1800"/>
      </w:pPr>
      <w:bookmarkStart w:id="687" w:name="PageMark25"/>
      <w:bookmarkEnd w:id="68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5</w:t>
      </w:r>
    </w:p>
    <w:p w14:paraId="7E154359" w14:textId="77777777" w:rsidR="00AB2366" w:rsidRDefault="00AB2366">
      <w:pPr>
        <w:spacing w:line="200" w:lineRule="exact"/>
        <w:ind w:left="1800"/>
      </w:pPr>
    </w:p>
    <w:p w14:paraId="10C5ACCA" w14:textId="77777777" w:rsidR="00AB2366" w:rsidRDefault="00AB2366">
      <w:pPr>
        <w:spacing w:line="200" w:lineRule="exact"/>
        <w:ind w:left="1800"/>
      </w:pPr>
    </w:p>
    <w:p w14:paraId="0A8273D0" w14:textId="77777777" w:rsidR="00AB2366" w:rsidRDefault="00AB2366">
      <w:pPr>
        <w:spacing w:line="250" w:lineRule="exact"/>
        <w:ind w:left="1800"/>
      </w:pPr>
    </w:p>
    <w:p w14:paraId="49A1AF67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Cognitive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5AD2EF23" w14:textId="77777777" w:rsidR="00AB2366" w:rsidRDefault="00AB2366">
      <w:pPr>
        <w:spacing w:line="200" w:lineRule="exact"/>
        <w:ind w:left="1800"/>
      </w:pPr>
    </w:p>
    <w:p w14:paraId="692D010E" w14:textId="77777777" w:rsidR="00AB2366" w:rsidRDefault="00AB2366">
      <w:pPr>
        <w:spacing w:line="200" w:lineRule="exact"/>
        <w:ind w:left="1800"/>
      </w:pPr>
    </w:p>
    <w:p w14:paraId="7E8E7323" w14:textId="77777777" w:rsidR="00AB2366" w:rsidRDefault="00AB2366">
      <w:pPr>
        <w:spacing w:line="200" w:lineRule="exact"/>
        <w:ind w:left="1800"/>
      </w:pPr>
    </w:p>
    <w:p w14:paraId="39E40BFD" w14:textId="77777777" w:rsidR="00AB2366" w:rsidRDefault="00AB2366">
      <w:pPr>
        <w:spacing w:line="240" w:lineRule="exact"/>
        <w:ind w:left="1800"/>
      </w:pPr>
    </w:p>
    <w:p w14:paraId="7CACAF9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respect</w:t>
      </w:r>
    </w:p>
    <w:p w14:paraId="07D832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</w:p>
    <w:p w14:paraId="0C1751C4" w14:textId="12880CC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overview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88" w:author="Exam" w:date="2015-02-27T08:46:00Z"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BE16C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</w:delText>
        </w:r>
      </w:del>
      <w:ins w:id="689" w:author="Exam" w:date="2015-02-27T08:46:00Z">
        <w:r w:rsidR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W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90" w:author="Exam" w:date="2015-02-27T08:46:00Z">
        <w:r w:rsidR="00BE16CC">
          <w:rPr>
            <w:rFonts w:ascii="Times New Roman" w:eastAsia="Times New Roman" w:hAnsi="Times New Roman" w:cs="Times New Roman"/>
            <w:sz w:val="23"/>
            <w:szCs w:val="23"/>
          </w:rPr>
          <w:t xml:space="preserve">then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</w:p>
    <w:p w14:paraId="75A8952E" w14:textId="3CBF0A8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front-end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91" w:author="Exam" w:date="2015-02-27T08:47:00Z"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investigate</w:delText>
        </w:r>
        <w:r w:rsidDel="00BE16C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692" w:author="Exam" w:date="2015-02-27T08:47:00Z">
        <w:r w:rsidR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study</w:t>
        </w:r>
        <w:r w:rsidR="00BE16C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F7002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CR.</w:t>
      </w:r>
    </w:p>
    <w:p w14:paraId="6726F92F" w14:textId="77777777" w:rsidR="00AB2366" w:rsidRDefault="00AB2366">
      <w:pPr>
        <w:spacing w:line="200" w:lineRule="exact"/>
        <w:ind w:left="1800"/>
      </w:pPr>
    </w:p>
    <w:p w14:paraId="5D327410" w14:textId="77777777" w:rsidR="00AB2366" w:rsidRDefault="00AB2366">
      <w:pPr>
        <w:spacing w:line="200" w:lineRule="exact"/>
        <w:ind w:left="1800"/>
      </w:pPr>
    </w:p>
    <w:p w14:paraId="739B6A8B" w14:textId="77777777" w:rsidR="00AB2366" w:rsidRDefault="00AB2366">
      <w:pPr>
        <w:spacing w:line="236" w:lineRule="exact"/>
        <w:ind w:left="1800"/>
      </w:pPr>
    </w:p>
    <w:p w14:paraId="2C53437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114F2417" w14:textId="77777777" w:rsidR="00AB2366" w:rsidRDefault="00AB2366">
      <w:pPr>
        <w:spacing w:line="342" w:lineRule="exact"/>
        <w:ind w:left="1800"/>
      </w:pPr>
    </w:p>
    <w:p w14:paraId="242838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</w:p>
    <w:p w14:paraId="360314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restrictsthefastincreasingdemandformoreaccessiblebandwidth.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Asaresult,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thedynamic</w:t>
      </w:r>
    </w:p>
    <w:p w14:paraId="2F4086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(DSA)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enables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971308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opportunistically,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5.1.(a).</w:t>
      </w:r>
    </w:p>
    <w:p w14:paraId="665E8DD7" w14:textId="77777777" w:rsidR="00AB2366" w:rsidRDefault="00C044CB">
      <w:pPr>
        <w:tabs>
          <w:tab w:val="left" w:pos="420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utilisa-</w:t>
      </w:r>
    </w:p>
    <w:p w14:paraId="54746E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(licensed</w:t>
      </w:r>
    </w:p>
    <w:p w14:paraId="11B2FACE" w14:textId="77777777" w:rsidR="00AB2366" w:rsidRDefault="00C044CB">
      <w:pPr>
        <w:tabs>
          <w:tab w:val="left" w:pos="340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(includ-</w:t>
      </w:r>
    </w:p>
    <w:p w14:paraId="1A4C7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themselves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29101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circumstance.</w:t>
      </w:r>
    </w:p>
    <w:p w14:paraId="0FF843B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249E513" w14:textId="77777777" w:rsidR="00AB2366" w:rsidRDefault="00DB3497">
      <w:pPr>
        <w:spacing w:line="200" w:lineRule="exact"/>
        <w:ind w:left="1800"/>
      </w:pPr>
      <w:r>
        <w:lastRenderedPageBreak/>
        <w:pict w14:anchorId="5E336C28">
          <v:group id="_x0000_s1085" style="position:absolute;left:0;text-align:left;margin-left:89.25pt;margin-top:121.5pt;width:432.75pt;height:.75pt;z-index:251645440;mso-position-horizontal-relative:page;mso-position-vertical-relative:page" coordorigin="1785,2430" coordsize="8655,15">
            <v:shape id="_x0000_s1086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75C9174A">
          <v:shape id="_x0000_s1084" type="#_x0000_t75" style="position:absolute;left:0;text-align:left;margin-left:122.25pt;margin-top:140.25pt;width:367.5pt;height:116.25pt;z-index:-251670016;mso-position-horizontal-relative:page;mso-position-vertical-relative:page">
            <v:imagedata r:id="rId14" o:title=""/>
            <w10:wrap anchorx="page" anchory="page"/>
          </v:shape>
        </w:pict>
      </w:r>
    </w:p>
    <w:p w14:paraId="27E5D97A" w14:textId="77777777" w:rsidR="00AB2366" w:rsidRDefault="00AB2366">
      <w:pPr>
        <w:spacing w:line="200" w:lineRule="exact"/>
        <w:ind w:left="1800"/>
      </w:pPr>
    </w:p>
    <w:p w14:paraId="37D4F36A" w14:textId="77777777" w:rsidR="00AB2366" w:rsidRDefault="00AB2366">
      <w:pPr>
        <w:spacing w:line="200" w:lineRule="exact"/>
        <w:ind w:left="1800"/>
      </w:pPr>
    </w:p>
    <w:p w14:paraId="7F8AF807" w14:textId="77777777" w:rsidR="00AB2366" w:rsidRDefault="00AB2366">
      <w:pPr>
        <w:spacing w:line="200" w:lineRule="exact"/>
        <w:ind w:left="1800"/>
      </w:pPr>
    </w:p>
    <w:p w14:paraId="115A3289" w14:textId="77777777" w:rsidR="00AB2366" w:rsidRDefault="00AB2366">
      <w:pPr>
        <w:spacing w:line="200" w:lineRule="exact"/>
        <w:ind w:left="1800"/>
      </w:pPr>
    </w:p>
    <w:p w14:paraId="4C516D56" w14:textId="77777777" w:rsidR="00AB2366" w:rsidRDefault="00AB2366">
      <w:pPr>
        <w:spacing w:line="200" w:lineRule="exact"/>
        <w:ind w:left="1800"/>
      </w:pPr>
    </w:p>
    <w:p w14:paraId="6ADC6597" w14:textId="77777777" w:rsidR="00AB2366" w:rsidRDefault="00AB2366">
      <w:pPr>
        <w:spacing w:line="200" w:lineRule="exact"/>
        <w:ind w:left="1800"/>
      </w:pPr>
    </w:p>
    <w:p w14:paraId="24323A88" w14:textId="77777777" w:rsidR="00AB2366" w:rsidRDefault="00AB2366">
      <w:pPr>
        <w:spacing w:line="200" w:lineRule="exact"/>
        <w:ind w:left="1800"/>
      </w:pPr>
    </w:p>
    <w:p w14:paraId="35FC43CE" w14:textId="77777777" w:rsidR="00AB2366" w:rsidRDefault="00AB2366">
      <w:pPr>
        <w:spacing w:line="200" w:lineRule="exact"/>
        <w:ind w:left="1800"/>
      </w:pPr>
    </w:p>
    <w:p w14:paraId="29C20BDB" w14:textId="77777777" w:rsidR="00AB2366" w:rsidRDefault="00AB2366">
      <w:pPr>
        <w:spacing w:line="388" w:lineRule="exact"/>
        <w:ind w:left="1800"/>
      </w:pPr>
    </w:p>
    <w:p w14:paraId="144D981E" w14:textId="77777777" w:rsidR="00AB2366" w:rsidRDefault="00C044CB">
      <w:pPr>
        <w:spacing w:line="240" w:lineRule="exact"/>
        <w:ind w:left="1804"/>
      </w:pPr>
      <w:bookmarkStart w:id="693" w:name="PageMark26"/>
      <w:bookmarkEnd w:id="69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D17C47" w14:textId="77777777" w:rsidR="00AB2366" w:rsidRDefault="00AB2366">
      <w:pPr>
        <w:spacing w:line="200" w:lineRule="exact"/>
        <w:ind w:left="1800"/>
      </w:pPr>
    </w:p>
    <w:p w14:paraId="2299B7A4" w14:textId="77777777" w:rsidR="00AB2366" w:rsidRDefault="00AB2366">
      <w:pPr>
        <w:spacing w:line="200" w:lineRule="exact"/>
        <w:ind w:left="1800"/>
      </w:pPr>
    </w:p>
    <w:p w14:paraId="7E26CE30" w14:textId="77777777" w:rsidR="00AB2366" w:rsidRDefault="00AB2366">
      <w:pPr>
        <w:spacing w:line="200" w:lineRule="exact"/>
        <w:ind w:left="1800"/>
      </w:pPr>
    </w:p>
    <w:p w14:paraId="31C10FCF" w14:textId="77777777" w:rsidR="00AB2366" w:rsidRDefault="00AB2366">
      <w:pPr>
        <w:spacing w:line="200" w:lineRule="exact"/>
        <w:ind w:left="1800"/>
      </w:pPr>
    </w:p>
    <w:p w14:paraId="56884227" w14:textId="77777777" w:rsidR="00AB2366" w:rsidRDefault="00AB2366">
      <w:pPr>
        <w:spacing w:line="200" w:lineRule="exact"/>
        <w:ind w:left="1800"/>
      </w:pPr>
    </w:p>
    <w:p w14:paraId="445EB6B9" w14:textId="77777777" w:rsidR="00AB2366" w:rsidRDefault="00AB2366">
      <w:pPr>
        <w:spacing w:line="200" w:lineRule="exact"/>
        <w:ind w:left="1800"/>
      </w:pPr>
    </w:p>
    <w:p w14:paraId="0094A7E9" w14:textId="77777777" w:rsidR="00AB2366" w:rsidRDefault="00AB2366">
      <w:pPr>
        <w:spacing w:line="200" w:lineRule="exact"/>
        <w:ind w:left="1800"/>
      </w:pPr>
    </w:p>
    <w:p w14:paraId="61FA3ACF" w14:textId="77777777" w:rsidR="00AB2366" w:rsidRDefault="00AB2366">
      <w:pPr>
        <w:spacing w:line="200" w:lineRule="exact"/>
        <w:ind w:left="1800"/>
      </w:pPr>
    </w:p>
    <w:p w14:paraId="57AEF4A3" w14:textId="77777777" w:rsidR="00AB2366" w:rsidRDefault="00AB2366">
      <w:pPr>
        <w:spacing w:line="200" w:lineRule="exact"/>
        <w:ind w:left="1800"/>
      </w:pPr>
    </w:p>
    <w:p w14:paraId="6DEBE38F" w14:textId="77777777" w:rsidR="00AB2366" w:rsidRDefault="00AB2366">
      <w:pPr>
        <w:spacing w:line="200" w:lineRule="exact"/>
        <w:ind w:left="1800"/>
      </w:pPr>
    </w:p>
    <w:p w14:paraId="0D85D6B2" w14:textId="77777777" w:rsidR="00AB2366" w:rsidRDefault="00AB2366">
      <w:pPr>
        <w:spacing w:line="200" w:lineRule="exact"/>
        <w:ind w:left="1800"/>
      </w:pPr>
    </w:p>
    <w:p w14:paraId="628A13F3" w14:textId="77777777" w:rsidR="00AB2366" w:rsidRDefault="00AB2366">
      <w:pPr>
        <w:spacing w:line="200" w:lineRule="exact"/>
        <w:ind w:left="1800"/>
      </w:pPr>
    </w:p>
    <w:p w14:paraId="662C2E56" w14:textId="77777777" w:rsidR="00AB2366" w:rsidRDefault="00AB2366">
      <w:pPr>
        <w:spacing w:line="295" w:lineRule="exact"/>
        <w:ind w:left="1800"/>
      </w:pPr>
    </w:p>
    <w:p w14:paraId="47FA8A02" w14:textId="77777777" w:rsidR="00AB2366" w:rsidRDefault="00C044CB">
      <w:pPr>
        <w:tabs>
          <w:tab w:val="left" w:pos="7757"/>
        </w:tabs>
        <w:spacing w:line="344" w:lineRule="exact"/>
        <w:ind w:left="4118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(b)</w:t>
      </w:r>
    </w:p>
    <w:p w14:paraId="718D56B9" w14:textId="77777777" w:rsidR="00AB2366" w:rsidRDefault="00AB2366">
      <w:pPr>
        <w:spacing w:line="384" w:lineRule="exact"/>
        <w:ind w:left="1800"/>
      </w:pPr>
    </w:p>
    <w:p w14:paraId="5644FBE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2F80C1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</w:p>
    <w:p w14:paraId="797E049F" w14:textId="77777777" w:rsidR="00AB2366" w:rsidRDefault="00AB2366">
      <w:pPr>
        <w:spacing w:line="352" w:lineRule="exact"/>
        <w:ind w:left="1800"/>
      </w:pPr>
    </w:p>
    <w:p w14:paraId="72844EB4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</w:p>
    <w:p w14:paraId="58CC54D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</w:p>
    <w:p w14:paraId="31DF82EA" w14:textId="55B50CC6" w:rsidR="00AB2366" w:rsidRDefault="00C044CB">
      <w:pPr>
        <w:tabs>
          <w:tab w:val="left" w:pos="2924"/>
          <w:tab w:val="left" w:pos="8598"/>
          <w:tab w:val="left" w:pos="973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</w:p>
    <w:p w14:paraId="66AE17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3FC5E1A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256EA5D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</w:p>
    <w:p w14:paraId="20DC678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theory.</w:t>
      </w:r>
    </w:p>
    <w:p w14:paraId="427D1BC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What’s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licensed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users,</w:t>
      </w:r>
    </w:p>
    <w:p w14:paraId="54A0A5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mod-</w:t>
      </w:r>
    </w:p>
    <w:p w14:paraId="31FF95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</w:t>
      </w:r>
    </w:p>
    <w:p w14:paraId="352240F9" w14:textId="77777777" w:rsidR="00AB2366" w:rsidRDefault="00C044CB">
      <w:pPr>
        <w:tabs>
          <w:tab w:val="left" w:pos="481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sensitivity.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</w:p>
    <w:p w14:paraId="7E235B1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difficult.</w:t>
      </w:r>
    </w:p>
    <w:p w14:paraId="2D6A318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conclusion,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5DFB26D1" w14:textId="362E6845" w:rsidR="00AB2366" w:rsidRDefault="00C044CB">
      <w:pPr>
        <w:tabs>
          <w:tab w:val="left" w:pos="54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70CF5C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73E4CB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4C126F8F" w14:textId="77777777" w:rsidR="00AB2366" w:rsidRDefault="00AB2366">
      <w:pPr>
        <w:spacing w:line="200" w:lineRule="exact"/>
        <w:ind w:left="1800"/>
      </w:pPr>
    </w:p>
    <w:p w14:paraId="7A4EA1AE" w14:textId="77777777" w:rsidR="00AB2366" w:rsidRDefault="00AB2366">
      <w:pPr>
        <w:spacing w:line="200" w:lineRule="exact"/>
        <w:ind w:left="1800"/>
      </w:pPr>
    </w:p>
    <w:p w14:paraId="359D7D28" w14:textId="77777777" w:rsidR="00AB2366" w:rsidRDefault="00AB2366">
      <w:pPr>
        <w:spacing w:line="200" w:lineRule="exact"/>
        <w:ind w:left="1800"/>
      </w:pPr>
    </w:p>
    <w:p w14:paraId="75D74590" w14:textId="77777777" w:rsidR="00AB2366" w:rsidRDefault="00AB2366">
      <w:pPr>
        <w:spacing w:line="200" w:lineRule="exact"/>
        <w:ind w:left="1800"/>
      </w:pPr>
    </w:p>
    <w:p w14:paraId="5E94A3F1" w14:textId="77777777" w:rsidR="00AB2366" w:rsidRDefault="00AB2366">
      <w:pPr>
        <w:spacing w:line="200" w:lineRule="exact"/>
        <w:ind w:left="1800"/>
      </w:pPr>
    </w:p>
    <w:p w14:paraId="07622D7F" w14:textId="77777777" w:rsidR="00AB2366" w:rsidRDefault="00AB2366">
      <w:pPr>
        <w:spacing w:line="270" w:lineRule="exact"/>
        <w:ind w:left="1800"/>
      </w:pPr>
    </w:p>
    <w:p w14:paraId="5C78058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</w:t>
      </w:r>
    </w:p>
    <w:p w14:paraId="0379D6B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42E811E" w14:textId="5A769C5B" w:rsidR="00AB2366" w:rsidRDefault="00DB3497">
      <w:pPr>
        <w:spacing w:line="200" w:lineRule="exact"/>
        <w:ind w:left="1800"/>
      </w:pPr>
      <w:r>
        <w:lastRenderedPageBreak/>
        <w:pict w14:anchorId="3E8F6D24">
          <v:group id="_x0000_s1082" style="position:absolute;left:0;text-align:left;margin-left:89.25pt;margin-top:121.5pt;width:432.75pt;height:.75pt;z-index:251647488;mso-position-horizontal-relative:page;mso-position-vertical-relative:page" coordorigin="1785,2430" coordsize="8655,15">
            <v:shape id="_x0000_s1083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71C51E9" w14:textId="77777777" w:rsidR="00AB2366" w:rsidRDefault="00AB2366">
      <w:pPr>
        <w:spacing w:line="200" w:lineRule="exact"/>
        <w:ind w:left="1800"/>
      </w:pPr>
    </w:p>
    <w:p w14:paraId="547F34C8" w14:textId="77777777" w:rsidR="00AB2366" w:rsidRDefault="00AB2366">
      <w:pPr>
        <w:spacing w:line="200" w:lineRule="exact"/>
        <w:ind w:left="1800"/>
      </w:pPr>
    </w:p>
    <w:p w14:paraId="2F18AE08" w14:textId="77777777" w:rsidR="00AB2366" w:rsidRDefault="00AB2366">
      <w:pPr>
        <w:spacing w:line="200" w:lineRule="exact"/>
        <w:ind w:left="1800"/>
      </w:pPr>
    </w:p>
    <w:p w14:paraId="60D9266C" w14:textId="77777777" w:rsidR="00AB2366" w:rsidRDefault="00AB2366">
      <w:pPr>
        <w:spacing w:line="200" w:lineRule="exact"/>
        <w:ind w:left="1800"/>
      </w:pPr>
    </w:p>
    <w:p w14:paraId="05A3DBF3" w14:textId="77777777" w:rsidR="00AB2366" w:rsidRDefault="00AB2366">
      <w:pPr>
        <w:spacing w:line="200" w:lineRule="exact"/>
        <w:ind w:left="1800"/>
      </w:pPr>
    </w:p>
    <w:p w14:paraId="7A399D2A" w14:textId="77777777" w:rsidR="00AB2366" w:rsidRDefault="00AB2366">
      <w:pPr>
        <w:spacing w:line="200" w:lineRule="exact"/>
        <w:ind w:left="1800"/>
      </w:pPr>
    </w:p>
    <w:p w14:paraId="0F4F54B0" w14:textId="77777777" w:rsidR="00AB2366" w:rsidRDefault="00AB2366">
      <w:pPr>
        <w:spacing w:line="200" w:lineRule="exact"/>
        <w:ind w:left="1800"/>
      </w:pPr>
    </w:p>
    <w:p w14:paraId="7170A44C" w14:textId="77777777" w:rsidR="00AB2366" w:rsidRDefault="00AB2366">
      <w:pPr>
        <w:spacing w:line="200" w:lineRule="exact"/>
        <w:ind w:left="1800"/>
      </w:pPr>
    </w:p>
    <w:p w14:paraId="095BF8F0" w14:textId="77777777" w:rsidR="00AB2366" w:rsidRDefault="00AB2366">
      <w:pPr>
        <w:spacing w:line="388" w:lineRule="exact"/>
        <w:ind w:left="1800"/>
      </w:pPr>
    </w:p>
    <w:p w14:paraId="2869D672" w14:textId="77777777" w:rsidR="00AB2366" w:rsidRDefault="00C044CB">
      <w:pPr>
        <w:spacing w:line="240" w:lineRule="exact"/>
        <w:ind w:left="1804"/>
      </w:pPr>
      <w:bookmarkStart w:id="694" w:name="PageMark27"/>
      <w:bookmarkEnd w:id="69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54A349" w14:textId="77777777" w:rsidR="00AB2366" w:rsidRDefault="00AB2366">
      <w:pPr>
        <w:spacing w:line="293" w:lineRule="exact"/>
        <w:ind w:left="1800"/>
      </w:pPr>
    </w:p>
    <w:p w14:paraId="6D09197C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Hypothesis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Test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for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1238E87" w14:textId="77777777" w:rsidR="00AB2366" w:rsidRDefault="00AB2366">
      <w:pPr>
        <w:spacing w:line="342" w:lineRule="exact"/>
        <w:ind w:left="1800"/>
      </w:pPr>
    </w:p>
    <w:p w14:paraId="1C1F9AD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particular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3844D7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available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discriminate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</w:p>
    <w:p w14:paraId="059C0DB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</w:p>
    <w:p w14:paraId="4EC7169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6BBB63E" w14:textId="77777777" w:rsidR="00AB2366" w:rsidRDefault="00C044CB">
      <w:pPr>
        <w:spacing w:line="367" w:lineRule="exact"/>
        <w:ind w:left="564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</w:p>
    <w:p w14:paraId="2A4B3241" w14:textId="77777777" w:rsidR="00AB2366" w:rsidRDefault="00AB2366">
      <w:pPr>
        <w:spacing w:line="253" w:lineRule="exact"/>
        <w:ind w:left="4955"/>
      </w:pPr>
    </w:p>
    <w:p w14:paraId="21D3B744" w14:textId="77777777" w:rsidR="00AB2366" w:rsidRDefault="00C044CB">
      <w:pPr>
        <w:spacing w:line="239" w:lineRule="exact"/>
        <w:ind w:left="495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</w:p>
    <w:p w14:paraId="522A6266" w14:textId="77777777" w:rsidR="00AB2366" w:rsidRDefault="00C044CB">
      <w:pPr>
        <w:spacing w:line="19" w:lineRule="exact"/>
      </w:pPr>
      <w:r>
        <w:t xml:space="preserve"> </w:t>
      </w:r>
      <w:r>
        <w:br w:type="column"/>
      </w:r>
      <w:r>
        <w:lastRenderedPageBreak/>
        <w:t xml:space="preserve"> </w:t>
      </w:r>
    </w:p>
    <w:p w14:paraId="3F0DD3D2" w14:textId="77777777" w:rsidR="00AB2366" w:rsidRDefault="00AB2366">
      <w:pPr>
        <w:spacing w:line="306" w:lineRule="exact"/>
      </w:pPr>
    </w:p>
    <w:p w14:paraId="1084074B" w14:textId="77777777" w:rsidR="00AB2366" w:rsidRDefault="00C044CB">
      <w:pPr>
        <w:spacing w:line="288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(5.1)</w:t>
      </w:r>
    </w:p>
    <w:p w14:paraId="3418803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2AFBB21F" w14:textId="0B1B8094" w:rsidR="00AB2366" w:rsidRDefault="00C044CB">
      <w:pPr>
        <w:tabs>
          <w:tab w:val="left" w:pos="1963"/>
          <w:tab w:val="left" w:pos="6023"/>
          <w:tab w:val="left" w:pos="9354"/>
        </w:tabs>
        <w:spacing w:line="46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D1792" w14:textId="2903276C" w:rsidR="00AB2366" w:rsidRDefault="00C044CB">
      <w:pPr>
        <w:tabs>
          <w:tab w:val="left" w:pos="502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slots.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66ADFA61" w14:textId="5CF38B70" w:rsidR="00AB2366" w:rsidRDefault="00C044CB">
      <w:pPr>
        <w:tabs>
          <w:tab w:val="left" w:pos="576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B6B39E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predetermined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</w:p>
    <w:p w14:paraId="1B9809AA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2B77695" w14:textId="598E0D0A" w:rsidR="00AB2366" w:rsidRDefault="00AB2366">
      <w:pPr>
        <w:spacing w:line="275" w:lineRule="exact"/>
        <w:ind w:left="5660"/>
      </w:pPr>
    </w:p>
    <w:p w14:paraId="434CF1F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FB1955B" w14:textId="3997201C" w:rsidR="00AB2366" w:rsidRDefault="00C95047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167" w:space="0"/>
            <w:col w:w="262" w:space="0"/>
            <w:col w:w="5476"/>
          </w:cols>
        </w:sectPr>
      </w:pPr>
      <w:r>
        <w:rPr>
          <w:noProof/>
          <w:lang w:val="en-SG" w:eastAsia="zh-CN"/>
        </w:rPr>
        <w:lastRenderedPageBreak/>
        <w:drawing>
          <wp:anchor distT="0" distB="0" distL="114300" distR="114300" simplePos="0" relativeHeight="251686400" behindDoc="0" locked="0" layoutInCell="1" allowOverlap="1" wp14:anchorId="4622BAAE" wp14:editId="75B7A617">
            <wp:simplePos x="0" y="0"/>
            <wp:positionH relativeFrom="column">
              <wp:posOffset>1143000</wp:posOffset>
            </wp:positionH>
            <wp:positionV relativeFrom="paragraph">
              <wp:posOffset>-2540</wp:posOffset>
            </wp:positionV>
            <wp:extent cx="5486400" cy="438785"/>
            <wp:effectExtent l="0" t="0" r="0" b="0"/>
            <wp:wrapSquare wrapText="bothSides"/>
            <wp:docPr id="3" name="Picture 3" descr="Macintosh HD:Users:chenhao:Desktop:Screen Shot 2015-02-23 at 11.4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enhao:Desktop:Screen Shot 2015-02-23 at 11.44.1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BC41C" w14:textId="40A90B69" w:rsidR="00AB2366" w:rsidRDefault="00AB2366">
      <w:pPr>
        <w:spacing w:line="207" w:lineRule="exact"/>
        <w:ind w:left="1800"/>
      </w:pPr>
    </w:p>
    <w:p w14:paraId="13592D65" w14:textId="77777777" w:rsidR="00C95047" w:rsidRDefault="00C95047">
      <w:pPr>
        <w:spacing w:line="207" w:lineRule="exact"/>
        <w:ind w:left="1800"/>
      </w:pPr>
    </w:p>
    <w:p w14:paraId="5F2F4977" w14:textId="77777777" w:rsidR="00C95047" w:rsidRDefault="00C95047" w:rsidP="00C95047">
      <w:pPr>
        <w:spacing w:line="207" w:lineRule="exact"/>
      </w:pPr>
    </w:p>
    <w:p w14:paraId="705F50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quantified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characteristics</w:t>
      </w:r>
    </w:p>
    <w:p w14:paraId="139A2892" w14:textId="41F88370" w:rsidR="00AB2366" w:rsidRDefault="00C044CB">
      <w:pPr>
        <w:tabs>
          <w:tab w:val="left" w:pos="7703"/>
        </w:tabs>
        <w:spacing w:line="44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(ROC)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curve,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C13326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α,H0).</w:t>
      </w:r>
    </w:p>
    <w:p w14:paraId="27811FDD" w14:textId="77777777" w:rsidR="00AB2366" w:rsidRDefault="00AB2366">
      <w:pPr>
        <w:spacing w:line="200" w:lineRule="exact"/>
        <w:ind w:left="1800"/>
      </w:pPr>
    </w:p>
    <w:p w14:paraId="1FB02C97" w14:textId="77777777" w:rsidR="00AB2366" w:rsidRDefault="00AB2366">
      <w:pPr>
        <w:spacing w:line="200" w:lineRule="exact"/>
        <w:ind w:left="1800"/>
      </w:pPr>
    </w:p>
    <w:p w14:paraId="44AB6563" w14:textId="77777777" w:rsidR="00AB2366" w:rsidRDefault="00AB2366">
      <w:pPr>
        <w:spacing w:line="227" w:lineRule="exact"/>
        <w:ind w:left="1800"/>
      </w:pPr>
    </w:p>
    <w:p w14:paraId="7E5D5A3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5E5A9BE3" w14:textId="77777777" w:rsidR="00AB2366" w:rsidRDefault="00AB2366">
      <w:pPr>
        <w:spacing w:line="392" w:lineRule="exact"/>
        <w:ind w:left="1800"/>
      </w:pPr>
    </w:p>
    <w:p w14:paraId="551B3E6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11353D86" w14:textId="77777777" w:rsidR="00AB2366" w:rsidRDefault="00AB2366">
      <w:pPr>
        <w:spacing w:line="275" w:lineRule="exact"/>
        <w:ind w:left="1800"/>
      </w:pPr>
    </w:p>
    <w:p w14:paraId="42860430" w14:textId="3A8B24F1" w:rsidR="00AB2366" w:rsidRDefault="00C044CB">
      <w:pPr>
        <w:tabs>
          <w:tab w:val="left" w:pos="846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2A5B7C5B" w14:textId="4E00E5E3" w:rsidR="00AB2366" w:rsidRDefault="00C044CB">
      <w:pPr>
        <w:tabs>
          <w:tab w:val="left" w:pos="96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flat.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fol-</w:t>
      </w:r>
    </w:p>
    <w:p w14:paraId="12BE7D8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30E1C4E3" w14:textId="77777777" w:rsidR="00AB2366" w:rsidRDefault="00AB2366">
      <w:pPr>
        <w:spacing w:line="200" w:lineRule="exact"/>
        <w:ind w:left="1800"/>
      </w:pPr>
    </w:p>
    <w:p w14:paraId="604AF814" w14:textId="77777777" w:rsidR="00AB2366" w:rsidRDefault="00AB2366">
      <w:pPr>
        <w:spacing w:line="286" w:lineRule="exact"/>
        <w:ind w:left="1800"/>
      </w:pPr>
    </w:p>
    <w:p w14:paraId="371BF94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4736BC62" w14:textId="77777777" w:rsidR="00AB2366" w:rsidRDefault="00AB2366">
      <w:pPr>
        <w:spacing w:line="292" w:lineRule="exact"/>
        <w:ind w:left="1800"/>
      </w:pPr>
    </w:p>
    <w:p w14:paraId="19E5E02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22D52F3B" w14:textId="10255071" w:rsidR="00AB2366" w:rsidRDefault="00C044CB">
      <w:pPr>
        <w:tabs>
          <w:tab w:val="left" w:pos="5745"/>
          <w:tab w:val="left" w:pos="783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(i.e.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variance),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781B5F6" w14:textId="77777777" w:rsidR="00AB2366" w:rsidRDefault="00AB2366">
      <w:pPr>
        <w:spacing w:line="387" w:lineRule="exact"/>
        <w:ind w:left="1800"/>
      </w:pPr>
    </w:p>
    <w:p w14:paraId="762E7BC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16</w:t>
      </w:r>
    </w:p>
    <w:p w14:paraId="705054B7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CEEA63" w14:textId="77777777" w:rsidR="00AB2366" w:rsidRDefault="00DB3497">
      <w:pPr>
        <w:spacing w:line="200" w:lineRule="exact"/>
        <w:ind w:left="1799"/>
      </w:pPr>
      <w:r>
        <w:lastRenderedPageBreak/>
        <w:pict w14:anchorId="79F4F13B">
          <v:group id="_x0000_s1079" style="position:absolute;left:0;text-align:left;margin-left:89.25pt;margin-top:121.5pt;width:432.75pt;height:.75pt;z-index:251649536;mso-position-horizontal-relative:page;mso-position-vertical-relative:page" coordorigin="1785,2430" coordsize="8655,15">
            <v:shape id="_x0000_s1080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44D7628A">
          <v:shape id="_x0000_s1078" type="#_x0000_t75" style="position:absolute;left:0;text-align:left;margin-left:2in;margin-top:140.25pt;width:324pt;height:165.75pt;z-index:251650560;mso-position-horizontal-relative:page;mso-position-vertical-relative:page">
            <v:imagedata r:id="rId16" o:title=""/>
            <w10:wrap anchorx="page" anchory="page"/>
          </v:shape>
        </w:pict>
      </w:r>
    </w:p>
    <w:p w14:paraId="2102C630" w14:textId="77777777" w:rsidR="00AB2366" w:rsidRDefault="00AB2366">
      <w:pPr>
        <w:spacing w:line="200" w:lineRule="exact"/>
        <w:ind w:left="1799"/>
      </w:pPr>
    </w:p>
    <w:p w14:paraId="0279DA56" w14:textId="77777777" w:rsidR="00AB2366" w:rsidRDefault="00AB2366">
      <w:pPr>
        <w:spacing w:line="200" w:lineRule="exact"/>
        <w:ind w:left="1799"/>
      </w:pPr>
    </w:p>
    <w:p w14:paraId="17B9BFE1" w14:textId="77777777" w:rsidR="00AB2366" w:rsidRDefault="00AB2366">
      <w:pPr>
        <w:spacing w:line="200" w:lineRule="exact"/>
        <w:ind w:left="1799"/>
      </w:pPr>
    </w:p>
    <w:p w14:paraId="4C02DBC7" w14:textId="77777777" w:rsidR="00AB2366" w:rsidRDefault="00AB2366">
      <w:pPr>
        <w:spacing w:line="200" w:lineRule="exact"/>
        <w:ind w:left="1799"/>
      </w:pPr>
    </w:p>
    <w:p w14:paraId="24B64540" w14:textId="77777777" w:rsidR="00AB2366" w:rsidRDefault="00AB2366">
      <w:pPr>
        <w:spacing w:line="200" w:lineRule="exact"/>
        <w:ind w:left="1799"/>
      </w:pPr>
    </w:p>
    <w:p w14:paraId="7F8B6790" w14:textId="77777777" w:rsidR="00AB2366" w:rsidRDefault="00AB2366">
      <w:pPr>
        <w:spacing w:line="200" w:lineRule="exact"/>
        <w:ind w:left="1799"/>
      </w:pPr>
    </w:p>
    <w:p w14:paraId="2210EBD0" w14:textId="77777777" w:rsidR="00AB2366" w:rsidRDefault="00AB2366">
      <w:pPr>
        <w:spacing w:line="200" w:lineRule="exact"/>
        <w:ind w:left="1799"/>
      </w:pPr>
    </w:p>
    <w:p w14:paraId="7E333EA2" w14:textId="77777777" w:rsidR="00AB2366" w:rsidRDefault="00AB2366">
      <w:pPr>
        <w:spacing w:line="200" w:lineRule="exact"/>
        <w:ind w:left="1799"/>
      </w:pPr>
    </w:p>
    <w:p w14:paraId="0EF6D646" w14:textId="77777777" w:rsidR="00AB2366" w:rsidRDefault="00AB2366">
      <w:pPr>
        <w:spacing w:line="388" w:lineRule="exact"/>
        <w:ind w:left="1799"/>
      </w:pPr>
    </w:p>
    <w:p w14:paraId="2E86F400" w14:textId="77777777" w:rsidR="00AB2366" w:rsidRDefault="00C044CB">
      <w:pPr>
        <w:spacing w:line="240" w:lineRule="exact"/>
        <w:ind w:left="1804"/>
      </w:pPr>
      <w:bookmarkStart w:id="695" w:name="PageMark28"/>
      <w:bookmarkEnd w:id="69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A4B832A" w14:textId="77777777" w:rsidR="00AB2366" w:rsidRDefault="00AB2366">
      <w:pPr>
        <w:spacing w:line="200" w:lineRule="exact"/>
        <w:ind w:left="1799"/>
      </w:pPr>
    </w:p>
    <w:p w14:paraId="0DF38999" w14:textId="77777777" w:rsidR="00AB2366" w:rsidRDefault="00AB2366">
      <w:pPr>
        <w:spacing w:line="200" w:lineRule="exact"/>
        <w:ind w:left="1799"/>
      </w:pPr>
    </w:p>
    <w:p w14:paraId="52F273EB" w14:textId="77777777" w:rsidR="00AB2366" w:rsidRDefault="00AB2366">
      <w:pPr>
        <w:spacing w:line="200" w:lineRule="exact"/>
        <w:ind w:left="1799"/>
      </w:pPr>
    </w:p>
    <w:p w14:paraId="3A55E732" w14:textId="77777777" w:rsidR="00AB2366" w:rsidRDefault="00AB2366">
      <w:pPr>
        <w:spacing w:line="200" w:lineRule="exact"/>
        <w:ind w:left="1799"/>
      </w:pPr>
    </w:p>
    <w:p w14:paraId="0C93476D" w14:textId="77777777" w:rsidR="00AB2366" w:rsidRDefault="00AB2366">
      <w:pPr>
        <w:spacing w:line="200" w:lineRule="exact"/>
        <w:ind w:left="1799"/>
      </w:pPr>
    </w:p>
    <w:p w14:paraId="0927E769" w14:textId="77777777" w:rsidR="00AB2366" w:rsidRDefault="00AB2366">
      <w:pPr>
        <w:spacing w:line="200" w:lineRule="exact"/>
        <w:ind w:left="1799"/>
      </w:pPr>
    </w:p>
    <w:p w14:paraId="5AE54D35" w14:textId="77777777" w:rsidR="00AB2366" w:rsidRDefault="00AB2366">
      <w:pPr>
        <w:spacing w:line="200" w:lineRule="exact"/>
        <w:ind w:left="1799"/>
      </w:pPr>
    </w:p>
    <w:p w14:paraId="29CFCE96" w14:textId="77777777" w:rsidR="00AB2366" w:rsidRDefault="00AB2366">
      <w:pPr>
        <w:spacing w:line="200" w:lineRule="exact"/>
        <w:ind w:left="1799"/>
      </w:pPr>
    </w:p>
    <w:p w14:paraId="24350C49" w14:textId="77777777" w:rsidR="00AB2366" w:rsidRDefault="00AB2366">
      <w:pPr>
        <w:spacing w:line="200" w:lineRule="exact"/>
        <w:ind w:left="1799"/>
      </w:pPr>
    </w:p>
    <w:p w14:paraId="2225246A" w14:textId="77777777" w:rsidR="00AB2366" w:rsidRDefault="00AB2366">
      <w:pPr>
        <w:spacing w:line="200" w:lineRule="exact"/>
        <w:ind w:left="1799"/>
      </w:pPr>
    </w:p>
    <w:p w14:paraId="05F2AC76" w14:textId="77777777" w:rsidR="00AB2366" w:rsidRDefault="00AB2366">
      <w:pPr>
        <w:spacing w:line="200" w:lineRule="exact"/>
        <w:ind w:left="1799"/>
      </w:pPr>
    </w:p>
    <w:p w14:paraId="49CED5F3" w14:textId="77777777" w:rsidR="00AB2366" w:rsidRDefault="00AB2366">
      <w:pPr>
        <w:spacing w:line="200" w:lineRule="exact"/>
        <w:ind w:left="1799"/>
      </w:pPr>
    </w:p>
    <w:p w14:paraId="1EF2B621" w14:textId="77777777" w:rsidR="00AB2366" w:rsidRDefault="00AB2366">
      <w:pPr>
        <w:spacing w:line="200" w:lineRule="exact"/>
        <w:ind w:left="1799"/>
      </w:pPr>
    </w:p>
    <w:p w14:paraId="6041C436" w14:textId="77777777" w:rsidR="00AB2366" w:rsidRDefault="00AB2366">
      <w:pPr>
        <w:spacing w:line="200" w:lineRule="exact"/>
        <w:ind w:left="1799"/>
      </w:pPr>
    </w:p>
    <w:p w14:paraId="56113C9C" w14:textId="77777777" w:rsidR="00AB2366" w:rsidRDefault="00AB2366">
      <w:pPr>
        <w:spacing w:line="200" w:lineRule="exact"/>
        <w:ind w:left="1799"/>
      </w:pPr>
    </w:p>
    <w:p w14:paraId="6E4F0336" w14:textId="77777777" w:rsidR="00AB2366" w:rsidRDefault="00AB2366">
      <w:pPr>
        <w:spacing w:line="200" w:lineRule="exact"/>
        <w:ind w:left="1799"/>
      </w:pPr>
    </w:p>
    <w:p w14:paraId="683B26F3" w14:textId="77777777" w:rsidR="00AB2366" w:rsidRDefault="00AB2366">
      <w:pPr>
        <w:spacing w:line="200" w:lineRule="exact"/>
        <w:ind w:left="1799"/>
      </w:pPr>
    </w:p>
    <w:p w14:paraId="40522DB1" w14:textId="77777777" w:rsidR="00AB2366" w:rsidRDefault="00AB2366">
      <w:pPr>
        <w:spacing w:line="200" w:lineRule="exact"/>
        <w:ind w:left="1799"/>
      </w:pPr>
    </w:p>
    <w:p w14:paraId="2BAFAAFB" w14:textId="77777777" w:rsidR="00AB2366" w:rsidRDefault="00AB2366">
      <w:pPr>
        <w:spacing w:line="200" w:lineRule="exact"/>
        <w:ind w:left="1799"/>
      </w:pPr>
    </w:p>
    <w:p w14:paraId="0D3F2432" w14:textId="77777777" w:rsidR="00AB2366" w:rsidRDefault="00AB2366">
      <w:pPr>
        <w:spacing w:line="294" w:lineRule="exact"/>
        <w:ind w:left="1799"/>
      </w:pPr>
    </w:p>
    <w:p w14:paraId="4A5C50C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</w:p>
    <w:p w14:paraId="5294C2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008F059" w14:textId="77777777" w:rsidR="00AB2366" w:rsidRDefault="00AB2366">
      <w:pPr>
        <w:spacing w:line="200" w:lineRule="exact"/>
        <w:ind w:left="1799"/>
      </w:pPr>
    </w:p>
    <w:p w14:paraId="61F96604" w14:textId="77777777" w:rsidR="00AB2366" w:rsidRDefault="00AB2366">
      <w:pPr>
        <w:spacing w:line="209" w:lineRule="exact"/>
        <w:ind w:left="1799"/>
      </w:pPr>
    </w:p>
    <w:p w14:paraId="37CB7F92" w14:textId="438C1F61" w:rsidR="00AB2366" w:rsidRDefault="00C044CB">
      <w:pPr>
        <w:tabs>
          <w:tab w:val="left" w:pos="9165"/>
        </w:tabs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9CEE5" w14:textId="3A3AD9B0" w:rsidR="00AB2366" w:rsidRDefault="00C044CB">
      <w:pPr>
        <w:tabs>
          <w:tab w:val="left" w:pos="927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practise,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B2EC4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remained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</w:p>
    <w:p w14:paraId="331F2567" w14:textId="77777777" w:rsidR="00AB2366" w:rsidRDefault="00AB2366">
      <w:pPr>
        <w:spacing w:line="200" w:lineRule="exact"/>
        <w:ind w:left="1799"/>
      </w:pPr>
    </w:p>
    <w:p w14:paraId="4CEAB071" w14:textId="77777777" w:rsidR="00AB2366" w:rsidRDefault="00AB2366">
      <w:pPr>
        <w:spacing w:line="286" w:lineRule="exact"/>
        <w:ind w:left="1799"/>
      </w:pPr>
    </w:p>
    <w:p w14:paraId="627FB897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8D95504" w14:textId="77777777" w:rsidR="00AB2366" w:rsidRDefault="00AB2366">
      <w:pPr>
        <w:spacing w:line="292" w:lineRule="exact"/>
        <w:ind w:left="1799"/>
      </w:pPr>
    </w:p>
    <w:p w14:paraId="249F645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sig-</w:t>
      </w:r>
    </w:p>
    <w:p w14:paraId="11D8B73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</w:p>
    <w:p w14:paraId="41FA9F5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implemen-</w:t>
      </w:r>
    </w:p>
    <w:p w14:paraId="46C08475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62A655E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distinguish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</w:p>
    <w:p w14:paraId="223A006B" w14:textId="77777777" w:rsidR="00AB2366" w:rsidRDefault="00AB2366">
      <w:pPr>
        <w:spacing w:line="200" w:lineRule="exact"/>
        <w:ind w:left="1799"/>
      </w:pPr>
    </w:p>
    <w:p w14:paraId="262ED4A0" w14:textId="77777777" w:rsidR="00AB2366" w:rsidRDefault="00AB2366">
      <w:pPr>
        <w:spacing w:line="286" w:lineRule="exact"/>
        <w:ind w:left="1799"/>
      </w:pPr>
    </w:p>
    <w:p w14:paraId="6D9FCA1A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6192854" w14:textId="77777777" w:rsidR="00AB2366" w:rsidRDefault="00AB2366">
      <w:pPr>
        <w:spacing w:line="292" w:lineRule="exact"/>
        <w:ind w:left="1799"/>
      </w:pPr>
    </w:p>
    <w:p w14:paraId="2E2CF31C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discrimi-</w:t>
      </w:r>
    </w:p>
    <w:p w14:paraId="0D7755C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</w:p>
    <w:p w14:paraId="3622C6FA" w14:textId="5BCB3FA7" w:rsidR="00AB2366" w:rsidRDefault="00C044CB">
      <w:pPr>
        <w:tabs>
          <w:tab w:val="left" w:pos="7275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found</w:t>
      </w:r>
    </w:p>
    <w:p w14:paraId="6F383F2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frequency-division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mul-</w:t>
      </w:r>
    </w:p>
    <w:p w14:paraId="5BDCCA29" w14:textId="77777777" w:rsidR="00AB2366" w:rsidRDefault="00AB2366">
      <w:pPr>
        <w:spacing w:line="388" w:lineRule="exact"/>
        <w:ind w:left="1799"/>
      </w:pPr>
    </w:p>
    <w:p w14:paraId="404469E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</w:t>
      </w:r>
    </w:p>
    <w:p w14:paraId="1B9E8E3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CC1C325" w14:textId="77777777" w:rsidR="00AB2366" w:rsidRDefault="00DB3497">
      <w:pPr>
        <w:spacing w:line="200" w:lineRule="exact"/>
        <w:ind w:left="1800"/>
      </w:pPr>
      <w:r>
        <w:lastRenderedPageBreak/>
        <w:pict w14:anchorId="15EC1696">
          <v:group id="_x0000_s1076" style="position:absolute;left:0;text-align:left;margin-left:89.25pt;margin-top:121.5pt;width:432.75pt;height:.75pt;z-index:251651584;mso-position-horizontal-relative:page;mso-position-vertical-relative:page" coordorigin="1785,2430" coordsize="8655,15">
            <v:shape id="_x0000_s1077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20683803" w14:textId="77777777" w:rsidR="00AB2366" w:rsidRDefault="00AB2366">
      <w:pPr>
        <w:spacing w:line="200" w:lineRule="exact"/>
        <w:ind w:left="1800"/>
      </w:pPr>
    </w:p>
    <w:p w14:paraId="59398F33" w14:textId="77777777" w:rsidR="00AB2366" w:rsidRDefault="00AB2366">
      <w:pPr>
        <w:spacing w:line="200" w:lineRule="exact"/>
        <w:ind w:left="1800"/>
      </w:pPr>
    </w:p>
    <w:p w14:paraId="103775A4" w14:textId="77777777" w:rsidR="00AB2366" w:rsidRDefault="00AB2366">
      <w:pPr>
        <w:spacing w:line="200" w:lineRule="exact"/>
        <w:ind w:left="1800"/>
      </w:pPr>
    </w:p>
    <w:p w14:paraId="3AA8CD73" w14:textId="77777777" w:rsidR="00AB2366" w:rsidRDefault="00AB2366">
      <w:pPr>
        <w:spacing w:line="200" w:lineRule="exact"/>
        <w:ind w:left="1800"/>
      </w:pPr>
    </w:p>
    <w:p w14:paraId="78DE8971" w14:textId="77777777" w:rsidR="00AB2366" w:rsidRDefault="00AB2366">
      <w:pPr>
        <w:spacing w:line="200" w:lineRule="exact"/>
        <w:ind w:left="1800"/>
      </w:pPr>
    </w:p>
    <w:p w14:paraId="0C4BBDFF" w14:textId="77777777" w:rsidR="00AB2366" w:rsidRDefault="00AB2366">
      <w:pPr>
        <w:spacing w:line="200" w:lineRule="exact"/>
        <w:ind w:left="1800"/>
      </w:pPr>
    </w:p>
    <w:p w14:paraId="50C4A28C" w14:textId="77777777" w:rsidR="00AB2366" w:rsidRDefault="00AB2366">
      <w:pPr>
        <w:spacing w:line="200" w:lineRule="exact"/>
        <w:ind w:left="1800"/>
      </w:pPr>
    </w:p>
    <w:p w14:paraId="229CB691" w14:textId="77777777" w:rsidR="00AB2366" w:rsidRDefault="00AB2366">
      <w:pPr>
        <w:spacing w:line="200" w:lineRule="exact"/>
        <w:ind w:left="1800"/>
      </w:pPr>
    </w:p>
    <w:p w14:paraId="7114AD1E" w14:textId="77777777" w:rsidR="00AB2366" w:rsidRDefault="00AB2366">
      <w:pPr>
        <w:spacing w:line="388" w:lineRule="exact"/>
        <w:ind w:left="1800"/>
      </w:pPr>
    </w:p>
    <w:p w14:paraId="41424CF0" w14:textId="77777777" w:rsidR="00AB2366" w:rsidRDefault="00C044CB">
      <w:pPr>
        <w:spacing w:line="240" w:lineRule="exact"/>
        <w:ind w:left="1804"/>
      </w:pPr>
      <w:bookmarkStart w:id="696" w:name="PageMark29"/>
      <w:bookmarkEnd w:id="69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278E628A" w14:textId="77777777" w:rsidR="00AB2366" w:rsidRDefault="00AB2366">
      <w:pPr>
        <w:spacing w:line="200" w:lineRule="exact"/>
        <w:ind w:left="1800"/>
      </w:pPr>
    </w:p>
    <w:p w14:paraId="1C670953" w14:textId="77777777" w:rsidR="00AB2366" w:rsidRDefault="00AB2366">
      <w:pPr>
        <w:spacing w:line="202" w:lineRule="exact"/>
        <w:ind w:left="1800"/>
      </w:pPr>
    </w:p>
    <w:p w14:paraId="37DD69A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tiplexing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(OFDM)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prefix</w:t>
      </w:r>
    </w:p>
    <w:p w14:paraId="442BF85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</w:p>
    <w:p w14:paraId="65E35AC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existing.</w:t>
      </w:r>
    </w:p>
    <w:p w14:paraId="5E1D7195" w14:textId="77777777" w:rsidR="00AB2366" w:rsidRDefault="00AB2366">
      <w:pPr>
        <w:spacing w:line="200" w:lineRule="exact"/>
        <w:ind w:left="1800"/>
      </w:pPr>
    </w:p>
    <w:p w14:paraId="2A9B484F" w14:textId="77777777" w:rsidR="00AB2366" w:rsidRDefault="00AB2366">
      <w:pPr>
        <w:spacing w:line="345" w:lineRule="exact"/>
        <w:ind w:left="1800"/>
      </w:pPr>
    </w:p>
    <w:p w14:paraId="2231B6B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683C9221" w14:textId="77777777" w:rsidR="00AB2366" w:rsidRDefault="00AB2366">
      <w:pPr>
        <w:spacing w:line="275" w:lineRule="exact"/>
        <w:ind w:left="1800"/>
      </w:pPr>
    </w:p>
    <w:p w14:paraId="76BEE68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sufficiently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coherence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149EFA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20A320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ultra-high-frequency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(UHF)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C2DC5D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single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30B31F5" w14:textId="3C5BF44F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identifying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opportunities.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F8832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170A63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04A2088F" w14:textId="77777777" w:rsidR="00AB2366" w:rsidRDefault="00AB2366">
      <w:pPr>
        <w:spacing w:line="200" w:lineRule="exact"/>
        <w:ind w:left="1800"/>
      </w:pPr>
    </w:p>
    <w:p w14:paraId="572F0BD2" w14:textId="77777777" w:rsidR="00AB2366" w:rsidRDefault="00AB2366">
      <w:pPr>
        <w:spacing w:line="286" w:lineRule="exact"/>
        <w:ind w:left="1800"/>
      </w:pPr>
    </w:p>
    <w:p w14:paraId="42E5682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75D8A8F4" w14:textId="77777777" w:rsidR="00AB2366" w:rsidRDefault="00AB2366">
      <w:pPr>
        <w:spacing w:line="292" w:lineRule="exact"/>
        <w:ind w:left="1800"/>
      </w:pPr>
    </w:p>
    <w:p w14:paraId="13D69938" w14:textId="6D70E7C1" w:rsidR="00AB2366" w:rsidRDefault="00C044CB">
      <w:pPr>
        <w:tabs>
          <w:tab w:val="left" w:pos="3536"/>
          <w:tab w:val="left" w:pos="90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5.3.(a),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(MJD)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MJD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2AC0C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serial-to-parallel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(S/P)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streams,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40B217EC" w14:textId="52B19A00" w:rsidR="00AB2366" w:rsidRDefault="00C044CB">
      <w:pPr>
        <w:tabs>
          <w:tab w:val="left" w:pos="944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X(f)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0B4C88D6" w14:textId="4B1D52AA" w:rsidR="00AB2366" w:rsidRDefault="00C044CB">
      <w:pPr>
        <w:tabs>
          <w:tab w:val="left" w:pos="86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22A33E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78156381" w14:textId="77777777" w:rsidR="00AB2366" w:rsidRDefault="00AB2366">
      <w:pPr>
        <w:spacing w:line="200" w:lineRule="exact"/>
        <w:ind w:left="1800"/>
      </w:pPr>
    </w:p>
    <w:p w14:paraId="6797361C" w14:textId="77777777" w:rsidR="00AB2366" w:rsidRDefault="00AB2366">
      <w:pPr>
        <w:spacing w:line="286" w:lineRule="exact"/>
        <w:ind w:left="1800"/>
      </w:pPr>
    </w:p>
    <w:p w14:paraId="2F03BFE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E56100" w14:textId="77777777" w:rsidR="00AB2366" w:rsidRDefault="00AB2366">
      <w:pPr>
        <w:spacing w:line="292" w:lineRule="exact"/>
        <w:ind w:left="1800"/>
      </w:pPr>
    </w:p>
    <w:p w14:paraId="23C7084E" w14:textId="73C0D879" w:rsidR="00AB2366" w:rsidRDefault="00C044CB">
      <w:pPr>
        <w:tabs>
          <w:tab w:val="left" w:pos="745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</w:p>
    <w:p w14:paraId="259660D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(PSD)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symbols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neighbour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sub-bands,</w:t>
      </w:r>
    </w:p>
    <w:p w14:paraId="150EF7E6" w14:textId="7C953C8E" w:rsidR="00AB2366" w:rsidRDefault="00C044CB">
      <w:pPr>
        <w:tabs>
          <w:tab w:val="left" w:pos="81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sam-</w:t>
      </w:r>
    </w:p>
    <w:p w14:paraId="7A48DE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588B3FA4" w14:textId="77777777" w:rsidR="00AB2366" w:rsidRDefault="00AB2366">
      <w:pPr>
        <w:spacing w:line="200" w:lineRule="exact"/>
        <w:ind w:left="1800"/>
      </w:pPr>
    </w:p>
    <w:p w14:paraId="71154A45" w14:textId="77777777" w:rsidR="00AB2366" w:rsidRDefault="00AB2366">
      <w:pPr>
        <w:spacing w:line="200" w:lineRule="exact"/>
        <w:ind w:left="1800"/>
      </w:pPr>
    </w:p>
    <w:p w14:paraId="58CF3525" w14:textId="77777777" w:rsidR="00AB2366" w:rsidRDefault="00AB2366">
      <w:pPr>
        <w:spacing w:line="200" w:lineRule="exact"/>
        <w:ind w:left="1800"/>
      </w:pPr>
    </w:p>
    <w:p w14:paraId="2036C4DA" w14:textId="77777777" w:rsidR="00AB2366" w:rsidRDefault="00AB2366">
      <w:pPr>
        <w:spacing w:line="200" w:lineRule="exact"/>
        <w:ind w:left="1800"/>
      </w:pPr>
    </w:p>
    <w:p w14:paraId="702AB50F" w14:textId="77777777" w:rsidR="00AB2366" w:rsidRDefault="00AB2366">
      <w:pPr>
        <w:spacing w:line="327" w:lineRule="exact"/>
        <w:ind w:left="1800"/>
      </w:pPr>
    </w:p>
    <w:p w14:paraId="317106C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</w:t>
      </w:r>
    </w:p>
    <w:p w14:paraId="581E8DC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3325E7" w14:textId="77777777" w:rsidR="00AB2366" w:rsidRDefault="00DB3497">
      <w:pPr>
        <w:spacing w:line="200" w:lineRule="exact"/>
        <w:ind w:left="1799"/>
      </w:pPr>
      <w:r>
        <w:lastRenderedPageBreak/>
        <w:pict w14:anchorId="1D2B32CA">
          <v:group id="_x0000_s1074" style="position:absolute;left:0;text-align:left;margin-left:89.25pt;margin-top:121.5pt;width:432.75pt;height:.75pt;z-index:251652608;mso-position-horizontal-relative:page;mso-position-vertical-relative:page" coordorigin="1785,2430" coordsize="8655,15">
            <v:shape id="_x0000_s1075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1D482F00">
          <v:shape id="_x0000_s1073" type="#_x0000_t75" style="position:absolute;left:0;text-align:left;margin-left:2in;margin-top:3in;width:324pt;height:382.5pt;z-index:251653632;mso-position-horizontal-relative:page;mso-position-vertical-relative:page">
            <v:imagedata r:id="rId17" o:title=""/>
            <w10:wrap anchorx="page" anchory="page"/>
          </v:shape>
        </w:pict>
      </w:r>
    </w:p>
    <w:p w14:paraId="7041D160" w14:textId="77777777" w:rsidR="00AB2366" w:rsidRDefault="00AB2366">
      <w:pPr>
        <w:spacing w:line="200" w:lineRule="exact"/>
        <w:ind w:left="1799"/>
      </w:pPr>
    </w:p>
    <w:p w14:paraId="280A5480" w14:textId="77777777" w:rsidR="00AB2366" w:rsidRDefault="00AB2366">
      <w:pPr>
        <w:spacing w:line="200" w:lineRule="exact"/>
        <w:ind w:left="1799"/>
      </w:pPr>
    </w:p>
    <w:p w14:paraId="2F587975" w14:textId="77777777" w:rsidR="00AB2366" w:rsidRDefault="00AB2366">
      <w:pPr>
        <w:spacing w:line="200" w:lineRule="exact"/>
        <w:ind w:left="1799"/>
      </w:pPr>
    </w:p>
    <w:p w14:paraId="703857DD" w14:textId="77777777" w:rsidR="00AB2366" w:rsidRDefault="00AB2366">
      <w:pPr>
        <w:spacing w:line="200" w:lineRule="exact"/>
        <w:ind w:left="1799"/>
      </w:pPr>
    </w:p>
    <w:p w14:paraId="3C8FBBBC" w14:textId="77777777" w:rsidR="00AB2366" w:rsidRDefault="00AB2366">
      <w:pPr>
        <w:spacing w:line="200" w:lineRule="exact"/>
        <w:ind w:left="1799"/>
      </w:pPr>
    </w:p>
    <w:p w14:paraId="7121FE46" w14:textId="77777777" w:rsidR="00AB2366" w:rsidRDefault="00AB2366">
      <w:pPr>
        <w:spacing w:line="200" w:lineRule="exact"/>
        <w:ind w:left="1799"/>
      </w:pPr>
    </w:p>
    <w:p w14:paraId="4024C19C" w14:textId="77777777" w:rsidR="00AB2366" w:rsidRDefault="00AB2366">
      <w:pPr>
        <w:spacing w:line="200" w:lineRule="exact"/>
        <w:ind w:left="1799"/>
      </w:pPr>
    </w:p>
    <w:p w14:paraId="5D245304" w14:textId="77777777" w:rsidR="00AB2366" w:rsidRDefault="00AB2366">
      <w:pPr>
        <w:spacing w:line="200" w:lineRule="exact"/>
        <w:ind w:left="1799"/>
      </w:pPr>
    </w:p>
    <w:p w14:paraId="55919605" w14:textId="77777777" w:rsidR="00AB2366" w:rsidRDefault="00AB2366">
      <w:pPr>
        <w:spacing w:line="388" w:lineRule="exact"/>
        <w:ind w:left="1799"/>
      </w:pPr>
    </w:p>
    <w:p w14:paraId="4D35284A" w14:textId="77777777" w:rsidR="00AB2366" w:rsidRDefault="00C044CB">
      <w:pPr>
        <w:spacing w:line="240" w:lineRule="exact"/>
        <w:ind w:left="1804"/>
      </w:pPr>
      <w:bookmarkStart w:id="697" w:name="PageMark30"/>
      <w:bookmarkEnd w:id="69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577CFF" w14:textId="77777777" w:rsidR="00AB2366" w:rsidRDefault="00AB2366">
      <w:pPr>
        <w:spacing w:line="200" w:lineRule="exact"/>
        <w:ind w:left="1799"/>
      </w:pPr>
    </w:p>
    <w:p w14:paraId="3662FB82" w14:textId="77777777" w:rsidR="00AB2366" w:rsidRDefault="00AB2366">
      <w:pPr>
        <w:spacing w:line="200" w:lineRule="exact"/>
        <w:ind w:left="1799"/>
      </w:pPr>
    </w:p>
    <w:p w14:paraId="0E577EE6" w14:textId="77777777" w:rsidR="00AB2366" w:rsidRDefault="00AB2366">
      <w:pPr>
        <w:spacing w:line="200" w:lineRule="exact"/>
        <w:ind w:left="1799"/>
      </w:pPr>
    </w:p>
    <w:p w14:paraId="4DABFAC5" w14:textId="77777777" w:rsidR="00AB2366" w:rsidRDefault="00AB2366">
      <w:pPr>
        <w:spacing w:line="200" w:lineRule="exact"/>
        <w:ind w:left="1799"/>
      </w:pPr>
    </w:p>
    <w:p w14:paraId="59C040C4" w14:textId="77777777" w:rsidR="00AB2366" w:rsidRDefault="00AB2366">
      <w:pPr>
        <w:spacing w:line="200" w:lineRule="exact"/>
        <w:ind w:left="1799"/>
      </w:pPr>
    </w:p>
    <w:p w14:paraId="3F8179F1" w14:textId="77777777" w:rsidR="00AB2366" w:rsidRDefault="00AB2366">
      <w:pPr>
        <w:spacing w:line="200" w:lineRule="exact"/>
        <w:ind w:left="1799"/>
      </w:pPr>
    </w:p>
    <w:p w14:paraId="652FEB1D" w14:textId="77777777" w:rsidR="00AB2366" w:rsidRDefault="00AB2366">
      <w:pPr>
        <w:spacing w:line="200" w:lineRule="exact"/>
        <w:ind w:left="1799"/>
      </w:pPr>
    </w:p>
    <w:p w14:paraId="7A5BAC32" w14:textId="77777777" w:rsidR="00AB2366" w:rsidRDefault="00AB2366">
      <w:pPr>
        <w:spacing w:line="200" w:lineRule="exact"/>
        <w:ind w:left="1799"/>
      </w:pPr>
    </w:p>
    <w:p w14:paraId="29E9F340" w14:textId="77777777" w:rsidR="00AB2366" w:rsidRDefault="00AB2366">
      <w:pPr>
        <w:spacing w:line="200" w:lineRule="exact"/>
        <w:ind w:left="1799"/>
      </w:pPr>
    </w:p>
    <w:p w14:paraId="0F25A61C" w14:textId="77777777" w:rsidR="00AB2366" w:rsidRDefault="00AB2366">
      <w:pPr>
        <w:spacing w:line="200" w:lineRule="exact"/>
        <w:ind w:left="1799"/>
      </w:pPr>
    </w:p>
    <w:p w14:paraId="32623B11" w14:textId="77777777" w:rsidR="00AB2366" w:rsidRDefault="00AB2366">
      <w:pPr>
        <w:spacing w:line="200" w:lineRule="exact"/>
        <w:ind w:left="1799"/>
      </w:pPr>
    </w:p>
    <w:p w14:paraId="7D80CC2B" w14:textId="77777777" w:rsidR="00AB2366" w:rsidRDefault="00AB2366">
      <w:pPr>
        <w:spacing w:line="200" w:lineRule="exact"/>
        <w:ind w:left="1799"/>
      </w:pPr>
    </w:p>
    <w:p w14:paraId="51259B62" w14:textId="77777777" w:rsidR="00AB2366" w:rsidRDefault="00AB2366">
      <w:pPr>
        <w:spacing w:line="200" w:lineRule="exact"/>
        <w:ind w:left="1799"/>
      </w:pPr>
    </w:p>
    <w:p w14:paraId="2AC6F1EB" w14:textId="77777777" w:rsidR="00AB2366" w:rsidRDefault="00AB2366">
      <w:pPr>
        <w:spacing w:line="200" w:lineRule="exact"/>
        <w:ind w:left="1799"/>
      </w:pPr>
    </w:p>
    <w:p w14:paraId="2D3B8CC1" w14:textId="77777777" w:rsidR="00AB2366" w:rsidRDefault="00AB2366">
      <w:pPr>
        <w:spacing w:line="200" w:lineRule="exact"/>
        <w:ind w:left="1799"/>
      </w:pPr>
    </w:p>
    <w:p w14:paraId="60938D6C" w14:textId="77777777" w:rsidR="00AB2366" w:rsidRDefault="00AB2366">
      <w:pPr>
        <w:spacing w:line="200" w:lineRule="exact"/>
        <w:ind w:left="1799"/>
      </w:pPr>
    </w:p>
    <w:p w14:paraId="17A542C0" w14:textId="77777777" w:rsidR="00AB2366" w:rsidRDefault="00AB2366">
      <w:pPr>
        <w:spacing w:line="200" w:lineRule="exact"/>
        <w:ind w:left="1799"/>
      </w:pPr>
    </w:p>
    <w:p w14:paraId="39FE8369" w14:textId="77777777" w:rsidR="00AB2366" w:rsidRDefault="00AB2366">
      <w:pPr>
        <w:spacing w:line="200" w:lineRule="exact"/>
        <w:ind w:left="1799"/>
      </w:pPr>
    </w:p>
    <w:p w14:paraId="74042DCE" w14:textId="77777777" w:rsidR="00AB2366" w:rsidRDefault="00AB2366">
      <w:pPr>
        <w:spacing w:line="200" w:lineRule="exact"/>
        <w:ind w:left="1799"/>
      </w:pPr>
    </w:p>
    <w:p w14:paraId="5F5E2FCB" w14:textId="77777777" w:rsidR="00AB2366" w:rsidRDefault="00AB2366">
      <w:pPr>
        <w:spacing w:line="200" w:lineRule="exact"/>
        <w:ind w:left="1799"/>
      </w:pPr>
    </w:p>
    <w:p w14:paraId="3B5C779B" w14:textId="77777777" w:rsidR="00AB2366" w:rsidRDefault="00AB2366">
      <w:pPr>
        <w:spacing w:line="200" w:lineRule="exact"/>
        <w:ind w:left="1799"/>
      </w:pPr>
    </w:p>
    <w:p w14:paraId="65654E9F" w14:textId="77777777" w:rsidR="00AB2366" w:rsidRDefault="00AB2366">
      <w:pPr>
        <w:spacing w:line="200" w:lineRule="exact"/>
        <w:ind w:left="1799"/>
      </w:pPr>
    </w:p>
    <w:p w14:paraId="7A861761" w14:textId="77777777" w:rsidR="00AB2366" w:rsidRDefault="00AB2366">
      <w:pPr>
        <w:spacing w:line="200" w:lineRule="exact"/>
        <w:ind w:left="1799"/>
      </w:pPr>
    </w:p>
    <w:p w14:paraId="053BDA7B" w14:textId="77777777" w:rsidR="00AB2366" w:rsidRDefault="00AB2366">
      <w:pPr>
        <w:spacing w:line="200" w:lineRule="exact"/>
        <w:ind w:left="1799"/>
      </w:pPr>
    </w:p>
    <w:p w14:paraId="64394612" w14:textId="77777777" w:rsidR="00AB2366" w:rsidRDefault="00AB2366">
      <w:pPr>
        <w:spacing w:line="200" w:lineRule="exact"/>
        <w:ind w:left="1799"/>
      </w:pPr>
    </w:p>
    <w:p w14:paraId="044212E2" w14:textId="77777777" w:rsidR="00AB2366" w:rsidRDefault="00AB2366">
      <w:pPr>
        <w:spacing w:line="200" w:lineRule="exact"/>
        <w:ind w:left="1799"/>
      </w:pPr>
    </w:p>
    <w:p w14:paraId="75DB229E" w14:textId="77777777" w:rsidR="00AB2366" w:rsidRDefault="00AB2366">
      <w:pPr>
        <w:spacing w:line="200" w:lineRule="exact"/>
        <w:ind w:left="1799"/>
      </w:pPr>
    </w:p>
    <w:p w14:paraId="72CC0247" w14:textId="77777777" w:rsidR="00AB2366" w:rsidRDefault="00AB2366">
      <w:pPr>
        <w:spacing w:line="200" w:lineRule="exact"/>
        <w:ind w:left="1799"/>
      </w:pPr>
    </w:p>
    <w:p w14:paraId="178059CD" w14:textId="77777777" w:rsidR="00AB2366" w:rsidRDefault="00AB2366">
      <w:pPr>
        <w:spacing w:line="200" w:lineRule="exact"/>
        <w:ind w:left="1799"/>
      </w:pPr>
    </w:p>
    <w:p w14:paraId="3201D8A0" w14:textId="77777777" w:rsidR="00AB2366" w:rsidRDefault="00AB2366">
      <w:pPr>
        <w:spacing w:line="200" w:lineRule="exact"/>
        <w:ind w:left="1799"/>
      </w:pPr>
    </w:p>
    <w:p w14:paraId="0BE05316" w14:textId="77777777" w:rsidR="00AB2366" w:rsidRDefault="00AB2366">
      <w:pPr>
        <w:spacing w:line="200" w:lineRule="exact"/>
        <w:ind w:left="1799"/>
      </w:pPr>
    </w:p>
    <w:p w14:paraId="37E0281E" w14:textId="77777777" w:rsidR="00AB2366" w:rsidRDefault="00AB2366">
      <w:pPr>
        <w:spacing w:line="200" w:lineRule="exact"/>
        <w:ind w:left="1799"/>
      </w:pPr>
    </w:p>
    <w:p w14:paraId="2D6FD86C" w14:textId="77777777" w:rsidR="00AB2366" w:rsidRDefault="00AB2366">
      <w:pPr>
        <w:spacing w:line="200" w:lineRule="exact"/>
        <w:ind w:left="1799"/>
      </w:pPr>
    </w:p>
    <w:p w14:paraId="36CE72B0" w14:textId="77777777" w:rsidR="00AB2366" w:rsidRDefault="00AB2366">
      <w:pPr>
        <w:spacing w:line="200" w:lineRule="exact"/>
        <w:ind w:left="1799"/>
      </w:pPr>
    </w:p>
    <w:p w14:paraId="2912A068" w14:textId="77777777" w:rsidR="00AB2366" w:rsidRDefault="00AB2366">
      <w:pPr>
        <w:spacing w:line="200" w:lineRule="exact"/>
        <w:ind w:left="1799"/>
      </w:pPr>
    </w:p>
    <w:p w14:paraId="4AA080C9" w14:textId="77777777" w:rsidR="00AB2366" w:rsidRDefault="00AB2366">
      <w:pPr>
        <w:spacing w:line="200" w:lineRule="exact"/>
        <w:ind w:left="1799"/>
      </w:pPr>
    </w:p>
    <w:p w14:paraId="0A79720B" w14:textId="77777777" w:rsidR="00AB2366" w:rsidRDefault="00AB2366">
      <w:pPr>
        <w:spacing w:line="200" w:lineRule="exact"/>
        <w:ind w:left="1799"/>
      </w:pPr>
    </w:p>
    <w:p w14:paraId="7018CD5C" w14:textId="77777777" w:rsidR="00AB2366" w:rsidRDefault="00AB2366">
      <w:pPr>
        <w:spacing w:line="200" w:lineRule="exact"/>
        <w:ind w:left="1799"/>
      </w:pPr>
    </w:p>
    <w:p w14:paraId="028B3990" w14:textId="77777777" w:rsidR="00AB2366" w:rsidRDefault="00AB2366">
      <w:pPr>
        <w:spacing w:line="200" w:lineRule="exact"/>
        <w:ind w:left="1799"/>
      </w:pPr>
    </w:p>
    <w:p w14:paraId="322BF599" w14:textId="77777777" w:rsidR="00AB2366" w:rsidRDefault="00AB2366">
      <w:pPr>
        <w:spacing w:line="200" w:lineRule="exact"/>
        <w:ind w:left="1799"/>
      </w:pPr>
    </w:p>
    <w:p w14:paraId="5B79AF79" w14:textId="77777777" w:rsidR="00AB2366" w:rsidRDefault="00AB2366">
      <w:pPr>
        <w:spacing w:line="200" w:lineRule="exact"/>
        <w:ind w:left="1799"/>
      </w:pPr>
    </w:p>
    <w:p w14:paraId="664D8AF9" w14:textId="77777777" w:rsidR="00AB2366" w:rsidRDefault="00AB2366">
      <w:pPr>
        <w:spacing w:line="200" w:lineRule="exact"/>
        <w:ind w:left="1799"/>
      </w:pPr>
    </w:p>
    <w:p w14:paraId="47D96060" w14:textId="77777777" w:rsidR="00AB2366" w:rsidRDefault="00AB2366">
      <w:pPr>
        <w:spacing w:line="200" w:lineRule="exact"/>
        <w:ind w:left="1799"/>
      </w:pPr>
    </w:p>
    <w:p w14:paraId="79532E9E" w14:textId="77777777" w:rsidR="00AB2366" w:rsidRDefault="00AB2366">
      <w:pPr>
        <w:spacing w:line="200" w:lineRule="exact"/>
        <w:ind w:left="1799"/>
      </w:pPr>
    </w:p>
    <w:p w14:paraId="07306B3F" w14:textId="77777777" w:rsidR="00AB2366" w:rsidRDefault="00AB2366">
      <w:pPr>
        <w:spacing w:line="200" w:lineRule="exact"/>
        <w:ind w:left="1799"/>
      </w:pPr>
    </w:p>
    <w:p w14:paraId="678F0F80" w14:textId="77777777" w:rsidR="00AB2366" w:rsidRDefault="00AB2366">
      <w:pPr>
        <w:spacing w:line="200" w:lineRule="exact"/>
        <w:ind w:left="1799"/>
      </w:pPr>
    </w:p>
    <w:p w14:paraId="76528381" w14:textId="77777777" w:rsidR="00AB2366" w:rsidRDefault="00AB2366">
      <w:pPr>
        <w:spacing w:line="200" w:lineRule="exact"/>
        <w:ind w:left="1799"/>
      </w:pPr>
    </w:p>
    <w:p w14:paraId="568BDC2E" w14:textId="77777777" w:rsidR="00AB2366" w:rsidRDefault="00AB2366">
      <w:pPr>
        <w:spacing w:line="200" w:lineRule="exact"/>
        <w:ind w:left="1799"/>
      </w:pPr>
    </w:p>
    <w:p w14:paraId="4E8AB557" w14:textId="77777777" w:rsidR="00AB2366" w:rsidRDefault="00AB2366">
      <w:pPr>
        <w:spacing w:line="352" w:lineRule="exact"/>
        <w:ind w:left="1799"/>
      </w:pPr>
    </w:p>
    <w:p w14:paraId="3A5BA246" w14:textId="4DFA7111" w:rsidR="00AB2366" w:rsidRDefault="00C044CB">
      <w:pPr>
        <w:tabs>
          <w:tab w:val="left" w:pos="2992"/>
          <w:tab w:val="left" w:pos="917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</w:p>
    <w:p w14:paraId="686D1ED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44D58E" w14:textId="77777777" w:rsidR="00AB2366" w:rsidRDefault="00AB2366">
      <w:pPr>
        <w:spacing w:line="200" w:lineRule="exact"/>
        <w:ind w:left="1799"/>
      </w:pPr>
    </w:p>
    <w:p w14:paraId="14C16BF3" w14:textId="77777777" w:rsidR="00AB2366" w:rsidRDefault="00AB2366">
      <w:pPr>
        <w:spacing w:line="200" w:lineRule="exact"/>
        <w:ind w:left="1799"/>
      </w:pPr>
    </w:p>
    <w:p w14:paraId="5B570811" w14:textId="77777777" w:rsidR="00AB2366" w:rsidRDefault="00AB2366">
      <w:pPr>
        <w:spacing w:line="200" w:lineRule="exact"/>
        <w:ind w:left="1799"/>
      </w:pPr>
    </w:p>
    <w:p w14:paraId="34DD5642" w14:textId="77777777" w:rsidR="00AB2366" w:rsidRDefault="00AB2366">
      <w:pPr>
        <w:spacing w:line="200" w:lineRule="exact"/>
        <w:ind w:left="1799"/>
      </w:pPr>
    </w:p>
    <w:p w14:paraId="2A42F2E7" w14:textId="77777777" w:rsidR="00AB2366" w:rsidRDefault="00AB2366">
      <w:pPr>
        <w:spacing w:line="200" w:lineRule="exact"/>
        <w:ind w:left="1799"/>
      </w:pPr>
    </w:p>
    <w:p w14:paraId="656D41FC" w14:textId="77777777" w:rsidR="00AB2366" w:rsidRDefault="00AB2366">
      <w:pPr>
        <w:spacing w:line="200" w:lineRule="exact"/>
        <w:ind w:left="1799"/>
      </w:pPr>
    </w:p>
    <w:p w14:paraId="2B8957FC" w14:textId="77777777" w:rsidR="00AB2366" w:rsidRDefault="00AB2366">
      <w:pPr>
        <w:spacing w:line="200" w:lineRule="exact"/>
        <w:ind w:left="1799"/>
      </w:pPr>
    </w:p>
    <w:p w14:paraId="4F01268D" w14:textId="77777777" w:rsidR="00AB2366" w:rsidRDefault="00AB2366">
      <w:pPr>
        <w:spacing w:line="200" w:lineRule="exact"/>
        <w:ind w:left="1799"/>
      </w:pPr>
    </w:p>
    <w:p w14:paraId="7A30DE6A" w14:textId="77777777" w:rsidR="00AB2366" w:rsidRDefault="00AB2366">
      <w:pPr>
        <w:spacing w:line="283" w:lineRule="exact"/>
        <w:ind w:left="1799"/>
      </w:pPr>
    </w:p>
    <w:p w14:paraId="3FD177A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</w:t>
      </w:r>
    </w:p>
    <w:p w14:paraId="61E71D59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A5DD292" w14:textId="77777777" w:rsidR="00AB2366" w:rsidRDefault="00DB3497">
      <w:pPr>
        <w:spacing w:line="200" w:lineRule="exact"/>
        <w:ind w:left="1800"/>
      </w:pPr>
      <w:r>
        <w:lastRenderedPageBreak/>
        <w:pict w14:anchorId="753FCEA4">
          <v:group id="_x0000_s1071" style="position:absolute;left:0;text-align:left;margin-left:89.25pt;margin-top:121.5pt;width:432.75pt;height:.75pt;z-index:251654656;mso-position-horizontal-relative:page;mso-position-vertical-relative:page" coordorigin="1785,2430" coordsize="8655,15">
            <v:shape id="_x0000_s1072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7C6412D0" w14:textId="77777777" w:rsidR="00AB2366" w:rsidRDefault="00AB2366">
      <w:pPr>
        <w:spacing w:line="200" w:lineRule="exact"/>
        <w:ind w:left="1800"/>
      </w:pPr>
    </w:p>
    <w:p w14:paraId="2632A56F" w14:textId="77777777" w:rsidR="00AB2366" w:rsidRDefault="00AB2366">
      <w:pPr>
        <w:spacing w:line="200" w:lineRule="exact"/>
        <w:ind w:left="1800"/>
      </w:pPr>
    </w:p>
    <w:p w14:paraId="00014E26" w14:textId="77777777" w:rsidR="00AB2366" w:rsidRDefault="00AB2366">
      <w:pPr>
        <w:spacing w:line="200" w:lineRule="exact"/>
        <w:ind w:left="1800"/>
      </w:pPr>
    </w:p>
    <w:p w14:paraId="4D1FAB78" w14:textId="77777777" w:rsidR="00AB2366" w:rsidRDefault="00AB2366">
      <w:pPr>
        <w:spacing w:line="200" w:lineRule="exact"/>
        <w:ind w:left="1800"/>
      </w:pPr>
    </w:p>
    <w:p w14:paraId="5302061E" w14:textId="77777777" w:rsidR="00AB2366" w:rsidRDefault="00AB2366">
      <w:pPr>
        <w:spacing w:line="200" w:lineRule="exact"/>
        <w:ind w:left="1800"/>
      </w:pPr>
    </w:p>
    <w:p w14:paraId="0FB18757" w14:textId="77777777" w:rsidR="00AB2366" w:rsidRDefault="00AB2366">
      <w:pPr>
        <w:spacing w:line="200" w:lineRule="exact"/>
        <w:ind w:left="1800"/>
      </w:pPr>
    </w:p>
    <w:p w14:paraId="28A1D14D" w14:textId="77777777" w:rsidR="00AB2366" w:rsidRDefault="00AB2366">
      <w:pPr>
        <w:spacing w:line="200" w:lineRule="exact"/>
        <w:ind w:left="1800"/>
      </w:pPr>
    </w:p>
    <w:p w14:paraId="62E72F64" w14:textId="77777777" w:rsidR="00AB2366" w:rsidRDefault="00AB2366">
      <w:pPr>
        <w:spacing w:line="200" w:lineRule="exact"/>
        <w:ind w:left="1800"/>
      </w:pPr>
    </w:p>
    <w:p w14:paraId="5A1206EA" w14:textId="77777777" w:rsidR="00AB2366" w:rsidRDefault="00AB2366">
      <w:pPr>
        <w:spacing w:line="388" w:lineRule="exact"/>
        <w:ind w:left="1800"/>
      </w:pPr>
    </w:p>
    <w:p w14:paraId="00A014F4" w14:textId="77777777" w:rsidR="00AB2366" w:rsidRDefault="00C044CB">
      <w:pPr>
        <w:spacing w:line="240" w:lineRule="exact"/>
        <w:ind w:left="1804"/>
      </w:pPr>
      <w:bookmarkStart w:id="698" w:name="PageMark31"/>
      <w:bookmarkEnd w:id="69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850953B" w14:textId="77777777" w:rsidR="00AB2366" w:rsidRDefault="00AB2366">
      <w:pPr>
        <w:spacing w:line="394" w:lineRule="exact"/>
        <w:ind w:left="1800"/>
      </w:pPr>
    </w:p>
    <w:p w14:paraId="6679C1F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81200CB" w14:textId="77777777" w:rsidR="00AB2366" w:rsidRDefault="00AB2366">
      <w:pPr>
        <w:spacing w:line="292" w:lineRule="exact"/>
        <w:ind w:left="1800"/>
      </w:pPr>
    </w:p>
    <w:p w14:paraId="15B563C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[14,16]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</w:p>
    <w:p w14:paraId="6AC1C90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across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</w:t>
      </w:r>
    </w:p>
    <w:p w14:paraId="274A9F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</w:p>
    <w:p w14:paraId="74D909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wait.</w:t>
      </w:r>
    </w:p>
    <w:p w14:paraId="454481DD" w14:textId="77777777" w:rsidR="00AB2366" w:rsidRDefault="00AB2366">
      <w:pPr>
        <w:spacing w:line="200" w:lineRule="exact"/>
        <w:ind w:left="1800"/>
      </w:pPr>
    </w:p>
    <w:p w14:paraId="7036DC51" w14:textId="77777777" w:rsidR="00AB2366" w:rsidRDefault="00AB2366">
      <w:pPr>
        <w:spacing w:line="286" w:lineRule="exact"/>
        <w:ind w:left="1800"/>
      </w:pPr>
    </w:p>
    <w:p w14:paraId="03AEF1E3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98238A6" w14:textId="77777777" w:rsidR="00AB2366" w:rsidRDefault="00AB2366">
      <w:pPr>
        <w:spacing w:line="292" w:lineRule="exact"/>
        <w:ind w:left="1800"/>
      </w:pPr>
    </w:p>
    <w:p w14:paraId="43C4386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59B5C507" w14:textId="42B733C4" w:rsidR="00AB2366" w:rsidRDefault="00C044CB">
      <w:pPr>
        <w:tabs>
          <w:tab w:val="left" w:pos="37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</w:t>
      </w:r>
    </w:p>
    <w:p w14:paraId="2D547B0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1D0195F0" w14:textId="77777777" w:rsidR="00AB2366" w:rsidRDefault="00C044CB">
      <w:pPr>
        <w:tabs>
          <w:tab w:val="left" w:pos="248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largely</w:t>
      </w:r>
    </w:p>
    <w:p w14:paraId="60E1E7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increase.</w:t>
      </w:r>
    </w:p>
    <w:p w14:paraId="55797A73" w14:textId="77777777" w:rsidR="00AB2366" w:rsidRDefault="00AB2366">
      <w:pPr>
        <w:spacing w:line="200" w:lineRule="exact"/>
        <w:ind w:left="1800"/>
      </w:pPr>
    </w:p>
    <w:p w14:paraId="305B6CCA" w14:textId="77777777" w:rsidR="00AB2366" w:rsidRDefault="00AB2366">
      <w:pPr>
        <w:spacing w:line="200" w:lineRule="exact"/>
        <w:ind w:left="1800"/>
      </w:pPr>
    </w:p>
    <w:p w14:paraId="3E694126" w14:textId="77777777" w:rsidR="00AB2366" w:rsidRDefault="00AB2366">
      <w:pPr>
        <w:spacing w:line="236" w:lineRule="exact"/>
        <w:ind w:left="1800"/>
      </w:pPr>
    </w:p>
    <w:p w14:paraId="66F5186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Sub-Nyquist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Wideband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</w:p>
    <w:p w14:paraId="63B54FAD" w14:textId="77777777" w:rsidR="00AB2366" w:rsidRDefault="00AB2366">
      <w:pPr>
        <w:spacing w:line="342" w:lineRule="exact"/>
        <w:ind w:left="1800"/>
      </w:pPr>
    </w:p>
    <w:p w14:paraId="3DBE852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106F2D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re-</w:t>
      </w:r>
    </w:p>
    <w:p w14:paraId="129E5156" w14:textId="259460BE" w:rsidR="00AB2366" w:rsidRDefault="00C044CB">
      <w:pPr>
        <w:tabs>
          <w:tab w:val="left" w:pos="51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talking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take</w:t>
      </w:r>
    </w:p>
    <w:p w14:paraId="5EA30B0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</w:p>
    <w:p w14:paraId="2FEC2ED8" w14:textId="77777777" w:rsidR="00AB2366" w:rsidRDefault="00AB2366">
      <w:pPr>
        <w:spacing w:line="200" w:lineRule="exact"/>
        <w:ind w:left="1800"/>
      </w:pPr>
    </w:p>
    <w:p w14:paraId="12CDD9A1" w14:textId="77777777" w:rsidR="00AB2366" w:rsidRDefault="00AB2366">
      <w:pPr>
        <w:spacing w:line="286" w:lineRule="exact"/>
        <w:ind w:left="1800"/>
      </w:pPr>
    </w:p>
    <w:p w14:paraId="7E22C21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5.4.0.5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67BD215" w14:textId="77777777" w:rsidR="00AB2366" w:rsidRDefault="00AB2366">
      <w:pPr>
        <w:spacing w:line="292" w:lineRule="exact"/>
        <w:ind w:left="1800"/>
      </w:pPr>
    </w:p>
    <w:p w14:paraId="273723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consecutive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0950543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69BBDF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</w:p>
    <w:p w14:paraId="6787A3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quality</w:t>
      </w:r>
    </w:p>
    <w:p w14:paraId="5999837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7155CED0" w14:textId="77777777" w:rsidR="00AB2366" w:rsidRDefault="00AB2366">
      <w:pPr>
        <w:spacing w:line="200" w:lineRule="exact"/>
        <w:ind w:left="1800"/>
      </w:pPr>
    </w:p>
    <w:p w14:paraId="03EBE632" w14:textId="77777777" w:rsidR="00AB2366" w:rsidRDefault="00AB2366">
      <w:pPr>
        <w:spacing w:line="200" w:lineRule="exact"/>
        <w:ind w:left="1800"/>
      </w:pPr>
    </w:p>
    <w:p w14:paraId="0BEABD8C" w14:textId="77777777" w:rsidR="00AB2366" w:rsidRDefault="00AB2366">
      <w:pPr>
        <w:spacing w:line="333" w:lineRule="exact"/>
        <w:ind w:left="1800"/>
      </w:pPr>
    </w:p>
    <w:p w14:paraId="47764BD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</w:t>
      </w:r>
    </w:p>
    <w:p w14:paraId="204983B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F4E5420" w14:textId="77777777" w:rsidR="00AB2366" w:rsidRDefault="00DB3497">
      <w:pPr>
        <w:spacing w:line="200" w:lineRule="exact"/>
        <w:ind w:left="1799"/>
      </w:pPr>
      <w:r>
        <w:lastRenderedPageBreak/>
        <w:pict w14:anchorId="2BE759E6">
          <v:group id="_x0000_s1069" style="position:absolute;left:0;text-align:left;margin-left:89.25pt;margin-top:121.5pt;width:432.75pt;height:.75pt;z-index:251655680;mso-position-horizontal-relative:page;mso-position-vertical-relative:page" coordorigin="1785,2430" coordsize="8655,15">
            <v:shape id="_x0000_s1070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AFE3142" w14:textId="77777777" w:rsidR="00AB2366" w:rsidRDefault="00AB2366">
      <w:pPr>
        <w:spacing w:line="200" w:lineRule="exact"/>
        <w:ind w:left="1799"/>
      </w:pPr>
    </w:p>
    <w:p w14:paraId="44B47E74" w14:textId="77777777" w:rsidR="00AB2366" w:rsidRDefault="00AB2366">
      <w:pPr>
        <w:spacing w:line="200" w:lineRule="exact"/>
        <w:ind w:left="1799"/>
      </w:pPr>
    </w:p>
    <w:p w14:paraId="5B63FAEF" w14:textId="77777777" w:rsidR="00AB2366" w:rsidRDefault="00AB2366">
      <w:pPr>
        <w:spacing w:line="200" w:lineRule="exact"/>
        <w:ind w:left="1799"/>
      </w:pPr>
    </w:p>
    <w:p w14:paraId="259E9804" w14:textId="77777777" w:rsidR="00AB2366" w:rsidRDefault="00AB2366">
      <w:pPr>
        <w:spacing w:line="200" w:lineRule="exact"/>
        <w:ind w:left="1799"/>
      </w:pPr>
    </w:p>
    <w:p w14:paraId="503A883A" w14:textId="77777777" w:rsidR="00AB2366" w:rsidRDefault="00AB2366">
      <w:pPr>
        <w:spacing w:line="200" w:lineRule="exact"/>
        <w:ind w:left="1799"/>
      </w:pPr>
    </w:p>
    <w:p w14:paraId="7088EA71" w14:textId="77777777" w:rsidR="00AB2366" w:rsidRDefault="00AB2366">
      <w:pPr>
        <w:spacing w:line="200" w:lineRule="exact"/>
        <w:ind w:left="1799"/>
      </w:pPr>
    </w:p>
    <w:p w14:paraId="4F96D4EE" w14:textId="77777777" w:rsidR="00AB2366" w:rsidRDefault="00AB2366">
      <w:pPr>
        <w:spacing w:line="200" w:lineRule="exact"/>
        <w:ind w:left="1799"/>
      </w:pPr>
    </w:p>
    <w:p w14:paraId="68738D3E" w14:textId="77777777" w:rsidR="00AB2366" w:rsidRDefault="00AB2366">
      <w:pPr>
        <w:spacing w:line="200" w:lineRule="exact"/>
        <w:ind w:left="1799"/>
      </w:pPr>
    </w:p>
    <w:p w14:paraId="33FE7B1C" w14:textId="77777777" w:rsidR="00AB2366" w:rsidRDefault="00AB2366">
      <w:pPr>
        <w:spacing w:line="388" w:lineRule="exact"/>
        <w:ind w:left="1799"/>
      </w:pPr>
    </w:p>
    <w:p w14:paraId="44C5B71D" w14:textId="77777777" w:rsidR="00AB2366" w:rsidRDefault="00C044CB">
      <w:pPr>
        <w:spacing w:line="240" w:lineRule="exact"/>
        <w:ind w:left="1804"/>
      </w:pPr>
      <w:bookmarkStart w:id="699" w:name="PageMark32"/>
      <w:bookmarkEnd w:id="69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00EBA7C" w14:textId="77777777" w:rsidR="00AB2366" w:rsidRDefault="00AB2366">
      <w:pPr>
        <w:spacing w:line="394" w:lineRule="exact"/>
        <w:ind w:left="1799"/>
      </w:pPr>
    </w:p>
    <w:p w14:paraId="001516EB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5.4.0.6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441CF031" w14:textId="77777777" w:rsidR="00AB2366" w:rsidRDefault="00AB2366">
      <w:pPr>
        <w:spacing w:line="292" w:lineRule="exact"/>
        <w:ind w:left="1799"/>
      </w:pPr>
    </w:p>
    <w:p w14:paraId="253751D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564B2B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</w:p>
    <w:p w14:paraId="1CC42C2D" w14:textId="6D61D747" w:rsidR="00AB2366" w:rsidRDefault="00C044CB">
      <w:pPr>
        <w:tabs>
          <w:tab w:val="left" w:pos="363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</w:p>
    <w:p w14:paraId="2CDF71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instead,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increased</w:t>
      </w:r>
    </w:p>
    <w:p w14:paraId="130383A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although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08DDC1B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E5E01A5" w14:textId="77777777" w:rsidR="00AB2366" w:rsidRDefault="00AB2366">
      <w:pPr>
        <w:spacing w:line="200" w:lineRule="exact"/>
        <w:ind w:left="1799"/>
      </w:pPr>
    </w:p>
    <w:p w14:paraId="3771E132" w14:textId="77777777" w:rsidR="00AB2366" w:rsidRDefault="00AB2366">
      <w:pPr>
        <w:spacing w:line="200" w:lineRule="exact"/>
        <w:ind w:left="1799"/>
      </w:pPr>
    </w:p>
    <w:p w14:paraId="26D9153B" w14:textId="77777777" w:rsidR="00AB2366" w:rsidRDefault="00AB2366">
      <w:pPr>
        <w:spacing w:line="236" w:lineRule="exact"/>
        <w:ind w:left="1799"/>
      </w:pPr>
    </w:p>
    <w:p w14:paraId="711038A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based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165A0555" w14:textId="77777777" w:rsidR="00AB2366" w:rsidRDefault="00AB2366">
      <w:pPr>
        <w:spacing w:line="392" w:lineRule="exact"/>
        <w:ind w:left="1799"/>
      </w:pPr>
    </w:p>
    <w:p w14:paraId="168B5D3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7B84619E" w14:textId="77777777" w:rsidR="00AB2366" w:rsidRDefault="00AB2366">
      <w:pPr>
        <w:spacing w:line="275" w:lineRule="exact"/>
        <w:ind w:left="1799"/>
      </w:pPr>
    </w:p>
    <w:p w14:paraId="20A1EBA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EDA25E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aspects:</w:t>
      </w:r>
    </w:p>
    <w:p w14:paraId="11EC1C22" w14:textId="77777777" w:rsidR="00AB2366" w:rsidRDefault="00AB2366">
      <w:pPr>
        <w:spacing w:line="200" w:lineRule="exact"/>
        <w:ind w:left="1799"/>
      </w:pPr>
    </w:p>
    <w:p w14:paraId="29FFED57" w14:textId="77777777" w:rsidR="00AB2366" w:rsidRDefault="00AB2366">
      <w:pPr>
        <w:spacing w:line="286" w:lineRule="exact"/>
        <w:ind w:left="1799"/>
      </w:pPr>
    </w:p>
    <w:p w14:paraId="5A40E3CB" w14:textId="5D8CB22E" w:rsidR="00AB2366" w:rsidRDefault="00C044CB">
      <w:pPr>
        <w:tabs>
          <w:tab w:val="left" w:pos="3548"/>
        </w:tabs>
        <w:spacing w:line="311" w:lineRule="exact"/>
        <w:ind w:left="1800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Sampling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Rate</w:t>
      </w:r>
      <w:r w:rsidR="00C95047"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066FBDA3" w14:textId="77777777" w:rsidR="00AB2366" w:rsidRDefault="00C044CB">
      <w:pPr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reasonable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</w:t>
      </w:r>
    </w:p>
    <w:p w14:paraId="07CAD65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0B8E271F" w14:textId="77777777" w:rsidR="00AB2366" w:rsidRDefault="00AB2366">
      <w:pPr>
        <w:spacing w:line="200" w:lineRule="exact"/>
        <w:ind w:left="1799"/>
      </w:pPr>
    </w:p>
    <w:p w14:paraId="677F7D5E" w14:textId="77777777" w:rsidR="00AB2366" w:rsidRDefault="00AB2366">
      <w:pPr>
        <w:spacing w:line="286" w:lineRule="exact"/>
        <w:ind w:left="1799"/>
      </w:pPr>
    </w:p>
    <w:p w14:paraId="20F96654" w14:textId="799C846C" w:rsidR="00AB2366" w:rsidRDefault="00C044CB">
      <w:pPr>
        <w:tabs>
          <w:tab w:val="left" w:pos="4322"/>
        </w:tabs>
        <w:spacing w:line="311" w:lineRule="exact"/>
        <w:ind w:left="1799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Flexibility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and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Energy</w:t>
      </w:r>
      <w:r w:rsidR="00C95047"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types</w:t>
      </w:r>
    </w:p>
    <w:p w14:paraId="1AD75C91" w14:textId="4B579C0F" w:rsidR="00AB2366" w:rsidRDefault="00C044CB">
      <w:pPr>
        <w:tabs>
          <w:tab w:val="left" w:pos="9529"/>
        </w:tabs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phone,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satellites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</w:p>
    <w:p w14:paraId="5306D50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normal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(then</w:t>
      </w:r>
    </w:p>
    <w:p w14:paraId="482864A2" w14:textId="77777777" w:rsidR="00AB2366" w:rsidRDefault="00C044CB">
      <w:pPr>
        <w:tabs>
          <w:tab w:val="left" w:pos="377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sampling).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adap-</w:t>
      </w:r>
    </w:p>
    <w:p w14:paraId="50A97FE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filter-banks(FB).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Inversely,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</w:p>
    <w:p w14:paraId="119DA89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(frequency)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FB.</w:t>
      </w:r>
    </w:p>
    <w:p w14:paraId="6858E47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theCSbecomepopularincognitivespectrumsensing.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Thefigure5.4demon-</w:t>
      </w:r>
    </w:p>
    <w:p w14:paraId="3540C97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117DFB8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viewed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29282CD6" w14:textId="77777777" w:rsidR="00AB2366" w:rsidRDefault="00AB2366">
      <w:pPr>
        <w:spacing w:line="357" w:lineRule="exact"/>
        <w:ind w:left="1799"/>
      </w:pPr>
    </w:p>
    <w:p w14:paraId="054CD4B4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</w:t>
      </w:r>
    </w:p>
    <w:p w14:paraId="6F88B1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A0A256A" w14:textId="77777777" w:rsidR="00AB2366" w:rsidRDefault="00DB3497">
      <w:pPr>
        <w:spacing w:line="200" w:lineRule="exact"/>
        <w:ind w:left="1800"/>
      </w:pPr>
      <w:r>
        <w:lastRenderedPageBreak/>
        <w:pict w14:anchorId="65708AD1">
          <v:group id="_x0000_s1067" style="position:absolute;left:0;text-align:left;margin-left:89.25pt;margin-top:121.5pt;width:432.75pt;height:.75pt;z-index:251656704;mso-position-horizontal-relative:page;mso-position-vertical-relative:page" coordorigin="1785,2430" coordsize="8655,15">
            <v:shape id="_x0000_s1068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298A71F5">
          <v:shape id="_x0000_s1066" type="#_x0000_t75" style="position:absolute;left:0;text-align:left;margin-left:2in;margin-top:140.25pt;width:324pt;height:209.25pt;z-index:251657728;mso-position-horizontal-relative:page;mso-position-vertical-relative:page">
            <v:imagedata r:id="rId18" o:title=""/>
            <w10:wrap anchorx="page" anchory="page"/>
          </v:shape>
        </w:pict>
      </w:r>
    </w:p>
    <w:p w14:paraId="224A367D" w14:textId="77777777" w:rsidR="00AB2366" w:rsidRDefault="00AB2366">
      <w:pPr>
        <w:spacing w:line="200" w:lineRule="exact"/>
        <w:ind w:left="1800"/>
      </w:pPr>
    </w:p>
    <w:p w14:paraId="1419313B" w14:textId="77777777" w:rsidR="00AB2366" w:rsidRDefault="00AB2366">
      <w:pPr>
        <w:spacing w:line="200" w:lineRule="exact"/>
        <w:ind w:left="1800"/>
      </w:pPr>
    </w:p>
    <w:p w14:paraId="2582536A" w14:textId="77777777" w:rsidR="00AB2366" w:rsidRDefault="00AB2366">
      <w:pPr>
        <w:spacing w:line="200" w:lineRule="exact"/>
        <w:ind w:left="1800"/>
      </w:pPr>
    </w:p>
    <w:p w14:paraId="13C6DF14" w14:textId="77777777" w:rsidR="00AB2366" w:rsidRDefault="00AB2366">
      <w:pPr>
        <w:spacing w:line="200" w:lineRule="exact"/>
        <w:ind w:left="1800"/>
      </w:pPr>
    </w:p>
    <w:p w14:paraId="4F68C660" w14:textId="77777777" w:rsidR="00AB2366" w:rsidRDefault="00AB2366">
      <w:pPr>
        <w:spacing w:line="200" w:lineRule="exact"/>
        <w:ind w:left="1800"/>
      </w:pPr>
    </w:p>
    <w:p w14:paraId="018F2EFD" w14:textId="77777777" w:rsidR="00AB2366" w:rsidRDefault="00AB2366">
      <w:pPr>
        <w:spacing w:line="200" w:lineRule="exact"/>
        <w:ind w:left="1800"/>
      </w:pPr>
    </w:p>
    <w:p w14:paraId="6D0A58C7" w14:textId="77777777" w:rsidR="00AB2366" w:rsidRDefault="00AB2366">
      <w:pPr>
        <w:spacing w:line="200" w:lineRule="exact"/>
        <w:ind w:left="1800"/>
      </w:pPr>
    </w:p>
    <w:p w14:paraId="40FCC554" w14:textId="77777777" w:rsidR="00AB2366" w:rsidRDefault="00AB2366">
      <w:pPr>
        <w:spacing w:line="200" w:lineRule="exact"/>
        <w:ind w:left="1800"/>
      </w:pPr>
    </w:p>
    <w:p w14:paraId="3C2AF046" w14:textId="77777777" w:rsidR="00AB2366" w:rsidRDefault="00AB2366">
      <w:pPr>
        <w:spacing w:line="388" w:lineRule="exact"/>
        <w:ind w:left="1800"/>
      </w:pPr>
    </w:p>
    <w:p w14:paraId="56506F37" w14:textId="77777777" w:rsidR="00AB2366" w:rsidRDefault="00C044CB">
      <w:pPr>
        <w:spacing w:line="240" w:lineRule="exact"/>
        <w:ind w:left="1804"/>
      </w:pPr>
      <w:bookmarkStart w:id="700" w:name="PageMark33"/>
      <w:bookmarkEnd w:id="70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6C77D40" w14:textId="77777777" w:rsidR="00AB2366" w:rsidRDefault="00AB2366">
      <w:pPr>
        <w:spacing w:line="200" w:lineRule="exact"/>
        <w:ind w:left="1800"/>
      </w:pPr>
    </w:p>
    <w:p w14:paraId="0E1CEC26" w14:textId="77777777" w:rsidR="00AB2366" w:rsidRDefault="00AB2366">
      <w:pPr>
        <w:spacing w:line="200" w:lineRule="exact"/>
        <w:ind w:left="1800"/>
      </w:pPr>
    </w:p>
    <w:p w14:paraId="069C36DD" w14:textId="77777777" w:rsidR="00AB2366" w:rsidRDefault="00AB2366">
      <w:pPr>
        <w:spacing w:line="200" w:lineRule="exact"/>
        <w:ind w:left="1800"/>
      </w:pPr>
    </w:p>
    <w:p w14:paraId="31F17395" w14:textId="77777777" w:rsidR="00AB2366" w:rsidRDefault="00AB2366">
      <w:pPr>
        <w:spacing w:line="200" w:lineRule="exact"/>
        <w:ind w:left="1800"/>
      </w:pPr>
    </w:p>
    <w:p w14:paraId="16EBF6EB" w14:textId="77777777" w:rsidR="00AB2366" w:rsidRDefault="00AB2366">
      <w:pPr>
        <w:spacing w:line="200" w:lineRule="exact"/>
        <w:ind w:left="1800"/>
      </w:pPr>
    </w:p>
    <w:p w14:paraId="756C5C66" w14:textId="77777777" w:rsidR="00AB2366" w:rsidRDefault="00AB2366">
      <w:pPr>
        <w:spacing w:line="200" w:lineRule="exact"/>
        <w:ind w:left="1800"/>
      </w:pPr>
    </w:p>
    <w:p w14:paraId="5921BCC0" w14:textId="77777777" w:rsidR="00AB2366" w:rsidRDefault="00AB2366">
      <w:pPr>
        <w:spacing w:line="200" w:lineRule="exact"/>
        <w:ind w:left="1800"/>
      </w:pPr>
    </w:p>
    <w:p w14:paraId="7E52E9CA" w14:textId="77777777" w:rsidR="00AB2366" w:rsidRDefault="00AB2366">
      <w:pPr>
        <w:spacing w:line="200" w:lineRule="exact"/>
        <w:ind w:left="1800"/>
      </w:pPr>
    </w:p>
    <w:p w14:paraId="4DDFD4A1" w14:textId="77777777" w:rsidR="00AB2366" w:rsidRDefault="00AB2366">
      <w:pPr>
        <w:spacing w:line="200" w:lineRule="exact"/>
        <w:ind w:left="1800"/>
      </w:pPr>
    </w:p>
    <w:p w14:paraId="1EED1435" w14:textId="77777777" w:rsidR="00AB2366" w:rsidRDefault="00AB2366">
      <w:pPr>
        <w:spacing w:line="200" w:lineRule="exact"/>
        <w:ind w:left="1800"/>
      </w:pPr>
    </w:p>
    <w:p w14:paraId="082D086E" w14:textId="77777777" w:rsidR="00AB2366" w:rsidRDefault="00AB2366">
      <w:pPr>
        <w:spacing w:line="200" w:lineRule="exact"/>
        <w:ind w:left="1800"/>
      </w:pPr>
    </w:p>
    <w:p w14:paraId="42A908E7" w14:textId="77777777" w:rsidR="00AB2366" w:rsidRDefault="00AB2366">
      <w:pPr>
        <w:spacing w:line="200" w:lineRule="exact"/>
        <w:ind w:left="1800"/>
      </w:pPr>
    </w:p>
    <w:p w14:paraId="69C74E72" w14:textId="77777777" w:rsidR="00AB2366" w:rsidRDefault="00AB2366">
      <w:pPr>
        <w:spacing w:line="200" w:lineRule="exact"/>
        <w:ind w:left="1800"/>
      </w:pPr>
    </w:p>
    <w:p w14:paraId="1E196506" w14:textId="77777777" w:rsidR="00AB2366" w:rsidRDefault="00AB2366">
      <w:pPr>
        <w:spacing w:line="200" w:lineRule="exact"/>
        <w:ind w:left="1800"/>
      </w:pPr>
    </w:p>
    <w:p w14:paraId="4F456973" w14:textId="77777777" w:rsidR="00AB2366" w:rsidRDefault="00AB2366">
      <w:pPr>
        <w:spacing w:line="200" w:lineRule="exact"/>
        <w:ind w:left="1800"/>
      </w:pPr>
    </w:p>
    <w:p w14:paraId="34EB4B8D" w14:textId="77777777" w:rsidR="00AB2366" w:rsidRDefault="00AB2366">
      <w:pPr>
        <w:spacing w:line="200" w:lineRule="exact"/>
        <w:ind w:left="1800"/>
      </w:pPr>
    </w:p>
    <w:p w14:paraId="41BE33D8" w14:textId="77777777" w:rsidR="00AB2366" w:rsidRDefault="00AB2366">
      <w:pPr>
        <w:spacing w:line="200" w:lineRule="exact"/>
        <w:ind w:left="1800"/>
      </w:pPr>
    </w:p>
    <w:p w14:paraId="38D7B438" w14:textId="77777777" w:rsidR="00AB2366" w:rsidRDefault="00AB2366">
      <w:pPr>
        <w:spacing w:line="200" w:lineRule="exact"/>
        <w:ind w:left="1800"/>
      </w:pPr>
    </w:p>
    <w:p w14:paraId="46299E83" w14:textId="77777777" w:rsidR="00AB2366" w:rsidRDefault="00AB2366">
      <w:pPr>
        <w:spacing w:line="200" w:lineRule="exact"/>
        <w:ind w:left="1800"/>
      </w:pPr>
    </w:p>
    <w:p w14:paraId="45B2DD15" w14:textId="77777777" w:rsidR="00AB2366" w:rsidRDefault="00AB2366">
      <w:pPr>
        <w:spacing w:line="200" w:lineRule="exact"/>
        <w:ind w:left="1800"/>
      </w:pPr>
    </w:p>
    <w:p w14:paraId="79D85221" w14:textId="77777777" w:rsidR="00AB2366" w:rsidRDefault="00AB2366">
      <w:pPr>
        <w:spacing w:line="200" w:lineRule="exact"/>
        <w:ind w:left="1800"/>
      </w:pPr>
    </w:p>
    <w:p w14:paraId="7AD3C494" w14:textId="77777777" w:rsidR="00AB2366" w:rsidRDefault="00AB2366">
      <w:pPr>
        <w:spacing w:line="200" w:lineRule="exact"/>
        <w:ind w:left="1800"/>
      </w:pPr>
    </w:p>
    <w:p w14:paraId="29296711" w14:textId="77777777" w:rsidR="00AB2366" w:rsidRDefault="00AB2366">
      <w:pPr>
        <w:spacing w:line="200" w:lineRule="exact"/>
        <w:ind w:left="1800"/>
      </w:pPr>
    </w:p>
    <w:p w14:paraId="3463B00C" w14:textId="77777777" w:rsidR="00AB2366" w:rsidRDefault="00AB2366">
      <w:pPr>
        <w:spacing w:line="371" w:lineRule="exact"/>
        <w:ind w:left="1800"/>
      </w:pPr>
    </w:p>
    <w:p w14:paraId="6F659107" w14:textId="657C2DDB" w:rsidR="00AB2366" w:rsidRDefault="00C044CB">
      <w:pPr>
        <w:tabs>
          <w:tab w:val="left" w:pos="2981"/>
          <w:tab w:val="left" w:pos="9416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26799D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28D978A" w14:textId="77777777" w:rsidR="00AB2366" w:rsidRDefault="00AB2366">
      <w:pPr>
        <w:spacing w:line="354" w:lineRule="exact"/>
        <w:ind w:left="1800"/>
      </w:pPr>
    </w:p>
    <w:p w14:paraId="2CFB447A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</w:p>
    <w:p w14:paraId="3E7ED0C4" w14:textId="77777777" w:rsidR="00AB2366" w:rsidRDefault="00AB2366">
      <w:pPr>
        <w:spacing w:line="267" w:lineRule="exact"/>
        <w:ind w:left="1800"/>
      </w:pPr>
    </w:p>
    <w:p w14:paraId="221BBD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D502FF1" w14:textId="77777777" w:rsidR="00AB2366" w:rsidRDefault="00AB2366">
      <w:pPr>
        <w:spacing w:line="292" w:lineRule="exact"/>
        <w:ind w:left="1800"/>
      </w:pPr>
    </w:p>
    <w:p w14:paraId="284BE3CE" w14:textId="77777777" w:rsidR="00AB2366" w:rsidRDefault="00C044CB">
      <w:pPr>
        <w:tabs>
          <w:tab w:val="left" w:pos="2519"/>
          <w:tab w:val="left" w:pos="3239"/>
          <w:tab w:val="left" w:pos="4118"/>
          <w:tab w:val="left" w:pos="4506"/>
          <w:tab w:val="left" w:pos="6743"/>
          <w:tab w:val="left" w:pos="7330"/>
          <w:tab w:val="left" w:pos="7970"/>
          <w:tab w:val="left" w:pos="8836"/>
          <w:tab w:val="left" w:pos="9279"/>
          <w:tab w:val="left" w:pos="9959"/>
          <w:tab w:val="left" w:pos="1021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5.4.(a)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26F12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(AIC)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finite-length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7A2983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archi-</w:t>
      </w:r>
    </w:p>
    <w:p w14:paraId="25AE37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</w:p>
    <w:p w14:paraId="2785DA4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l1-norm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minimization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LASSO)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</w:p>
    <w:p w14:paraId="5514E31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easily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imperfections.</w:t>
      </w:r>
    </w:p>
    <w:p w14:paraId="1D57B8E7" w14:textId="77777777" w:rsidR="00AB2366" w:rsidRDefault="00AB2366">
      <w:pPr>
        <w:spacing w:line="200" w:lineRule="exact"/>
        <w:ind w:left="1800"/>
      </w:pPr>
    </w:p>
    <w:p w14:paraId="495D3276" w14:textId="77777777" w:rsidR="00AB2366" w:rsidRDefault="00AB2366">
      <w:pPr>
        <w:spacing w:line="286" w:lineRule="exact"/>
        <w:ind w:left="1800"/>
      </w:pPr>
    </w:p>
    <w:p w14:paraId="1765A9B8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22CAAF2" w14:textId="77777777" w:rsidR="00AB2366" w:rsidRDefault="00AB2366">
      <w:pPr>
        <w:spacing w:line="292" w:lineRule="exact"/>
        <w:ind w:left="1800"/>
      </w:pPr>
    </w:p>
    <w:p w14:paraId="76A6DB1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(MWC)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A3088CD" w14:textId="35B89615" w:rsidR="00AB2366" w:rsidRDefault="00C044CB">
      <w:pPr>
        <w:tabs>
          <w:tab w:val="left" w:pos="819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32FD1330" w14:textId="2E183A68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1D5F5E0" w14:textId="77777777" w:rsidR="00AB2366" w:rsidRDefault="00AB2366">
      <w:pPr>
        <w:spacing w:line="200" w:lineRule="exact"/>
        <w:ind w:left="1800"/>
      </w:pPr>
    </w:p>
    <w:p w14:paraId="78465941" w14:textId="77777777" w:rsidR="00AB2366" w:rsidRDefault="00AB2366">
      <w:pPr>
        <w:spacing w:line="366" w:lineRule="exact"/>
        <w:ind w:left="1800"/>
      </w:pPr>
    </w:p>
    <w:p w14:paraId="3DDB0C5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</w:t>
      </w:r>
    </w:p>
    <w:p w14:paraId="177678C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704ED3F" w14:textId="77777777" w:rsidR="00AB2366" w:rsidRDefault="00DB3497">
      <w:pPr>
        <w:spacing w:line="200" w:lineRule="exact"/>
        <w:ind w:left="1800"/>
      </w:pPr>
      <w:r>
        <w:lastRenderedPageBreak/>
        <w:pict w14:anchorId="3F428B69">
          <v:group id="_x0000_s1064" style="position:absolute;left:0;text-align:left;margin-left:89.25pt;margin-top:121.5pt;width:432.75pt;height:.75pt;z-index:251658752;mso-position-horizontal-relative:page;mso-position-vertical-relative:page" coordorigin="1785,2430" coordsize="8655,15">
            <v:shape id="_x0000_s1065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530E5A22" w14:textId="77777777" w:rsidR="00AB2366" w:rsidRDefault="00AB2366">
      <w:pPr>
        <w:spacing w:line="200" w:lineRule="exact"/>
        <w:ind w:left="1800"/>
      </w:pPr>
    </w:p>
    <w:p w14:paraId="68A4B8CB" w14:textId="77777777" w:rsidR="00AB2366" w:rsidRDefault="00AB2366">
      <w:pPr>
        <w:spacing w:line="200" w:lineRule="exact"/>
        <w:ind w:left="1800"/>
      </w:pPr>
    </w:p>
    <w:p w14:paraId="125239E9" w14:textId="77777777" w:rsidR="00AB2366" w:rsidRDefault="00AB2366">
      <w:pPr>
        <w:spacing w:line="200" w:lineRule="exact"/>
        <w:ind w:left="1800"/>
      </w:pPr>
    </w:p>
    <w:p w14:paraId="77846447" w14:textId="77777777" w:rsidR="00AB2366" w:rsidRDefault="00AB2366">
      <w:pPr>
        <w:spacing w:line="200" w:lineRule="exact"/>
        <w:ind w:left="1800"/>
      </w:pPr>
    </w:p>
    <w:p w14:paraId="2D07E052" w14:textId="77777777" w:rsidR="00AB2366" w:rsidRDefault="00AB2366">
      <w:pPr>
        <w:spacing w:line="200" w:lineRule="exact"/>
        <w:ind w:left="1800"/>
      </w:pPr>
    </w:p>
    <w:p w14:paraId="22356C41" w14:textId="77777777" w:rsidR="00AB2366" w:rsidRDefault="00AB2366">
      <w:pPr>
        <w:spacing w:line="200" w:lineRule="exact"/>
        <w:ind w:left="1800"/>
      </w:pPr>
    </w:p>
    <w:p w14:paraId="7686B182" w14:textId="77777777" w:rsidR="00AB2366" w:rsidRDefault="00AB2366">
      <w:pPr>
        <w:spacing w:line="200" w:lineRule="exact"/>
        <w:ind w:left="1800"/>
      </w:pPr>
    </w:p>
    <w:p w14:paraId="2854B566" w14:textId="77777777" w:rsidR="00AB2366" w:rsidRDefault="00AB2366">
      <w:pPr>
        <w:spacing w:line="200" w:lineRule="exact"/>
        <w:ind w:left="1800"/>
      </w:pPr>
    </w:p>
    <w:p w14:paraId="54BFD68E" w14:textId="77777777" w:rsidR="00AB2366" w:rsidRDefault="00AB2366">
      <w:pPr>
        <w:spacing w:line="388" w:lineRule="exact"/>
        <w:ind w:left="1800"/>
      </w:pPr>
    </w:p>
    <w:p w14:paraId="5E96F0E2" w14:textId="77777777" w:rsidR="00AB2366" w:rsidRDefault="00C044CB">
      <w:pPr>
        <w:spacing w:line="240" w:lineRule="exact"/>
        <w:ind w:left="1804"/>
      </w:pPr>
      <w:bookmarkStart w:id="701" w:name="PageMark34"/>
      <w:bookmarkEnd w:id="70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A3EC23" w14:textId="77777777" w:rsidR="00AB2366" w:rsidRDefault="00AB2366">
      <w:pPr>
        <w:spacing w:line="200" w:lineRule="exact"/>
        <w:ind w:left="1800"/>
      </w:pPr>
    </w:p>
    <w:p w14:paraId="2EA6D2FB" w14:textId="77777777" w:rsidR="00AB2366" w:rsidRDefault="00AB2366">
      <w:pPr>
        <w:spacing w:line="202" w:lineRule="exact"/>
        <w:ind w:left="1800"/>
      </w:pPr>
    </w:p>
    <w:p w14:paraId="50F8BFF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(MMV)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</w:p>
    <w:p w14:paraId="71E996A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columns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coefficients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</w:p>
    <w:p w14:paraId="2945BE1E" w14:textId="77777777" w:rsidR="00AB2366" w:rsidRDefault="00C044CB">
      <w:pPr>
        <w:tabs>
          <w:tab w:val="left" w:pos="349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739B4D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mismatches.</w:t>
      </w:r>
    </w:p>
    <w:p w14:paraId="280A674E" w14:textId="77777777" w:rsidR="00AB2366" w:rsidRDefault="00AB2366">
      <w:pPr>
        <w:spacing w:line="200" w:lineRule="exact"/>
        <w:ind w:left="1800"/>
      </w:pPr>
    </w:p>
    <w:p w14:paraId="3229D0E9" w14:textId="77777777" w:rsidR="00AB2366" w:rsidRDefault="00AB2366">
      <w:pPr>
        <w:spacing w:line="286" w:lineRule="exact"/>
        <w:ind w:left="1800"/>
      </w:pPr>
    </w:p>
    <w:p w14:paraId="09404F9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033B1321" w14:textId="77777777" w:rsidR="00AB2366" w:rsidRDefault="00AB2366">
      <w:pPr>
        <w:spacing w:line="292" w:lineRule="exact"/>
        <w:ind w:left="1800"/>
      </w:pPr>
    </w:p>
    <w:p w14:paraId="0C598B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Cooperativeversionsofspectrumsensingisanopenissue,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whichaimsatsolvingthehidden</w:t>
      </w:r>
    </w:p>
    <w:p w14:paraId="624364D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4E8093F1" w14:textId="037D6876" w:rsidR="00AB2366" w:rsidRDefault="00C044CB">
      <w:pPr>
        <w:tabs>
          <w:tab w:val="left" w:pos="704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[20,21].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5B85B2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7C8E59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7C0EB4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decen-</w:t>
      </w:r>
    </w:p>
    <w:p w14:paraId="5B1FBAFC" w14:textId="77777777" w:rsidR="00AB2366" w:rsidRDefault="00C044CB">
      <w:pPr>
        <w:tabs>
          <w:tab w:val="left" w:pos="34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</w:p>
    <w:p w14:paraId="6B552D4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(CSI)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itself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3DB73E4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cumbersome.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extensions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</w:t>
      </w:r>
    </w:p>
    <w:p w14:paraId="39DC43D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[22].</w:t>
      </w:r>
    </w:p>
    <w:p w14:paraId="52227A99" w14:textId="77777777" w:rsidR="00AB2366" w:rsidRDefault="00AB2366">
      <w:pPr>
        <w:spacing w:line="200" w:lineRule="exact"/>
        <w:ind w:left="1800"/>
      </w:pPr>
    </w:p>
    <w:p w14:paraId="0FC618FA" w14:textId="77777777" w:rsidR="00AB2366" w:rsidRDefault="00AB2366">
      <w:pPr>
        <w:spacing w:line="345" w:lineRule="exact"/>
        <w:ind w:left="1800"/>
      </w:pPr>
    </w:p>
    <w:p w14:paraId="3DB8D6A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</w:p>
    <w:p w14:paraId="7710C353" w14:textId="77777777" w:rsidR="00AB2366" w:rsidRDefault="00AB2366">
      <w:pPr>
        <w:spacing w:line="275" w:lineRule="exact"/>
        <w:ind w:left="1800"/>
      </w:pPr>
    </w:p>
    <w:p w14:paraId="5922397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</w:p>
    <w:p w14:paraId="110477CF" w14:textId="77777777" w:rsidR="00AB2366" w:rsidRDefault="00C044CB">
      <w:pPr>
        <w:tabs>
          <w:tab w:val="left" w:pos="832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7374FC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</w:p>
    <w:p w14:paraId="69FF96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</w:p>
    <w:p w14:paraId="0D432A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(DCT)forsparsereconstruction,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andclassicalenergydetector(ED)forhypothesisanalysis.</w:t>
      </w:r>
    </w:p>
    <w:p w14:paraId="64B70D2A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appealing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5D8103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signal)</w:t>
      </w:r>
    </w:p>
    <w:p w14:paraId="3966F69C" w14:textId="6075E017" w:rsidR="00AB2366" w:rsidRDefault="00C044CB">
      <w:pPr>
        <w:tabs>
          <w:tab w:val="left" w:pos="617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3E0F8D4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struggles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suffers.</w:t>
      </w:r>
    </w:p>
    <w:p w14:paraId="75AB7EA8" w14:textId="77777777" w:rsidR="00AB2366" w:rsidRDefault="00AB2366">
      <w:pPr>
        <w:spacing w:line="338" w:lineRule="exact"/>
        <w:ind w:left="1800"/>
      </w:pPr>
    </w:p>
    <w:p w14:paraId="4F26F72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</w:t>
      </w:r>
    </w:p>
    <w:p w14:paraId="24E38FD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11352B" w14:textId="77777777" w:rsidR="00AB2366" w:rsidRDefault="00DB3497">
      <w:pPr>
        <w:spacing w:line="200" w:lineRule="exact"/>
        <w:ind w:left="1800"/>
      </w:pPr>
      <w:r>
        <w:lastRenderedPageBreak/>
        <w:pict w14:anchorId="76EB18F4">
          <v:group id="_x0000_s1062" style="position:absolute;left:0;text-align:left;margin-left:89.25pt;margin-top:121.5pt;width:432.75pt;height:.75pt;z-index:251659776;mso-position-horizontal-relative:page;mso-position-vertical-relative:page" coordorigin="1785,2430" coordsize="8655,15">
            <v:shape id="_x0000_s1063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3429325E">
          <v:shape id="_x0000_s1061" type="#_x0000_t75" style="position:absolute;left:0;text-align:left;margin-left:2in;margin-top:247.5pt;width:324.75pt;height:320.25pt;z-index:251660800;mso-position-horizontal-relative:page;mso-position-vertical-relative:page">
            <v:imagedata r:id="rId19" o:title=""/>
            <w10:wrap anchorx="page" anchory="page"/>
          </v:shape>
        </w:pict>
      </w:r>
    </w:p>
    <w:p w14:paraId="34319035" w14:textId="77777777" w:rsidR="00AB2366" w:rsidRDefault="00AB2366">
      <w:pPr>
        <w:spacing w:line="200" w:lineRule="exact"/>
        <w:ind w:left="1800"/>
      </w:pPr>
    </w:p>
    <w:p w14:paraId="6C761612" w14:textId="77777777" w:rsidR="00AB2366" w:rsidRDefault="00AB2366">
      <w:pPr>
        <w:spacing w:line="200" w:lineRule="exact"/>
        <w:ind w:left="1800"/>
      </w:pPr>
    </w:p>
    <w:p w14:paraId="0939A20F" w14:textId="77777777" w:rsidR="00AB2366" w:rsidRDefault="00AB2366">
      <w:pPr>
        <w:spacing w:line="200" w:lineRule="exact"/>
        <w:ind w:left="1800"/>
      </w:pPr>
    </w:p>
    <w:p w14:paraId="030AD41F" w14:textId="77777777" w:rsidR="00AB2366" w:rsidRDefault="00AB2366">
      <w:pPr>
        <w:spacing w:line="200" w:lineRule="exact"/>
        <w:ind w:left="1800"/>
      </w:pPr>
    </w:p>
    <w:p w14:paraId="5178655A" w14:textId="77777777" w:rsidR="00AB2366" w:rsidRDefault="00AB2366">
      <w:pPr>
        <w:spacing w:line="200" w:lineRule="exact"/>
        <w:ind w:left="1800"/>
      </w:pPr>
    </w:p>
    <w:p w14:paraId="12D52177" w14:textId="77777777" w:rsidR="00AB2366" w:rsidRDefault="00AB2366">
      <w:pPr>
        <w:spacing w:line="200" w:lineRule="exact"/>
        <w:ind w:left="1800"/>
      </w:pPr>
    </w:p>
    <w:p w14:paraId="15718EB3" w14:textId="77777777" w:rsidR="00AB2366" w:rsidRDefault="00AB2366">
      <w:pPr>
        <w:spacing w:line="200" w:lineRule="exact"/>
        <w:ind w:left="1800"/>
      </w:pPr>
    </w:p>
    <w:p w14:paraId="407C32E8" w14:textId="77777777" w:rsidR="00AB2366" w:rsidRDefault="00AB2366">
      <w:pPr>
        <w:spacing w:line="200" w:lineRule="exact"/>
        <w:ind w:left="1800"/>
      </w:pPr>
    </w:p>
    <w:p w14:paraId="77B9CBDD" w14:textId="77777777" w:rsidR="00AB2366" w:rsidRDefault="00AB2366">
      <w:pPr>
        <w:spacing w:line="388" w:lineRule="exact"/>
        <w:ind w:left="1800"/>
      </w:pPr>
    </w:p>
    <w:p w14:paraId="2DCED878" w14:textId="77777777" w:rsidR="00AB2366" w:rsidRDefault="00C044CB">
      <w:pPr>
        <w:spacing w:line="240" w:lineRule="exact"/>
        <w:ind w:left="1804"/>
      </w:pPr>
      <w:bookmarkStart w:id="702" w:name="PageMark35"/>
      <w:bookmarkEnd w:id="70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3533EBE" w14:textId="77777777" w:rsidR="00AB2366" w:rsidRDefault="00AB2366">
      <w:pPr>
        <w:spacing w:line="200" w:lineRule="exact"/>
        <w:ind w:left="1800"/>
      </w:pPr>
    </w:p>
    <w:p w14:paraId="5B9B0658" w14:textId="77777777" w:rsidR="00AB2366" w:rsidRDefault="00AB2366">
      <w:pPr>
        <w:spacing w:line="200" w:lineRule="exact"/>
        <w:ind w:left="1800"/>
      </w:pPr>
    </w:p>
    <w:p w14:paraId="654F399B" w14:textId="77777777" w:rsidR="00AB2366" w:rsidRDefault="00AB2366">
      <w:pPr>
        <w:spacing w:line="200" w:lineRule="exact"/>
        <w:ind w:left="1800"/>
      </w:pPr>
    </w:p>
    <w:p w14:paraId="2B61CEC5" w14:textId="77777777" w:rsidR="00AB2366" w:rsidRDefault="00AB2366">
      <w:pPr>
        <w:spacing w:line="200" w:lineRule="exact"/>
        <w:ind w:left="1800"/>
      </w:pPr>
    </w:p>
    <w:p w14:paraId="62461EC6" w14:textId="77777777" w:rsidR="00AB2366" w:rsidRDefault="00AB2366">
      <w:pPr>
        <w:spacing w:line="200" w:lineRule="exact"/>
        <w:ind w:left="1800"/>
      </w:pPr>
    </w:p>
    <w:p w14:paraId="37178F83" w14:textId="77777777" w:rsidR="00AB2366" w:rsidRDefault="00AB2366">
      <w:pPr>
        <w:spacing w:line="200" w:lineRule="exact"/>
        <w:ind w:left="1800"/>
      </w:pPr>
    </w:p>
    <w:p w14:paraId="1DE9588D" w14:textId="77777777" w:rsidR="00AB2366" w:rsidRDefault="00AB2366">
      <w:pPr>
        <w:spacing w:line="200" w:lineRule="exact"/>
        <w:ind w:left="1800"/>
      </w:pPr>
    </w:p>
    <w:p w14:paraId="1BF6E966" w14:textId="77777777" w:rsidR="00AB2366" w:rsidRDefault="00AB2366">
      <w:pPr>
        <w:spacing w:line="200" w:lineRule="exact"/>
        <w:ind w:left="1800"/>
      </w:pPr>
    </w:p>
    <w:p w14:paraId="6A64AF2A" w14:textId="77777777" w:rsidR="00AB2366" w:rsidRDefault="00AB2366">
      <w:pPr>
        <w:spacing w:line="200" w:lineRule="exact"/>
        <w:ind w:left="1800"/>
      </w:pPr>
    </w:p>
    <w:p w14:paraId="33A0D88B" w14:textId="77777777" w:rsidR="00AB2366" w:rsidRDefault="00AB2366">
      <w:pPr>
        <w:spacing w:line="200" w:lineRule="exact"/>
        <w:ind w:left="1800"/>
      </w:pPr>
    </w:p>
    <w:p w14:paraId="3CA010C2" w14:textId="77777777" w:rsidR="00AB2366" w:rsidRDefault="00AB2366">
      <w:pPr>
        <w:spacing w:line="200" w:lineRule="exact"/>
        <w:ind w:left="1800"/>
      </w:pPr>
    </w:p>
    <w:p w14:paraId="63AFA828" w14:textId="77777777" w:rsidR="00AB2366" w:rsidRDefault="00AB2366">
      <w:pPr>
        <w:spacing w:line="200" w:lineRule="exact"/>
        <w:ind w:left="1800"/>
      </w:pPr>
    </w:p>
    <w:p w14:paraId="64D303E2" w14:textId="77777777" w:rsidR="00AB2366" w:rsidRDefault="00AB2366">
      <w:pPr>
        <w:spacing w:line="200" w:lineRule="exact"/>
        <w:ind w:left="1800"/>
      </w:pPr>
    </w:p>
    <w:p w14:paraId="0E48F0E3" w14:textId="77777777" w:rsidR="00AB2366" w:rsidRDefault="00AB2366">
      <w:pPr>
        <w:spacing w:line="200" w:lineRule="exact"/>
        <w:ind w:left="1800"/>
      </w:pPr>
    </w:p>
    <w:p w14:paraId="1F4DEAA4" w14:textId="77777777" w:rsidR="00AB2366" w:rsidRDefault="00AB2366">
      <w:pPr>
        <w:spacing w:line="200" w:lineRule="exact"/>
        <w:ind w:left="1800"/>
      </w:pPr>
    </w:p>
    <w:p w14:paraId="0B2F5592" w14:textId="77777777" w:rsidR="00AB2366" w:rsidRDefault="00AB2366">
      <w:pPr>
        <w:spacing w:line="200" w:lineRule="exact"/>
        <w:ind w:left="1800"/>
      </w:pPr>
    </w:p>
    <w:p w14:paraId="31F27A29" w14:textId="77777777" w:rsidR="00AB2366" w:rsidRDefault="00AB2366">
      <w:pPr>
        <w:spacing w:line="200" w:lineRule="exact"/>
        <w:ind w:left="1800"/>
      </w:pPr>
    </w:p>
    <w:p w14:paraId="3E45529B" w14:textId="77777777" w:rsidR="00AB2366" w:rsidRDefault="00AB2366">
      <w:pPr>
        <w:spacing w:line="200" w:lineRule="exact"/>
        <w:ind w:left="1800"/>
      </w:pPr>
    </w:p>
    <w:p w14:paraId="047EEABD" w14:textId="77777777" w:rsidR="00AB2366" w:rsidRDefault="00AB2366">
      <w:pPr>
        <w:spacing w:line="200" w:lineRule="exact"/>
        <w:ind w:left="1800"/>
      </w:pPr>
    </w:p>
    <w:p w14:paraId="140013C1" w14:textId="77777777" w:rsidR="00AB2366" w:rsidRDefault="00AB2366">
      <w:pPr>
        <w:spacing w:line="200" w:lineRule="exact"/>
        <w:ind w:left="1800"/>
      </w:pPr>
    </w:p>
    <w:p w14:paraId="62028457" w14:textId="77777777" w:rsidR="00AB2366" w:rsidRDefault="00AB2366">
      <w:pPr>
        <w:spacing w:line="200" w:lineRule="exact"/>
        <w:ind w:left="1800"/>
      </w:pPr>
    </w:p>
    <w:p w14:paraId="159BE469" w14:textId="77777777" w:rsidR="00AB2366" w:rsidRDefault="00AB2366">
      <w:pPr>
        <w:spacing w:line="200" w:lineRule="exact"/>
        <w:ind w:left="1800"/>
      </w:pPr>
    </w:p>
    <w:p w14:paraId="18964BB7" w14:textId="77777777" w:rsidR="00AB2366" w:rsidRDefault="00AB2366">
      <w:pPr>
        <w:spacing w:line="200" w:lineRule="exact"/>
        <w:ind w:left="1800"/>
      </w:pPr>
    </w:p>
    <w:p w14:paraId="58E36E77" w14:textId="77777777" w:rsidR="00AB2366" w:rsidRDefault="00AB2366">
      <w:pPr>
        <w:spacing w:line="200" w:lineRule="exact"/>
        <w:ind w:left="1800"/>
      </w:pPr>
    </w:p>
    <w:p w14:paraId="2811B3E8" w14:textId="77777777" w:rsidR="00AB2366" w:rsidRDefault="00AB2366">
      <w:pPr>
        <w:spacing w:line="200" w:lineRule="exact"/>
        <w:ind w:left="1800"/>
      </w:pPr>
    </w:p>
    <w:p w14:paraId="4A2F9B9B" w14:textId="77777777" w:rsidR="00AB2366" w:rsidRDefault="00AB2366">
      <w:pPr>
        <w:spacing w:line="200" w:lineRule="exact"/>
        <w:ind w:left="1800"/>
      </w:pPr>
    </w:p>
    <w:p w14:paraId="1F71585C" w14:textId="77777777" w:rsidR="00AB2366" w:rsidRDefault="00AB2366">
      <w:pPr>
        <w:spacing w:line="200" w:lineRule="exact"/>
        <w:ind w:left="1800"/>
      </w:pPr>
    </w:p>
    <w:p w14:paraId="5A578D19" w14:textId="77777777" w:rsidR="00AB2366" w:rsidRDefault="00AB2366">
      <w:pPr>
        <w:spacing w:line="200" w:lineRule="exact"/>
        <w:ind w:left="1800"/>
      </w:pPr>
    </w:p>
    <w:p w14:paraId="6BCCE374" w14:textId="77777777" w:rsidR="00AB2366" w:rsidRDefault="00AB2366">
      <w:pPr>
        <w:spacing w:line="200" w:lineRule="exact"/>
        <w:ind w:left="1800"/>
      </w:pPr>
    </w:p>
    <w:p w14:paraId="2E3EBE25" w14:textId="77777777" w:rsidR="00AB2366" w:rsidRDefault="00AB2366">
      <w:pPr>
        <w:spacing w:line="200" w:lineRule="exact"/>
        <w:ind w:left="1800"/>
      </w:pPr>
    </w:p>
    <w:p w14:paraId="38116596" w14:textId="77777777" w:rsidR="00AB2366" w:rsidRDefault="00AB2366">
      <w:pPr>
        <w:spacing w:line="200" w:lineRule="exact"/>
        <w:ind w:left="1800"/>
      </w:pPr>
    </w:p>
    <w:p w14:paraId="0E7304A9" w14:textId="77777777" w:rsidR="00AB2366" w:rsidRDefault="00AB2366">
      <w:pPr>
        <w:spacing w:line="200" w:lineRule="exact"/>
        <w:ind w:left="1800"/>
      </w:pPr>
    </w:p>
    <w:p w14:paraId="6D8680B6" w14:textId="77777777" w:rsidR="00AB2366" w:rsidRDefault="00AB2366">
      <w:pPr>
        <w:spacing w:line="200" w:lineRule="exact"/>
        <w:ind w:left="1800"/>
      </w:pPr>
    </w:p>
    <w:p w14:paraId="5C04C498" w14:textId="77777777" w:rsidR="00AB2366" w:rsidRDefault="00AB2366">
      <w:pPr>
        <w:spacing w:line="200" w:lineRule="exact"/>
        <w:ind w:left="1800"/>
      </w:pPr>
    </w:p>
    <w:p w14:paraId="3DF6EC70" w14:textId="77777777" w:rsidR="00AB2366" w:rsidRDefault="00AB2366">
      <w:pPr>
        <w:spacing w:line="200" w:lineRule="exact"/>
        <w:ind w:left="1800"/>
      </w:pPr>
    </w:p>
    <w:p w14:paraId="44D949C5" w14:textId="77777777" w:rsidR="00AB2366" w:rsidRDefault="00AB2366">
      <w:pPr>
        <w:spacing w:line="200" w:lineRule="exact"/>
        <w:ind w:left="1800"/>
      </w:pPr>
    </w:p>
    <w:p w14:paraId="5EEFF689" w14:textId="77777777" w:rsidR="00AB2366" w:rsidRDefault="00AB2366">
      <w:pPr>
        <w:spacing w:line="200" w:lineRule="exact"/>
        <w:ind w:left="1800"/>
      </w:pPr>
    </w:p>
    <w:p w14:paraId="36D1DC28" w14:textId="77777777" w:rsidR="00AB2366" w:rsidRDefault="00AB2366">
      <w:pPr>
        <w:spacing w:line="200" w:lineRule="exact"/>
        <w:ind w:left="1800"/>
      </w:pPr>
    </w:p>
    <w:p w14:paraId="2BF7C412" w14:textId="77777777" w:rsidR="00AB2366" w:rsidRDefault="00AB2366">
      <w:pPr>
        <w:spacing w:line="200" w:lineRule="exact"/>
        <w:ind w:left="1800"/>
      </w:pPr>
    </w:p>
    <w:p w14:paraId="5B29C2B3" w14:textId="77777777" w:rsidR="00AB2366" w:rsidRDefault="00AB2366">
      <w:pPr>
        <w:spacing w:line="200" w:lineRule="exact"/>
        <w:ind w:left="1800"/>
      </w:pPr>
    </w:p>
    <w:p w14:paraId="6C1F36E6" w14:textId="77777777" w:rsidR="00AB2366" w:rsidRDefault="00AB2366">
      <w:pPr>
        <w:spacing w:line="200" w:lineRule="exact"/>
        <w:ind w:left="1800"/>
      </w:pPr>
    </w:p>
    <w:p w14:paraId="048A08A6" w14:textId="77777777" w:rsidR="00AB2366" w:rsidRDefault="00AB2366">
      <w:pPr>
        <w:spacing w:line="200" w:lineRule="exact"/>
        <w:ind w:left="1800"/>
      </w:pPr>
    </w:p>
    <w:p w14:paraId="3E7A7BC8" w14:textId="77777777" w:rsidR="00AB2366" w:rsidRDefault="00AB2366">
      <w:pPr>
        <w:spacing w:line="200" w:lineRule="exact"/>
        <w:ind w:left="1800"/>
      </w:pPr>
    </w:p>
    <w:p w14:paraId="7BEB7953" w14:textId="77777777" w:rsidR="00AB2366" w:rsidRDefault="00AB2366">
      <w:pPr>
        <w:spacing w:line="200" w:lineRule="exact"/>
        <w:ind w:left="1800"/>
      </w:pPr>
    </w:p>
    <w:p w14:paraId="139A64E8" w14:textId="77777777" w:rsidR="00AB2366" w:rsidRDefault="00AB2366">
      <w:pPr>
        <w:spacing w:line="200" w:lineRule="exact"/>
        <w:ind w:left="1800"/>
      </w:pPr>
    </w:p>
    <w:p w14:paraId="251DE695" w14:textId="77777777" w:rsidR="00AB2366" w:rsidRDefault="00AB2366">
      <w:pPr>
        <w:spacing w:line="324" w:lineRule="exact"/>
        <w:ind w:left="1800"/>
      </w:pPr>
    </w:p>
    <w:p w14:paraId="0723B4D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square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FDDD7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</w:p>
    <w:p w14:paraId="7C8FEEFA" w14:textId="77777777" w:rsidR="00AB2366" w:rsidRDefault="00AB2366">
      <w:pPr>
        <w:spacing w:line="200" w:lineRule="exact"/>
        <w:ind w:left="1800"/>
      </w:pPr>
    </w:p>
    <w:p w14:paraId="38CFE455" w14:textId="77777777" w:rsidR="00AB2366" w:rsidRDefault="00AB2366">
      <w:pPr>
        <w:spacing w:line="200" w:lineRule="exact"/>
        <w:ind w:left="1800"/>
      </w:pPr>
    </w:p>
    <w:p w14:paraId="1A775FEE" w14:textId="77777777" w:rsidR="00AB2366" w:rsidRDefault="00AB2366">
      <w:pPr>
        <w:spacing w:line="200" w:lineRule="exact"/>
        <w:ind w:left="1800"/>
      </w:pPr>
    </w:p>
    <w:p w14:paraId="70A7F923" w14:textId="77777777" w:rsidR="00AB2366" w:rsidRDefault="00AB2366">
      <w:pPr>
        <w:spacing w:line="200" w:lineRule="exact"/>
        <w:ind w:left="1800"/>
      </w:pPr>
    </w:p>
    <w:p w14:paraId="770D9F16" w14:textId="77777777" w:rsidR="00AB2366" w:rsidRDefault="00AB2366">
      <w:pPr>
        <w:spacing w:line="200" w:lineRule="exact"/>
        <w:ind w:left="1800"/>
      </w:pPr>
    </w:p>
    <w:p w14:paraId="609CF412" w14:textId="77777777" w:rsidR="00AB2366" w:rsidRDefault="00AB2366">
      <w:pPr>
        <w:spacing w:line="200" w:lineRule="exact"/>
        <w:ind w:left="1800"/>
      </w:pPr>
    </w:p>
    <w:p w14:paraId="004C31BB" w14:textId="77777777" w:rsidR="00AB2366" w:rsidRDefault="00AB2366">
      <w:pPr>
        <w:spacing w:line="200" w:lineRule="exact"/>
        <w:ind w:left="1800"/>
      </w:pPr>
    </w:p>
    <w:p w14:paraId="061C8896" w14:textId="77777777" w:rsidR="00AB2366" w:rsidRDefault="00AB2366">
      <w:pPr>
        <w:spacing w:line="200" w:lineRule="exact"/>
        <w:ind w:left="1800"/>
      </w:pPr>
    </w:p>
    <w:p w14:paraId="0FB09812" w14:textId="77777777" w:rsidR="00AB2366" w:rsidRDefault="00AB2366">
      <w:pPr>
        <w:spacing w:line="200" w:lineRule="exact"/>
        <w:ind w:left="1800"/>
      </w:pPr>
    </w:p>
    <w:p w14:paraId="04C6A785" w14:textId="77777777" w:rsidR="00AB2366" w:rsidRDefault="00AB2366">
      <w:pPr>
        <w:spacing w:line="200" w:lineRule="exact"/>
        <w:ind w:left="1800"/>
      </w:pPr>
    </w:p>
    <w:p w14:paraId="541556B8" w14:textId="77777777" w:rsidR="00AB2366" w:rsidRDefault="00AB2366">
      <w:pPr>
        <w:spacing w:line="200" w:lineRule="exact"/>
        <w:ind w:left="1800"/>
      </w:pPr>
    </w:p>
    <w:p w14:paraId="51ACB848" w14:textId="77777777" w:rsidR="00AB2366" w:rsidRDefault="00AB2366">
      <w:pPr>
        <w:spacing w:line="311" w:lineRule="exact"/>
        <w:ind w:left="1800"/>
      </w:pPr>
    </w:p>
    <w:p w14:paraId="6A2685C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24</w:t>
      </w:r>
    </w:p>
    <w:p w14:paraId="62E846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3E05AC5" w14:textId="77777777" w:rsidR="00AB2366" w:rsidRDefault="00DB3497">
      <w:pPr>
        <w:spacing w:line="200" w:lineRule="exact"/>
        <w:ind w:left="1800"/>
      </w:pPr>
      <w:r>
        <w:lastRenderedPageBreak/>
        <w:pict w14:anchorId="2B7DFF04">
          <v:group id="_x0000_s1059" style="position:absolute;left:0;text-align:left;margin-left:89.25pt;margin-top:121.5pt;width:432.75pt;height:.75pt;z-index:251661824;mso-position-horizontal-relative:page;mso-position-vertical-relative:page" coordorigin="1785,2430" coordsize="8655,15">
            <v:shape id="_x0000_s1060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5106EA24" w14:textId="77777777" w:rsidR="00AB2366" w:rsidRDefault="00AB2366">
      <w:pPr>
        <w:spacing w:line="200" w:lineRule="exact"/>
        <w:ind w:left="1800"/>
      </w:pPr>
    </w:p>
    <w:p w14:paraId="11515839" w14:textId="77777777" w:rsidR="00AB2366" w:rsidRDefault="00AB2366">
      <w:pPr>
        <w:spacing w:line="200" w:lineRule="exact"/>
        <w:ind w:left="1800"/>
      </w:pPr>
    </w:p>
    <w:p w14:paraId="78B240D2" w14:textId="77777777" w:rsidR="00AB2366" w:rsidRDefault="00AB2366">
      <w:pPr>
        <w:spacing w:line="200" w:lineRule="exact"/>
        <w:ind w:left="1800"/>
      </w:pPr>
    </w:p>
    <w:p w14:paraId="696DA861" w14:textId="77777777" w:rsidR="00AB2366" w:rsidRDefault="00AB2366">
      <w:pPr>
        <w:spacing w:line="200" w:lineRule="exact"/>
        <w:ind w:left="1800"/>
      </w:pPr>
    </w:p>
    <w:p w14:paraId="2EE18740" w14:textId="77777777" w:rsidR="00AB2366" w:rsidRDefault="00AB2366">
      <w:pPr>
        <w:spacing w:line="200" w:lineRule="exact"/>
        <w:ind w:left="1800"/>
      </w:pPr>
    </w:p>
    <w:p w14:paraId="1D0E7F50" w14:textId="77777777" w:rsidR="00AB2366" w:rsidRDefault="00AB2366">
      <w:pPr>
        <w:spacing w:line="200" w:lineRule="exact"/>
        <w:ind w:left="1800"/>
      </w:pPr>
    </w:p>
    <w:p w14:paraId="5036EA77" w14:textId="77777777" w:rsidR="00AB2366" w:rsidRDefault="00AB2366">
      <w:pPr>
        <w:spacing w:line="200" w:lineRule="exact"/>
        <w:ind w:left="1800"/>
      </w:pPr>
    </w:p>
    <w:p w14:paraId="65CDBF3B" w14:textId="77777777" w:rsidR="00AB2366" w:rsidRDefault="00AB2366">
      <w:pPr>
        <w:spacing w:line="200" w:lineRule="exact"/>
        <w:ind w:left="1800"/>
      </w:pPr>
    </w:p>
    <w:p w14:paraId="212E18C5" w14:textId="77777777" w:rsidR="00AB2366" w:rsidRDefault="00AB2366">
      <w:pPr>
        <w:spacing w:line="388" w:lineRule="exact"/>
        <w:ind w:left="1800"/>
      </w:pPr>
    </w:p>
    <w:p w14:paraId="00790B59" w14:textId="77777777" w:rsidR="00AB2366" w:rsidRDefault="00C044CB">
      <w:pPr>
        <w:spacing w:line="240" w:lineRule="exact"/>
        <w:ind w:left="1804"/>
      </w:pPr>
      <w:bookmarkStart w:id="703" w:name="PageMark36"/>
      <w:bookmarkEnd w:id="70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EB4F746" w14:textId="77777777" w:rsidR="00AB2366" w:rsidRDefault="00AB2366">
      <w:pPr>
        <w:spacing w:line="293" w:lineRule="exact"/>
        <w:ind w:left="1800"/>
      </w:pPr>
    </w:p>
    <w:p w14:paraId="3F7F1D2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Challenges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Discussion</w:t>
      </w:r>
    </w:p>
    <w:p w14:paraId="0A8D8B74" w14:textId="77777777" w:rsidR="00AB2366" w:rsidRDefault="00AB2366">
      <w:pPr>
        <w:spacing w:line="342" w:lineRule="exact"/>
        <w:ind w:left="1800"/>
      </w:pPr>
    </w:p>
    <w:p w14:paraId="732B9C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6B1C359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3441E7B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ex-</w:t>
      </w:r>
    </w:p>
    <w:p w14:paraId="5F62E79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pensive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characters:</w:t>
      </w:r>
    </w:p>
    <w:p w14:paraId="705B67B7" w14:textId="77777777" w:rsidR="00AB2366" w:rsidRDefault="00AB2366">
      <w:pPr>
        <w:spacing w:line="200" w:lineRule="exact"/>
        <w:ind w:left="1800"/>
      </w:pPr>
    </w:p>
    <w:p w14:paraId="7DA6CBD7" w14:textId="77777777" w:rsidR="00AB2366" w:rsidRDefault="00AB2366">
      <w:pPr>
        <w:spacing w:line="345" w:lineRule="exact"/>
        <w:ind w:left="1800"/>
      </w:pPr>
    </w:p>
    <w:p w14:paraId="02E6FAC2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</w:p>
    <w:p w14:paraId="722E9D7F" w14:textId="77777777" w:rsidR="00AB2366" w:rsidRDefault="00AB2366">
      <w:pPr>
        <w:spacing w:line="275" w:lineRule="exact"/>
        <w:ind w:left="1800"/>
      </w:pPr>
    </w:p>
    <w:p w14:paraId="015CF3C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Accuarcy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65FFB27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</w:p>
    <w:p w14:paraId="1D6D5A8B" w14:textId="2008AAB5" w:rsidR="00AB2366" w:rsidRDefault="00C044CB">
      <w:pPr>
        <w:tabs>
          <w:tab w:val="left" w:pos="90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07373C00" w14:textId="463432D4" w:rsidR="00AB2366" w:rsidRDefault="00C044CB">
      <w:pPr>
        <w:tabs>
          <w:tab w:val="left" w:pos="990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feed-back.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</w:p>
    <w:p w14:paraId="6D0573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</w:p>
    <w:p w14:paraId="0532116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reconfigurablity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reduce.</w:t>
      </w:r>
    </w:p>
    <w:p w14:paraId="6CD35AF0" w14:textId="77777777" w:rsidR="00AB2366" w:rsidRDefault="00AB2366">
      <w:pPr>
        <w:spacing w:line="200" w:lineRule="exact"/>
        <w:ind w:left="1800"/>
      </w:pPr>
    </w:p>
    <w:p w14:paraId="035488F3" w14:textId="77777777" w:rsidR="00AB2366" w:rsidRDefault="00AB2366">
      <w:pPr>
        <w:spacing w:line="345" w:lineRule="exact"/>
        <w:ind w:left="1800"/>
      </w:pPr>
    </w:p>
    <w:p w14:paraId="5D168B25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</w:p>
    <w:p w14:paraId="44E5057A" w14:textId="77777777" w:rsidR="00AB2366" w:rsidRDefault="00AB2366">
      <w:pPr>
        <w:spacing w:line="276" w:lineRule="exact"/>
        <w:ind w:left="1800"/>
      </w:pPr>
    </w:p>
    <w:p w14:paraId="210FED8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7B18A7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recov-</w:t>
      </w:r>
    </w:p>
    <w:p w14:paraId="7BD5B743" w14:textId="0DBCA241" w:rsidR="00AB2366" w:rsidRDefault="00C044CB">
      <w:pPr>
        <w:tabs>
          <w:tab w:val="left" w:pos="810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cardinal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interpolation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0E4845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</w:p>
    <w:p w14:paraId="69B5F94F" w14:textId="77777777" w:rsidR="00AB2366" w:rsidRDefault="00AB2366">
      <w:pPr>
        <w:spacing w:line="200" w:lineRule="exact"/>
        <w:ind w:left="1800"/>
      </w:pPr>
    </w:p>
    <w:p w14:paraId="052A47A2" w14:textId="77777777" w:rsidR="00AB2366" w:rsidRDefault="00AB2366">
      <w:pPr>
        <w:spacing w:line="345" w:lineRule="exact"/>
        <w:ind w:left="1800"/>
      </w:pPr>
    </w:p>
    <w:p w14:paraId="420AD5F6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</w:p>
    <w:p w14:paraId="34BF1C7A" w14:textId="77777777" w:rsidR="00AB2366" w:rsidRDefault="00AB2366">
      <w:pPr>
        <w:spacing w:line="275" w:lineRule="exact"/>
        <w:ind w:left="1800"/>
      </w:pPr>
    </w:p>
    <w:p w14:paraId="22B4538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TheheavyreconstructionforCSnotonlybringslargetime-delay,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butalsoadditionalenergy</w:t>
      </w:r>
    </w:p>
    <w:p w14:paraId="7AF643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</w:p>
    <w:p w14:paraId="547EF83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26045914" w14:textId="77777777" w:rsidR="00AB2366" w:rsidRDefault="00AB2366">
      <w:pPr>
        <w:spacing w:line="200" w:lineRule="exact"/>
        <w:ind w:left="1800"/>
      </w:pPr>
    </w:p>
    <w:p w14:paraId="0FDA0F9D" w14:textId="77777777" w:rsidR="00AB2366" w:rsidRDefault="00AB2366">
      <w:pPr>
        <w:spacing w:line="200" w:lineRule="exact"/>
        <w:ind w:left="1800"/>
      </w:pPr>
    </w:p>
    <w:p w14:paraId="3B95A81E" w14:textId="77777777" w:rsidR="00AB2366" w:rsidRDefault="00AB2366">
      <w:pPr>
        <w:spacing w:line="200" w:lineRule="exact"/>
        <w:ind w:left="1800"/>
      </w:pPr>
    </w:p>
    <w:p w14:paraId="775F5592" w14:textId="77777777" w:rsidR="00AB2366" w:rsidRDefault="00AB2366">
      <w:pPr>
        <w:spacing w:line="200" w:lineRule="exact"/>
        <w:ind w:left="1800"/>
      </w:pPr>
    </w:p>
    <w:p w14:paraId="1F62B79B" w14:textId="77777777" w:rsidR="00AB2366" w:rsidRDefault="00AB2366">
      <w:pPr>
        <w:spacing w:line="304" w:lineRule="exact"/>
        <w:ind w:left="1800"/>
      </w:pPr>
    </w:p>
    <w:p w14:paraId="292A68A3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25</w:t>
      </w:r>
    </w:p>
    <w:p w14:paraId="5AFCF8F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E763E9" w14:textId="77777777" w:rsidR="00AB2366" w:rsidRDefault="00DB3497">
      <w:pPr>
        <w:spacing w:line="200" w:lineRule="exact"/>
        <w:ind w:left="1800"/>
      </w:pPr>
      <w:r>
        <w:lastRenderedPageBreak/>
        <w:pict w14:anchorId="1BACFF24">
          <v:group id="_x0000_s1057" style="position:absolute;left:0;text-align:left;margin-left:89.25pt;margin-top:121.5pt;width:432.75pt;height:.75pt;z-index:251662848;mso-position-horizontal-relative:page;mso-position-vertical-relative:page" coordorigin="1785,2430" coordsize="8655,15">
            <v:shape id="_x0000_s1058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08F0AF20" w14:textId="77777777" w:rsidR="00AB2366" w:rsidRDefault="00AB2366">
      <w:pPr>
        <w:spacing w:line="200" w:lineRule="exact"/>
        <w:ind w:left="1800"/>
      </w:pPr>
    </w:p>
    <w:p w14:paraId="147B0B0F" w14:textId="77777777" w:rsidR="00AB2366" w:rsidRDefault="00AB2366">
      <w:pPr>
        <w:spacing w:line="200" w:lineRule="exact"/>
        <w:ind w:left="1800"/>
      </w:pPr>
    </w:p>
    <w:p w14:paraId="4F640D46" w14:textId="77777777" w:rsidR="00AB2366" w:rsidRDefault="00AB2366">
      <w:pPr>
        <w:spacing w:line="200" w:lineRule="exact"/>
        <w:ind w:left="1800"/>
      </w:pPr>
    </w:p>
    <w:p w14:paraId="4C5E1391" w14:textId="77777777" w:rsidR="00AB2366" w:rsidRDefault="00AB2366">
      <w:pPr>
        <w:spacing w:line="200" w:lineRule="exact"/>
        <w:ind w:left="1800"/>
      </w:pPr>
    </w:p>
    <w:p w14:paraId="5021730C" w14:textId="77777777" w:rsidR="00AB2366" w:rsidRDefault="00AB2366">
      <w:pPr>
        <w:spacing w:line="200" w:lineRule="exact"/>
        <w:ind w:left="1800"/>
      </w:pPr>
    </w:p>
    <w:p w14:paraId="2E47773D" w14:textId="77777777" w:rsidR="00AB2366" w:rsidRDefault="00AB2366">
      <w:pPr>
        <w:spacing w:line="200" w:lineRule="exact"/>
        <w:ind w:left="1800"/>
      </w:pPr>
    </w:p>
    <w:p w14:paraId="06B63DE0" w14:textId="77777777" w:rsidR="00AB2366" w:rsidRDefault="00AB2366">
      <w:pPr>
        <w:spacing w:line="200" w:lineRule="exact"/>
        <w:ind w:left="1800"/>
      </w:pPr>
    </w:p>
    <w:p w14:paraId="18705E45" w14:textId="77777777" w:rsidR="00AB2366" w:rsidRDefault="00AB2366">
      <w:pPr>
        <w:spacing w:line="200" w:lineRule="exact"/>
        <w:ind w:left="1800"/>
      </w:pPr>
    </w:p>
    <w:p w14:paraId="29DD30C5" w14:textId="77777777" w:rsidR="00AB2366" w:rsidRDefault="00AB2366">
      <w:pPr>
        <w:spacing w:line="388" w:lineRule="exact"/>
        <w:ind w:left="1800"/>
      </w:pPr>
    </w:p>
    <w:p w14:paraId="25A4B5C8" w14:textId="77777777" w:rsidR="00AB2366" w:rsidRDefault="00C044CB">
      <w:pPr>
        <w:spacing w:line="240" w:lineRule="exact"/>
        <w:ind w:left="1804"/>
      </w:pPr>
      <w:bookmarkStart w:id="704" w:name="PageMark37"/>
      <w:bookmarkEnd w:id="70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ADE86AF" w14:textId="77777777" w:rsidR="00AB2366" w:rsidRDefault="00AB2366">
      <w:pPr>
        <w:spacing w:line="293" w:lineRule="exact"/>
        <w:ind w:left="1800"/>
      </w:pPr>
    </w:p>
    <w:p w14:paraId="05E1B6ED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3F336349" w14:textId="77777777" w:rsidR="00AB2366" w:rsidRDefault="00AB2366">
      <w:pPr>
        <w:spacing w:line="342" w:lineRule="exact"/>
        <w:ind w:left="1800"/>
      </w:pPr>
    </w:p>
    <w:p w14:paraId="3174C26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6752F648" w14:textId="77777777" w:rsidR="00AB2366" w:rsidRDefault="00C044CB">
      <w:pPr>
        <w:tabs>
          <w:tab w:val="left" w:pos="43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74BF1493" w14:textId="77777777" w:rsidR="00AB2366" w:rsidRDefault="00C044CB">
      <w:pPr>
        <w:tabs>
          <w:tab w:val="left" w:pos="657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618545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</w:t>
      </w:r>
    </w:p>
    <w:p w14:paraId="50BDF6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</w:p>
    <w:p w14:paraId="2297EF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algorithms.</w:t>
      </w:r>
    </w:p>
    <w:p w14:paraId="39D0002D" w14:textId="77777777" w:rsidR="00AB2366" w:rsidRPr="00BE3C3F" w:rsidRDefault="00C044CB">
      <w:pPr>
        <w:spacing w:line="433" w:lineRule="exact"/>
        <w:ind w:left="2151"/>
        <w:rPr>
          <w:color w:val="FF0000"/>
          <w:rPrChange w:id="705" w:author="Exam" w:date="2015-02-27T09:18:00Z">
            <w:rPr/>
          </w:rPrChange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Thenherecomesthequestion: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06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whatifwedirectlyperformhypothesisdetectionwithout</w:t>
      </w:r>
    </w:p>
    <w:p w14:paraId="7BA38347" w14:textId="77777777" w:rsidR="00AB2366" w:rsidRPr="00BE3C3F" w:rsidRDefault="00C044CB">
      <w:pPr>
        <w:tabs>
          <w:tab w:val="left" w:pos="3730"/>
        </w:tabs>
        <w:spacing w:line="433" w:lineRule="exact"/>
        <w:ind w:left="1800"/>
        <w:rPr>
          <w:color w:val="FF0000"/>
          <w:rPrChange w:id="707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08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CS reconstruction?</w:t>
      </w:r>
      <w:r w:rsidRPr="00BE3C3F">
        <w:rPr>
          <w:color w:val="FF0000"/>
          <w:rPrChange w:id="709" w:author="Exam" w:date="2015-02-27T09:18:00Z">
            <w:rPr/>
          </w:rPrChange>
        </w:rPr>
        <w:tab/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10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If the idea is achievable, the additional energy cost will be eliminated</w:t>
      </w:r>
    </w:p>
    <w:p w14:paraId="4AF03F31" w14:textId="77777777" w:rsidR="00AB2366" w:rsidRPr="00BE3C3F" w:rsidRDefault="00C044CB">
      <w:pPr>
        <w:tabs>
          <w:tab w:val="left" w:pos="5120"/>
        </w:tabs>
        <w:spacing w:line="433" w:lineRule="exact"/>
        <w:ind w:left="1800"/>
        <w:rPr>
          <w:color w:val="FF0000"/>
          <w:rPrChange w:id="711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12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so that the entire energy reduces.</w:t>
      </w:r>
      <w:r w:rsidRPr="00BE3C3F">
        <w:rPr>
          <w:color w:val="FF0000"/>
          <w:rPrChange w:id="713" w:author="Exam" w:date="2015-02-27T09:18:00Z">
            <w:rPr/>
          </w:rPrChange>
        </w:rPr>
        <w:tab/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14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Besides, not only detection, if we can expand this idea</w:t>
      </w:r>
    </w:p>
    <w:p w14:paraId="7DB51323" w14:textId="77777777" w:rsidR="00AB2366" w:rsidRPr="00BE3C3F" w:rsidRDefault="00C044CB">
      <w:pPr>
        <w:spacing w:line="433" w:lineRule="exact"/>
        <w:ind w:left="1800"/>
        <w:rPr>
          <w:color w:val="FF0000"/>
          <w:rPrChange w:id="715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16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to filtering, estimation, then more intelligent-based scheme for cognitive radio can be sup-</w:t>
      </w:r>
    </w:p>
    <w:p w14:paraId="26AC2BD7" w14:textId="77777777" w:rsidR="00AB2366" w:rsidRDefault="00C044CB">
      <w:pPr>
        <w:tabs>
          <w:tab w:val="left" w:pos="4255"/>
        </w:tabs>
        <w:spacing w:line="433" w:lineRule="exact"/>
        <w:ind w:left="1800"/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17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ported in physical layer.</w:t>
      </w:r>
      <w:r w:rsidRPr="00BE3C3F">
        <w:rPr>
          <w:color w:val="FF0000"/>
          <w:rPrChange w:id="718" w:author="Exam" w:date="2015-02-27T09:18:00Z">
            <w:rPr/>
          </w:rPrChange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answer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1A8FF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chapter.</w:t>
      </w:r>
    </w:p>
    <w:p w14:paraId="34123E7E" w14:textId="77777777" w:rsidR="00AB2366" w:rsidRDefault="00AB2366">
      <w:pPr>
        <w:spacing w:line="200" w:lineRule="exact"/>
        <w:ind w:left="1800"/>
      </w:pPr>
    </w:p>
    <w:p w14:paraId="3AF424FE" w14:textId="77777777" w:rsidR="00AB2366" w:rsidRDefault="00AB2366">
      <w:pPr>
        <w:spacing w:line="200" w:lineRule="exact"/>
        <w:ind w:left="1800"/>
      </w:pPr>
    </w:p>
    <w:p w14:paraId="433BE71C" w14:textId="77777777" w:rsidR="00AB2366" w:rsidRDefault="00AB2366">
      <w:pPr>
        <w:spacing w:line="200" w:lineRule="exact"/>
        <w:ind w:left="1800"/>
      </w:pPr>
    </w:p>
    <w:p w14:paraId="6C1DF7E8" w14:textId="77777777" w:rsidR="00AB2366" w:rsidRDefault="00AB2366">
      <w:pPr>
        <w:spacing w:line="200" w:lineRule="exact"/>
        <w:ind w:left="1800"/>
      </w:pPr>
    </w:p>
    <w:p w14:paraId="54BC7E35" w14:textId="77777777" w:rsidR="00AB2366" w:rsidRDefault="00AB2366">
      <w:pPr>
        <w:spacing w:line="200" w:lineRule="exact"/>
        <w:ind w:left="1800"/>
      </w:pPr>
    </w:p>
    <w:p w14:paraId="5E42AC11" w14:textId="77777777" w:rsidR="00AB2366" w:rsidRDefault="00AB2366">
      <w:pPr>
        <w:spacing w:line="200" w:lineRule="exact"/>
        <w:ind w:left="1800"/>
      </w:pPr>
    </w:p>
    <w:p w14:paraId="3ECFE8D5" w14:textId="77777777" w:rsidR="00AB2366" w:rsidRDefault="00AB2366">
      <w:pPr>
        <w:spacing w:line="200" w:lineRule="exact"/>
        <w:ind w:left="1800"/>
      </w:pPr>
    </w:p>
    <w:p w14:paraId="4924195B" w14:textId="77777777" w:rsidR="00AB2366" w:rsidRDefault="00AB2366">
      <w:pPr>
        <w:spacing w:line="200" w:lineRule="exact"/>
        <w:ind w:left="1800"/>
      </w:pPr>
    </w:p>
    <w:p w14:paraId="08ED9A12" w14:textId="77777777" w:rsidR="00AB2366" w:rsidRDefault="00AB2366">
      <w:pPr>
        <w:spacing w:line="200" w:lineRule="exact"/>
        <w:ind w:left="1800"/>
      </w:pPr>
    </w:p>
    <w:p w14:paraId="1E3C4822" w14:textId="77777777" w:rsidR="00AB2366" w:rsidRDefault="00AB2366">
      <w:pPr>
        <w:spacing w:line="200" w:lineRule="exact"/>
        <w:ind w:left="1800"/>
      </w:pPr>
    </w:p>
    <w:p w14:paraId="09A7FE8C" w14:textId="77777777" w:rsidR="00AB2366" w:rsidRDefault="00AB2366">
      <w:pPr>
        <w:spacing w:line="200" w:lineRule="exact"/>
        <w:ind w:left="1800"/>
      </w:pPr>
    </w:p>
    <w:p w14:paraId="0CDCEB33" w14:textId="77777777" w:rsidR="00AB2366" w:rsidRDefault="00AB2366">
      <w:pPr>
        <w:spacing w:line="200" w:lineRule="exact"/>
        <w:ind w:left="1800"/>
      </w:pPr>
    </w:p>
    <w:p w14:paraId="1237A8B2" w14:textId="77777777" w:rsidR="00AB2366" w:rsidRDefault="00AB2366">
      <w:pPr>
        <w:spacing w:line="200" w:lineRule="exact"/>
        <w:ind w:left="1800"/>
      </w:pPr>
    </w:p>
    <w:p w14:paraId="7C4F6BBC" w14:textId="77777777" w:rsidR="00AB2366" w:rsidRDefault="00AB2366">
      <w:pPr>
        <w:spacing w:line="200" w:lineRule="exact"/>
        <w:ind w:left="1800"/>
      </w:pPr>
    </w:p>
    <w:p w14:paraId="0DE4F88C" w14:textId="77777777" w:rsidR="00AB2366" w:rsidRDefault="00AB2366">
      <w:pPr>
        <w:spacing w:line="200" w:lineRule="exact"/>
        <w:ind w:left="1800"/>
      </w:pPr>
    </w:p>
    <w:p w14:paraId="241FC00B" w14:textId="77777777" w:rsidR="00AB2366" w:rsidRDefault="00AB2366">
      <w:pPr>
        <w:spacing w:line="200" w:lineRule="exact"/>
        <w:ind w:left="1800"/>
      </w:pPr>
    </w:p>
    <w:p w14:paraId="71172DC6" w14:textId="77777777" w:rsidR="00AB2366" w:rsidRDefault="00AB2366">
      <w:pPr>
        <w:spacing w:line="200" w:lineRule="exact"/>
        <w:ind w:left="1800"/>
      </w:pPr>
    </w:p>
    <w:p w14:paraId="21440595" w14:textId="77777777" w:rsidR="00AB2366" w:rsidRDefault="00AB2366">
      <w:pPr>
        <w:spacing w:line="200" w:lineRule="exact"/>
        <w:ind w:left="1800"/>
      </w:pPr>
    </w:p>
    <w:p w14:paraId="4996FA52" w14:textId="77777777" w:rsidR="00AB2366" w:rsidRDefault="00AB2366">
      <w:pPr>
        <w:spacing w:line="200" w:lineRule="exact"/>
        <w:ind w:left="1800"/>
      </w:pPr>
    </w:p>
    <w:p w14:paraId="400E09C9" w14:textId="77777777" w:rsidR="00AB2366" w:rsidRDefault="00AB2366">
      <w:pPr>
        <w:spacing w:line="200" w:lineRule="exact"/>
        <w:ind w:left="1800"/>
      </w:pPr>
    </w:p>
    <w:p w14:paraId="759A305E" w14:textId="77777777" w:rsidR="00AB2366" w:rsidRDefault="00AB2366">
      <w:pPr>
        <w:spacing w:line="200" w:lineRule="exact"/>
        <w:ind w:left="1800"/>
      </w:pPr>
    </w:p>
    <w:p w14:paraId="373E89E0" w14:textId="77777777" w:rsidR="00AB2366" w:rsidRDefault="00AB2366">
      <w:pPr>
        <w:spacing w:line="200" w:lineRule="exact"/>
        <w:ind w:left="1800"/>
      </w:pPr>
    </w:p>
    <w:p w14:paraId="753C1670" w14:textId="77777777" w:rsidR="00AB2366" w:rsidRDefault="00AB2366">
      <w:pPr>
        <w:spacing w:line="200" w:lineRule="exact"/>
        <w:ind w:left="1800"/>
      </w:pPr>
    </w:p>
    <w:p w14:paraId="1D35AC25" w14:textId="77777777" w:rsidR="00AB2366" w:rsidRDefault="00AB2366">
      <w:pPr>
        <w:spacing w:line="200" w:lineRule="exact"/>
        <w:ind w:left="1800"/>
      </w:pPr>
    </w:p>
    <w:p w14:paraId="2F19B8D2" w14:textId="77777777" w:rsidR="00AB2366" w:rsidRDefault="00AB2366">
      <w:pPr>
        <w:spacing w:line="200" w:lineRule="exact"/>
        <w:ind w:left="1800"/>
      </w:pPr>
    </w:p>
    <w:p w14:paraId="08D41EAB" w14:textId="77777777" w:rsidR="00AB2366" w:rsidRDefault="00AB2366">
      <w:pPr>
        <w:spacing w:line="200" w:lineRule="exact"/>
        <w:ind w:left="1800"/>
      </w:pPr>
    </w:p>
    <w:p w14:paraId="4CA93972" w14:textId="77777777" w:rsidR="00AB2366" w:rsidRDefault="00AB2366">
      <w:pPr>
        <w:spacing w:line="200" w:lineRule="exact"/>
        <w:ind w:left="1800"/>
      </w:pPr>
    </w:p>
    <w:p w14:paraId="130DB484" w14:textId="77777777" w:rsidR="00AB2366" w:rsidRDefault="00AB2366">
      <w:pPr>
        <w:spacing w:line="200" w:lineRule="exact"/>
        <w:ind w:left="1800"/>
      </w:pPr>
    </w:p>
    <w:p w14:paraId="0FD2E73A" w14:textId="77777777" w:rsidR="00AB2366" w:rsidRDefault="00AB2366">
      <w:pPr>
        <w:spacing w:line="200" w:lineRule="exact"/>
        <w:ind w:left="1800"/>
      </w:pPr>
    </w:p>
    <w:p w14:paraId="28FD432F" w14:textId="77777777" w:rsidR="00AB2366" w:rsidRDefault="00AB2366">
      <w:pPr>
        <w:spacing w:line="200" w:lineRule="exact"/>
        <w:ind w:left="1800"/>
      </w:pPr>
    </w:p>
    <w:p w14:paraId="170734DF" w14:textId="77777777" w:rsidR="00AB2366" w:rsidRDefault="00AB2366">
      <w:pPr>
        <w:spacing w:line="200" w:lineRule="exact"/>
        <w:ind w:left="1800"/>
      </w:pPr>
    </w:p>
    <w:p w14:paraId="0A841DD7" w14:textId="77777777" w:rsidR="00AB2366" w:rsidRDefault="00AB2366">
      <w:pPr>
        <w:spacing w:line="218" w:lineRule="exact"/>
        <w:ind w:left="1800"/>
      </w:pPr>
    </w:p>
    <w:p w14:paraId="097977E2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26</w:t>
      </w:r>
    </w:p>
    <w:p w14:paraId="13F8C41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884A0D" w14:textId="77777777" w:rsidR="00AB2366" w:rsidRDefault="00AB2366">
      <w:pPr>
        <w:spacing w:line="200" w:lineRule="exact"/>
        <w:ind w:left="1800"/>
      </w:pPr>
    </w:p>
    <w:p w14:paraId="0C8DB36F" w14:textId="77777777" w:rsidR="00AB2366" w:rsidRDefault="00AB2366">
      <w:pPr>
        <w:spacing w:line="200" w:lineRule="exact"/>
        <w:ind w:left="1800"/>
      </w:pPr>
    </w:p>
    <w:p w14:paraId="33297394" w14:textId="77777777" w:rsidR="00AB2366" w:rsidRDefault="00AB2366">
      <w:pPr>
        <w:spacing w:line="200" w:lineRule="exact"/>
        <w:ind w:left="1800"/>
      </w:pPr>
    </w:p>
    <w:p w14:paraId="5843CED4" w14:textId="77777777" w:rsidR="00AB2366" w:rsidRDefault="00AB2366">
      <w:pPr>
        <w:spacing w:line="200" w:lineRule="exact"/>
        <w:ind w:left="1800"/>
      </w:pPr>
    </w:p>
    <w:p w14:paraId="3C628198" w14:textId="77777777" w:rsidR="00AB2366" w:rsidRDefault="00AB2366">
      <w:pPr>
        <w:spacing w:line="200" w:lineRule="exact"/>
        <w:ind w:left="1800"/>
      </w:pPr>
    </w:p>
    <w:p w14:paraId="2A12713F" w14:textId="77777777" w:rsidR="00AB2366" w:rsidRDefault="00AB2366">
      <w:pPr>
        <w:spacing w:line="200" w:lineRule="exact"/>
        <w:ind w:left="1800"/>
      </w:pPr>
    </w:p>
    <w:p w14:paraId="208F4D3D" w14:textId="77777777" w:rsidR="00AB2366" w:rsidRDefault="00AB2366">
      <w:pPr>
        <w:spacing w:line="200" w:lineRule="exact"/>
        <w:ind w:left="1800"/>
      </w:pPr>
    </w:p>
    <w:p w14:paraId="3492DE59" w14:textId="77777777" w:rsidR="00AB2366" w:rsidRDefault="00AB2366">
      <w:pPr>
        <w:spacing w:line="200" w:lineRule="exact"/>
        <w:ind w:left="1800"/>
      </w:pPr>
    </w:p>
    <w:p w14:paraId="0168D739" w14:textId="77777777" w:rsidR="00AB2366" w:rsidRDefault="00AB2366">
      <w:pPr>
        <w:spacing w:line="200" w:lineRule="exact"/>
        <w:ind w:left="1800"/>
      </w:pPr>
    </w:p>
    <w:p w14:paraId="2E1565D9" w14:textId="77777777" w:rsidR="00AB2366" w:rsidRDefault="00AB2366">
      <w:pPr>
        <w:spacing w:line="200" w:lineRule="exact"/>
        <w:ind w:left="1800"/>
      </w:pPr>
    </w:p>
    <w:p w14:paraId="05F0FBE5" w14:textId="77777777" w:rsidR="00AB2366" w:rsidRDefault="00AB2366">
      <w:pPr>
        <w:spacing w:line="200" w:lineRule="exact"/>
        <w:ind w:left="1800"/>
      </w:pPr>
    </w:p>
    <w:p w14:paraId="08FC38CE" w14:textId="77777777" w:rsidR="00AB2366" w:rsidRDefault="00AB2366">
      <w:pPr>
        <w:spacing w:line="200" w:lineRule="exact"/>
        <w:ind w:left="1800"/>
      </w:pPr>
    </w:p>
    <w:p w14:paraId="4F1BDFEF" w14:textId="77777777" w:rsidR="00AB2366" w:rsidRDefault="00AB2366">
      <w:pPr>
        <w:spacing w:line="200" w:lineRule="exact"/>
        <w:ind w:left="1800"/>
      </w:pPr>
    </w:p>
    <w:p w14:paraId="7B6AB2A5" w14:textId="77777777" w:rsidR="00AB2366" w:rsidRDefault="00AB2366">
      <w:pPr>
        <w:spacing w:line="200" w:lineRule="exact"/>
        <w:ind w:left="1800"/>
      </w:pPr>
    </w:p>
    <w:p w14:paraId="47544BCB" w14:textId="77777777" w:rsidR="00AB2366" w:rsidRDefault="00AB2366">
      <w:pPr>
        <w:spacing w:line="200" w:lineRule="exact"/>
        <w:ind w:left="1800"/>
      </w:pPr>
    </w:p>
    <w:p w14:paraId="07EC7B4C" w14:textId="77777777" w:rsidR="00AB2366" w:rsidRDefault="00AB2366">
      <w:pPr>
        <w:spacing w:line="200" w:lineRule="exact"/>
        <w:ind w:left="1800"/>
      </w:pPr>
    </w:p>
    <w:p w14:paraId="1642D034" w14:textId="77777777" w:rsidR="00AB2366" w:rsidRDefault="00AB2366">
      <w:pPr>
        <w:spacing w:line="200" w:lineRule="exact"/>
        <w:ind w:left="1800"/>
      </w:pPr>
    </w:p>
    <w:p w14:paraId="1C3A1A35" w14:textId="77777777" w:rsidR="00AB2366" w:rsidRDefault="00AB2366">
      <w:pPr>
        <w:spacing w:line="200" w:lineRule="exact"/>
        <w:ind w:left="1800"/>
      </w:pPr>
    </w:p>
    <w:p w14:paraId="7C0C2962" w14:textId="77777777" w:rsidR="00AB2366" w:rsidRDefault="00AB2366">
      <w:pPr>
        <w:spacing w:line="200" w:lineRule="exact"/>
        <w:ind w:left="1800"/>
      </w:pPr>
    </w:p>
    <w:p w14:paraId="799C9566" w14:textId="77777777" w:rsidR="00AB2366" w:rsidRDefault="00AB2366">
      <w:pPr>
        <w:spacing w:line="200" w:lineRule="exact"/>
        <w:ind w:left="1800"/>
      </w:pPr>
    </w:p>
    <w:p w14:paraId="071C738D" w14:textId="77777777" w:rsidR="00AB2366" w:rsidRDefault="00AB2366">
      <w:pPr>
        <w:spacing w:line="200" w:lineRule="exact"/>
        <w:ind w:left="1800"/>
      </w:pPr>
    </w:p>
    <w:p w14:paraId="6989A7AF" w14:textId="77777777" w:rsidR="00AB2366" w:rsidRDefault="00AB2366">
      <w:pPr>
        <w:spacing w:line="269" w:lineRule="exact"/>
        <w:ind w:left="1800"/>
      </w:pPr>
    </w:p>
    <w:p w14:paraId="60F2DF01" w14:textId="77777777" w:rsidR="00AB2366" w:rsidRDefault="00C044CB">
      <w:pPr>
        <w:spacing w:line="644" w:lineRule="exact"/>
        <w:ind w:left="1800"/>
      </w:pPr>
      <w:bookmarkStart w:id="719" w:name="PageMark38"/>
      <w:bookmarkEnd w:id="719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6</w:t>
      </w:r>
    </w:p>
    <w:p w14:paraId="606221EC" w14:textId="77777777" w:rsidR="00AB2366" w:rsidRDefault="00AB2366">
      <w:pPr>
        <w:spacing w:line="200" w:lineRule="exact"/>
        <w:ind w:left="1800"/>
      </w:pPr>
    </w:p>
    <w:p w14:paraId="2FBC3E8A" w14:textId="77777777" w:rsidR="00AB2366" w:rsidRDefault="00AB2366">
      <w:pPr>
        <w:spacing w:line="200" w:lineRule="exact"/>
        <w:ind w:left="1800"/>
      </w:pPr>
    </w:p>
    <w:p w14:paraId="63B80BDF" w14:textId="77777777" w:rsidR="00AB2366" w:rsidRDefault="00AB2366">
      <w:pPr>
        <w:spacing w:line="250" w:lineRule="exact"/>
        <w:ind w:left="1800"/>
      </w:pPr>
    </w:p>
    <w:p w14:paraId="26AC5EC0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Future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Work: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Novel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Signal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Processing</w:t>
      </w:r>
    </w:p>
    <w:p w14:paraId="3DBBC571" w14:textId="77777777" w:rsidR="00AB2366" w:rsidRDefault="00AB2366">
      <w:pPr>
        <w:spacing w:line="251" w:lineRule="exact"/>
        <w:ind w:left="1800"/>
      </w:pPr>
    </w:p>
    <w:p w14:paraId="679243C9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for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CS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713F57A6" w14:textId="77777777" w:rsidR="00AB2366" w:rsidRDefault="00AB2366">
      <w:pPr>
        <w:spacing w:line="200" w:lineRule="exact"/>
        <w:ind w:left="1800"/>
      </w:pPr>
    </w:p>
    <w:p w14:paraId="26126F25" w14:textId="77777777" w:rsidR="00AB2366" w:rsidRDefault="00AB2366">
      <w:pPr>
        <w:spacing w:line="200" w:lineRule="exact"/>
        <w:ind w:left="1800"/>
      </w:pPr>
    </w:p>
    <w:p w14:paraId="2C3EB163" w14:textId="77777777" w:rsidR="00AB2366" w:rsidRDefault="00AB2366">
      <w:pPr>
        <w:spacing w:line="200" w:lineRule="exact"/>
        <w:ind w:left="1800"/>
      </w:pPr>
    </w:p>
    <w:p w14:paraId="7C27FFB9" w14:textId="77777777" w:rsidR="00AB2366" w:rsidRDefault="00AB2366">
      <w:pPr>
        <w:spacing w:line="240" w:lineRule="exact"/>
        <w:ind w:left="1800"/>
      </w:pPr>
    </w:p>
    <w:p w14:paraId="258A577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74A426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06E33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5537CE2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return,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reduced).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problem,</w:t>
      </w:r>
    </w:p>
    <w:p w14:paraId="58ECC94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0EF235C2" w14:textId="77777777" w:rsidR="00AB2366" w:rsidRDefault="00C044CB">
      <w:pPr>
        <w:tabs>
          <w:tab w:val="left" w:pos="64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7D05173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(CSS)</w:t>
      </w:r>
    </w:p>
    <w:p w14:paraId="475854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(CRN),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2A4E8C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2B83DA3D" w14:textId="77777777" w:rsidR="00AB2366" w:rsidRDefault="00AB2366">
      <w:pPr>
        <w:spacing w:line="200" w:lineRule="exact"/>
        <w:ind w:left="1800"/>
      </w:pPr>
    </w:p>
    <w:p w14:paraId="7C5820DC" w14:textId="77777777" w:rsidR="00AB2366" w:rsidRDefault="00AB2366">
      <w:pPr>
        <w:spacing w:line="200" w:lineRule="exact"/>
        <w:ind w:left="1800"/>
      </w:pPr>
    </w:p>
    <w:p w14:paraId="5BF19BCB" w14:textId="77777777" w:rsidR="00AB2366" w:rsidRDefault="00AB2366">
      <w:pPr>
        <w:spacing w:line="236" w:lineRule="exact"/>
        <w:ind w:left="1800"/>
      </w:pPr>
    </w:p>
    <w:p w14:paraId="5EF2AEF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</w:p>
    <w:p w14:paraId="1F2EE2A5" w14:textId="77777777" w:rsidR="00AB2366" w:rsidRDefault="00AB2366">
      <w:pPr>
        <w:spacing w:line="342" w:lineRule="exact"/>
        <w:ind w:left="1800"/>
      </w:pPr>
    </w:p>
    <w:p w14:paraId="64B98E2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3D8F99E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491019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</w:t>
      </w:r>
    </w:p>
    <w:p w14:paraId="099DAAF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0B3A144" w14:textId="77777777" w:rsidR="00AB2366" w:rsidRDefault="00DB3497">
      <w:pPr>
        <w:spacing w:line="200" w:lineRule="exact"/>
        <w:ind w:left="1800"/>
      </w:pPr>
      <w:r>
        <w:lastRenderedPageBreak/>
        <w:pict w14:anchorId="56C4D4E1">
          <v:group id="_x0000_s1055" style="position:absolute;left:0;text-align:left;margin-left:89.25pt;margin-top:121.5pt;width:432.75pt;height:.75pt;z-index:251663872;mso-position-horizontal-relative:page;mso-position-vertical-relative:page" coordorigin="1785,2430" coordsize="8655,15">
            <v:shape id="_x0000_s1056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063E6CA6" w14:textId="77777777" w:rsidR="00AB2366" w:rsidRDefault="00AB2366">
      <w:pPr>
        <w:spacing w:line="200" w:lineRule="exact"/>
        <w:ind w:left="1800"/>
      </w:pPr>
    </w:p>
    <w:p w14:paraId="23DABF99" w14:textId="77777777" w:rsidR="00AB2366" w:rsidRDefault="00AB2366">
      <w:pPr>
        <w:spacing w:line="200" w:lineRule="exact"/>
        <w:ind w:left="1800"/>
      </w:pPr>
    </w:p>
    <w:p w14:paraId="19F524C3" w14:textId="77777777" w:rsidR="00AB2366" w:rsidRDefault="00AB2366">
      <w:pPr>
        <w:spacing w:line="200" w:lineRule="exact"/>
        <w:ind w:left="1800"/>
      </w:pPr>
    </w:p>
    <w:p w14:paraId="6C900EA9" w14:textId="77777777" w:rsidR="00AB2366" w:rsidRDefault="00AB2366">
      <w:pPr>
        <w:spacing w:line="200" w:lineRule="exact"/>
        <w:ind w:left="1800"/>
      </w:pPr>
    </w:p>
    <w:p w14:paraId="6D8F6C54" w14:textId="77777777" w:rsidR="00AB2366" w:rsidRDefault="00AB2366">
      <w:pPr>
        <w:spacing w:line="200" w:lineRule="exact"/>
        <w:ind w:left="1800"/>
      </w:pPr>
    </w:p>
    <w:p w14:paraId="323BCF92" w14:textId="77777777" w:rsidR="00AB2366" w:rsidRDefault="00AB2366">
      <w:pPr>
        <w:spacing w:line="200" w:lineRule="exact"/>
        <w:ind w:left="1800"/>
      </w:pPr>
    </w:p>
    <w:p w14:paraId="3B96F406" w14:textId="77777777" w:rsidR="00AB2366" w:rsidRDefault="00AB2366">
      <w:pPr>
        <w:spacing w:line="200" w:lineRule="exact"/>
        <w:ind w:left="1800"/>
      </w:pPr>
    </w:p>
    <w:p w14:paraId="291C57CF" w14:textId="77777777" w:rsidR="00AB2366" w:rsidRDefault="00AB2366">
      <w:pPr>
        <w:spacing w:line="200" w:lineRule="exact"/>
        <w:ind w:left="1800"/>
      </w:pPr>
    </w:p>
    <w:p w14:paraId="3F615A92" w14:textId="77777777" w:rsidR="00AB2366" w:rsidRDefault="00AB2366">
      <w:pPr>
        <w:spacing w:line="388" w:lineRule="exact"/>
        <w:ind w:left="1800"/>
      </w:pPr>
    </w:p>
    <w:p w14:paraId="14DC59A0" w14:textId="77777777" w:rsidR="00AB2366" w:rsidRDefault="00C044CB">
      <w:pPr>
        <w:spacing w:line="240" w:lineRule="exact"/>
        <w:ind w:left="1804"/>
      </w:pPr>
      <w:bookmarkStart w:id="720" w:name="PageMark39"/>
      <w:bookmarkEnd w:id="72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46706A5" w14:textId="77777777" w:rsidR="00AB2366" w:rsidRDefault="00AB2366">
      <w:pPr>
        <w:spacing w:line="200" w:lineRule="exact"/>
        <w:ind w:left="1800"/>
      </w:pPr>
    </w:p>
    <w:p w14:paraId="5F76D8A2" w14:textId="77777777" w:rsidR="00AB2366" w:rsidRDefault="00AB2366">
      <w:pPr>
        <w:spacing w:line="202" w:lineRule="exact"/>
        <w:ind w:left="1800"/>
      </w:pPr>
    </w:p>
    <w:p w14:paraId="6D619FE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553F83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classification,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00A6D2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1AE6524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0EEC5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3180FC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analysis’</w:t>
      </w:r>
    </w:p>
    <w:p w14:paraId="3D22BB3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8762F9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</w:p>
    <w:p w14:paraId="690BE7B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</w:p>
    <w:p w14:paraId="08C5B5CC" w14:textId="77777777" w:rsidR="00AB2366" w:rsidRDefault="00AB2366">
      <w:pPr>
        <w:spacing w:line="200" w:lineRule="exact"/>
        <w:ind w:left="1800"/>
      </w:pPr>
    </w:p>
    <w:p w14:paraId="23DC03D1" w14:textId="77777777" w:rsidR="00AB2366" w:rsidRDefault="00AB2366">
      <w:pPr>
        <w:spacing w:line="345" w:lineRule="exact"/>
        <w:ind w:left="1800"/>
      </w:pPr>
    </w:p>
    <w:p w14:paraId="4A8B1EF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</w:p>
    <w:p w14:paraId="562F28B1" w14:textId="77777777" w:rsidR="00AB2366" w:rsidRDefault="00AB2366">
      <w:pPr>
        <w:spacing w:line="275" w:lineRule="exact"/>
        <w:ind w:left="1800"/>
      </w:pPr>
    </w:p>
    <w:p w14:paraId="6A38F506" w14:textId="43ED42FD" w:rsidR="00AB2366" w:rsidRDefault="00C044CB">
      <w:pPr>
        <w:tabs>
          <w:tab w:val="left" w:pos="2644"/>
          <w:tab w:val="left" w:pos="930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researched.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261CE88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al-</w:t>
      </w:r>
    </w:p>
    <w:p w14:paraId="3E108A55" w14:textId="3C3C000F" w:rsidR="00AB2366" w:rsidRDefault="00C044CB">
      <w:pPr>
        <w:tabs>
          <w:tab w:val="left" w:pos="94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proofs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1B97C7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measure-</w:t>
      </w:r>
    </w:p>
    <w:p w14:paraId="28C103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FB242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Especially,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44A40E5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64C6832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achieved.</w:t>
      </w:r>
    </w:p>
    <w:p w14:paraId="2EA1884B" w14:textId="77777777" w:rsidR="00AB2366" w:rsidRDefault="00AB2366">
      <w:pPr>
        <w:spacing w:line="200" w:lineRule="exact"/>
        <w:ind w:left="1800"/>
      </w:pPr>
    </w:p>
    <w:p w14:paraId="05F67007" w14:textId="77777777" w:rsidR="00AB2366" w:rsidRDefault="00AB2366">
      <w:pPr>
        <w:spacing w:line="345" w:lineRule="exact"/>
        <w:ind w:left="1800"/>
      </w:pPr>
    </w:p>
    <w:p w14:paraId="5A347AA8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</w:p>
    <w:p w14:paraId="2A526F20" w14:textId="77777777" w:rsidR="00AB2366" w:rsidRDefault="00AB2366">
      <w:pPr>
        <w:spacing w:line="276" w:lineRule="exact"/>
        <w:ind w:left="1800"/>
      </w:pPr>
    </w:p>
    <w:p w14:paraId="377DEE4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</w:p>
    <w:p w14:paraId="752AD0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believe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worthy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068D3C2E" w14:textId="3C49CAD4" w:rsidR="00AB2366" w:rsidRDefault="00C044CB">
      <w:pPr>
        <w:tabs>
          <w:tab w:val="left" w:pos="5828"/>
          <w:tab w:val="left" w:pos="74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734A726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away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</w:p>
    <w:p w14:paraId="0A147E8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4F473DC9" w14:textId="77777777" w:rsidR="00AB2366" w:rsidRDefault="00AB2366">
      <w:pPr>
        <w:spacing w:line="200" w:lineRule="exact"/>
        <w:ind w:left="1800"/>
      </w:pPr>
    </w:p>
    <w:p w14:paraId="7B1A370F" w14:textId="77777777" w:rsidR="00AB2366" w:rsidRDefault="00AB2366">
      <w:pPr>
        <w:spacing w:line="200" w:lineRule="exact"/>
        <w:ind w:left="1800"/>
      </w:pPr>
    </w:p>
    <w:p w14:paraId="37BF41FF" w14:textId="77777777" w:rsidR="00AB2366" w:rsidRDefault="00AB2366">
      <w:pPr>
        <w:spacing w:line="267" w:lineRule="exact"/>
        <w:ind w:left="1800"/>
      </w:pPr>
    </w:p>
    <w:p w14:paraId="3F539DB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</w:t>
      </w:r>
    </w:p>
    <w:p w14:paraId="05D74E2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FDDF6A0" w14:textId="77777777" w:rsidR="00AB2366" w:rsidRDefault="00DB3497">
      <w:pPr>
        <w:spacing w:line="200" w:lineRule="exact"/>
        <w:ind w:left="1799"/>
      </w:pPr>
      <w:r>
        <w:lastRenderedPageBreak/>
        <w:pict w14:anchorId="58279C8B">
          <v:group id="_x0000_s1053" style="position:absolute;left:0;text-align:left;margin-left:89.25pt;margin-top:121.5pt;width:432.75pt;height:.75pt;z-index:251664896;mso-position-horizontal-relative:page;mso-position-vertical-relative:page" coordorigin="1785,2430" coordsize="8655,15">
            <v:shape id="_x0000_s1054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714B2466" w14:textId="77777777" w:rsidR="00AB2366" w:rsidRDefault="00AB2366">
      <w:pPr>
        <w:spacing w:line="200" w:lineRule="exact"/>
        <w:ind w:left="1799"/>
      </w:pPr>
    </w:p>
    <w:p w14:paraId="6AC059CF" w14:textId="77777777" w:rsidR="00AB2366" w:rsidRDefault="00AB2366">
      <w:pPr>
        <w:spacing w:line="200" w:lineRule="exact"/>
        <w:ind w:left="1799"/>
      </w:pPr>
    </w:p>
    <w:p w14:paraId="704244AB" w14:textId="77777777" w:rsidR="00AB2366" w:rsidRDefault="00AB2366">
      <w:pPr>
        <w:spacing w:line="200" w:lineRule="exact"/>
        <w:ind w:left="1799"/>
      </w:pPr>
    </w:p>
    <w:p w14:paraId="39515898" w14:textId="77777777" w:rsidR="00AB2366" w:rsidRDefault="00AB2366">
      <w:pPr>
        <w:spacing w:line="200" w:lineRule="exact"/>
        <w:ind w:left="1799"/>
      </w:pPr>
    </w:p>
    <w:p w14:paraId="00C09E75" w14:textId="77777777" w:rsidR="00AB2366" w:rsidRDefault="00AB2366">
      <w:pPr>
        <w:spacing w:line="200" w:lineRule="exact"/>
        <w:ind w:left="1799"/>
      </w:pPr>
    </w:p>
    <w:p w14:paraId="788B9CCE" w14:textId="77777777" w:rsidR="00AB2366" w:rsidRDefault="00AB2366">
      <w:pPr>
        <w:spacing w:line="200" w:lineRule="exact"/>
        <w:ind w:left="1799"/>
      </w:pPr>
    </w:p>
    <w:p w14:paraId="1F0B94C8" w14:textId="77777777" w:rsidR="00AB2366" w:rsidRDefault="00AB2366">
      <w:pPr>
        <w:spacing w:line="200" w:lineRule="exact"/>
        <w:ind w:left="1799"/>
      </w:pPr>
    </w:p>
    <w:p w14:paraId="1A578B1C" w14:textId="77777777" w:rsidR="00AB2366" w:rsidRDefault="00AB2366">
      <w:pPr>
        <w:spacing w:line="200" w:lineRule="exact"/>
        <w:ind w:left="1799"/>
      </w:pPr>
    </w:p>
    <w:p w14:paraId="2B806B78" w14:textId="77777777" w:rsidR="00AB2366" w:rsidRDefault="00AB2366">
      <w:pPr>
        <w:spacing w:line="388" w:lineRule="exact"/>
        <w:ind w:left="1799"/>
      </w:pPr>
    </w:p>
    <w:p w14:paraId="78A79A34" w14:textId="77777777" w:rsidR="00AB2366" w:rsidRDefault="00C044CB">
      <w:pPr>
        <w:spacing w:line="240" w:lineRule="exact"/>
        <w:ind w:left="1804"/>
      </w:pPr>
      <w:bookmarkStart w:id="721" w:name="PageMark40"/>
      <w:bookmarkEnd w:id="72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0D3C542" w14:textId="77777777" w:rsidR="00AB2366" w:rsidRDefault="00AB2366">
      <w:pPr>
        <w:spacing w:line="293" w:lineRule="exact"/>
        <w:ind w:left="1799"/>
      </w:pPr>
    </w:p>
    <w:p w14:paraId="6743654B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Potential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Applications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F91D2CD" w14:textId="77777777" w:rsidR="00AB2366" w:rsidRDefault="00AB2366">
      <w:pPr>
        <w:spacing w:line="342" w:lineRule="exact"/>
        <w:ind w:left="1799"/>
      </w:pPr>
    </w:p>
    <w:p w14:paraId="3850D32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organised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0FC20A84" w14:textId="1FF422B7" w:rsidR="00AB2366" w:rsidRDefault="00C044CB">
      <w:pPr>
        <w:tabs>
          <w:tab w:val="left" w:pos="878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221A21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</w:p>
    <w:p w14:paraId="5F71D06C" w14:textId="77777777" w:rsidR="00AB2366" w:rsidRDefault="00AB2366">
      <w:pPr>
        <w:spacing w:line="200" w:lineRule="exact"/>
        <w:ind w:left="1799"/>
      </w:pPr>
    </w:p>
    <w:p w14:paraId="2C55B8FF" w14:textId="77777777" w:rsidR="00AB2366" w:rsidRDefault="00AB2366">
      <w:pPr>
        <w:spacing w:line="323" w:lineRule="exact"/>
        <w:ind w:left="1799"/>
      </w:pPr>
    </w:p>
    <w:p w14:paraId="6FA6C87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</w:p>
    <w:p w14:paraId="6C65F936" w14:textId="77777777" w:rsidR="00AB2366" w:rsidRDefault="00AB2366">
      <w:pPr>
        <w:spacing w:line="276" w:lineRule="exact"/>
        <w:ind w:left="1799"/>
      </w:pPr>
    </w:p>
    <w:p w14:paraId="1F16876D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</w:p>
    <w:p w14:paraId="3E562F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expensive.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B633F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</w:p>
    <w:p w14:paraId="7987E6FD" w14:textId="77777777" w:rsidR="00AB2366" w:rsidRDefault="00AB2366">
      <w:pPr>
        <w:spacing w:line="200" w:lineRule="exact"/>
        <w:ind w:left="1799"/>
      </w:pPr>
    </w:p>
    <w:p w14:paraId="6DB581C7" w14:textId="77777777" w:rsidR="00AB2366" w:rsidRDefault="00AB2366">
      <w:pPr>
        <w:spacing w:line="264" w:lineRule="exact"/>
        <w:ind w:left="1799"/>
      </w:pPr>
    </w:p>
    <w:p w14:paraId="6740918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</w:p>
    <w:p w14:paraId="331BA09D" w14:textId="77777777" w:rsidR="00AB2366" w:rsidRDefault="00AB2366">
      <w:pPr>
        <w:spacing w:line="292" w:lineRule="exact"/>
        <w:ind w:left="1799"/>
      </w:pPr>
    </w:p>
    <w:p w14:paraId="45ED8632" w14:textId="77777777" w:rsidR="00AB2366" w:rsidRDefault="00C044CB">
      <w:pPr>
        <w:spacing w:line="296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4441F9DD" w14:textId="77777777" w:rsidR="00AB2366" w:rsidRDefault="00C044CB">
      <w:pPr>
        <w:spacing w:line="424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</w:p>
    <w:p w14:paraId="321B7AFD" w14:textId="2263586F" w:rsidR="00AB2366" w:rsidRDefault="00C044CB">
      <w:pPr>
        <w:tabs>
          <w:tab w:val="left" w:pos="1009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9FE5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28B060C6" w14:textId="4D6E78F5" w:rsidR="00AB2366" w:rsidRDefault="00C044CB">
      <w:pPr>
        <w:tabs>
          <w:tab w:val="left" w:pos="6369"/>
          <w:tab w:val="left" w:pos="9789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117D52B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follows:</w:t>
      </w:r>
    </w:p>
    <w:p w14:paraId="0FDBE917" w14:textId="222332A9" w:rsidR="00AB2366" w:rsidRDefault="003F077B">
      <w:pPr>
        <w:spacing w:line="245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val="en-SG" w:eastAsia="zh-CN"/>
        </w:rPr>
        <w:drawing>
          <wp:anchor distT="0" distB="0" distL="114300" distR="114300" simplePos="0" relativeHeight="251687424" behindDoc="0" locked="0" layoutInCell="1" allowOverlap="1" wp14:anchorId="0E266337" wp14:editId="69DDABEE">
            <wp:simplePos x="0" y="0"/>
            <wp:positionH relativeFrom="column">
              <wp:posOffset>1257300</wp:posOffset>
            </wp:positionH>
            <wp:positionV relativeFrom="paragraph">
              <wp:posOffset>111125</wp:posOffset>
            </wp:positionV>
            <wp:extent cx="5257800" cy="317500"/>
            <wp:effectExtent l="0" t="0" r="0" b="12700"/>
            <wp:wrapSquare wrapText="bothSides"/>
            <wp:docPr id="4" name="Picture 4" descr="Macintosh HD:Users:chenhao:Desktop:Screen Shot 2015-02-23 at 11.4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enhao:Desktop:Screen Shot 2015-02-23 at 11.47.5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CDC65" w14:textId="07F70D8E" w:rsidR="00C044CB" w:rsidRDefault="00C044CB">
      <w:pPr>
        <w:spacing w:line="5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CC98CF1" w14:textId="77777777" w:rsidR="00AB2366" w:rsidRDefault="00C044CB">
      <w:pPr>
        <w:spacing w:line="5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</w:p>
    <w:p w14:paraId="5B30F7CE" w14:textId="77777777" w:rsidR="00AB2366" w:rsidRDefault="00C044CB">
      <w:pPr>
        <w:spacing w:line="27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amount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09F8D2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omitted.</w:t>
      </w:r>
    </w:p>
    <w:p w14:paraId="03F6D98D" w14:textId="77777777" w:rsidR="00AB2366" w:rsidRDefault="00AB2366">
      <w:pPr>
        <w:spacing w:line="200" w:lineRule="exact"/>
        <w:ind w:left="1799"/>
      </w:pPr>
    </w:p>
    <w:p w14:paraId="3004BB89" w14:textId="77777777" w:rsidR="00AB2366" w:rsidRDefault="00AB2366">
      <w:pPr>
        <w:spacing w:line="264" w:lineRule="exact"/>
        <w:ind w:left="1799"/>
      </w:pPr>
    </w:p>
    <w:p w14:paraId="409B366B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</w:p>
    <w:p w14:paraId="1D83718A" w14:textId="77777777" w:rsidR="00AB2366" w:rsidRDefault="00AB2366">
      <w:pPr>
        <w:spacing w:line="292" w:lineRule="exact"/>
        <w:ind w:left="1799"/>
      </w:pPr>
    </w:p>
    <w:p w14:paraId="56A7820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redundancy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</w:p>
    <w:p w14:paraId="7333A6D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F94B30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systemusingCSPcanregardthoseuselessinformationasinterference,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</w:p>
    <w:p w14:paraId="26A5692A" w14:textId="77777777" w:rsidR="00AB2366" w:rsidRDefault="00AB2366">
      <w:pPr>
        <w:spacing w:line="309" w:lineRule="exact"/>
        <w:ind w:left="1799"/>
      </w:pPr>
    </w:p>
    <w:p w14:paraId="32C044A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29</w:t>
      </w:r>
    </w:p>
    <w:p w14:paraId="15159C3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915FD7B" w14:textId="540D91FE" w:rsidR="00AB2366" w:rsidRDefault="00DB3497">
      <w:pPr>
        <w:spacing w:line="200" w:lineRule="exact"/>
        <w:ind w:left="1799"/>
      </w:pPr>
      <w:r>
        <w:lastRenderedPageBreak/>
        <w:pict w14:anchorId="02AD746A">
          <v:group id="_x0000_s1051" style="position:absolute;left:0;text-align:left;margin-left:89.25pt;margin-top:121.5pt;width:432.75pt;height:.75pt;z-index:251665920;mso-position-horizontal-relative:page;mso-position-vertical-relative:page" coordorigin="1785,2430" coordsize="8655,15">
            <v:shape id="_x0000_s1052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5357B9E8">
          <v:group id="_x0000_s1049" style="position:absolute;left:0;text-align:left;margin-left:288.75pt;margin-top:633.75pt;width:27pt;height:.75pt;z-index:-251649536;mso-position-horizontal-relative:page;mso-position-vertical-relative:page" coordorigin="5775,12675" coordsize="540,15">
            <v:shape id="_x0000_s1050" style="position:absolute;left:17348;top:38050;width:540;height:0" coordorigin="5775,12675" coordsize="540,15" path="m5775,12675r,l5775,12675r,l5775,12675r,l5775,12675r1,l5776,12675r,l5776,12675r,l5776,12675r,l5776,12675r,l5777,12675r,l5777,12675r,l5778,12675r,l5778,12675r1,l5779,12675r1,l5780,12675r1,l5782,12675r,l5783,12675r1,l5785,12675r1,l5787,12675r1,l5789,12675r2,l5792,12675r1,l5795,12675r1,l5798,12675r1,l5801,12675r2,l5805,12675r2,l5809,12675r2,l5813,12675r2,l5818,12675r3,l5824,12675r2,l5829,12675r3,l5835,12675r3,l5841,12675r3,l5848,12675r4,l5856,12675r4,l5864,12675r4,l5872,12675r4,l5881,12675r5,l5890,12675r5,l5900,12675r5,l5911,12675r5,l5922,12675r5,l5933,12675r6,l5946,12675r6,l5959,12675r6,l5973,12675r6,l5986,12675r8,l6002,12675r7,l6017,12675r8,l6034,12675r8,l6050,12675r8,l6068,12675r9,l6086,12675r10,l6106,12675r9,l6126,12675r10,l6146,12675r11,l6168,12675r11,l6191,12675r11,l6214,12675r12,l6237,12675r13,l6263,12675r13,l6289,12675r13,l6315,12675e" strokeweight=".16861mm">
              <v:path arrowok="t"/>
              <o:lock v:ext="edit" verticies="t"/>
            </v:shape>
            <w10:wrap anchorx="page" anchory="page"/>
          </v:group>
        </w:pict>
      </w:r>
      <w:r>
        <w:pict w14:anchorId="4AC24CD8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left:0;text-align:left;margin-left:300.15pt;margin-top:620.9pt;width:6.2pt;height:13.15pt;z-index:251668992;mso-position-horizontal-relative:page;mso-position-vertical-relative:page" filled="f" stroked="f">
            <v:textbox inset="0,0,0,0">
              <w:txbxContent>
                <w:p w14:paraId="1ABC4358" w14:textId="77777777" w:rsidR="00DB3497" w:rsidRDefault="00DB3497">
                  <w:pPr>
                    <w:spacing w:line="239" w:lineRule="exact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w w:val="91"/>
                      <w:sz w:val="23"/>
                      <w:szCs w:val="23"/>
                    </w:rPr>
                    <w:t>δ</w:t>
                  </w:r>
                </w:p>
              </w:txbxContent>
            </v:textbox>
            <w10:wrap anchorx="page" anchory="page"/>
          </v:shape>
        </w:pict>
      </w:r>
    </w:p>
    <w:p w14:paraId="5BAA5749" w14:textId="77777777" w:rsidR="00AB2366" w:rsidRDefault="00AB2366">
      <w:pPr>
        <w:spacing w:line="200" w:lineRule="exact"/>
        <w:ind w:left="1799"/>
      </w:pPr>
    </w:p>
    <w:p w14:paraId="30E3723F" w14:textId="77777777" w:rsidR="00AB2366" w:rsidRDefault="00AB2366">
      <w:pPr>
        <w:spacing w:line="200" w:lineRule="exact"/>
        <w:ind w:left="1799"/>
      </w:pPr>
    </w:p>
    <w:p w14:paraId="20A2B5DA" w14:textId="77777777" w:rsidR="00AB2366" w:rsidRDefault="00AB2366">
      <w:pPr>
        <w:spacing w:line="200" w:lineRule="exact"/>
        <w:ind w:left="1799"/>
      </w:pPr>
    </w:p>
    <w:p w14:paraId="1D27334E" w14:textId="77777777" w:rsidR="00AB2366" w:rsidRDefault="00AB2366">
      <w:pPr>
        <w:spacing w:line="200" w:lineRule="exact"/>
        <w:ind w:left="1799"/>
      </w:pPr>
    </w:p>
    <w:p w14:paraId="03E7F947" w14:textId="77777777" w:rsidR="00AB2366" w:rsidRDefault="00AB2366">
      <w:pPr>
        <w:spacing w:line="200" w:lineRule="exact"/>
        <w:ind w:left="1799"/>
      </w:pPr>
    </w:p>
    <w:p w14:paraId="7552C646" w14:textId="77777777" w:rsidR="00AB2366" w:rsidRDefault="00AB2366">
      <w:pPr>
        <w:spacing w:line="200" w:lineRule="exact"/>
        <w:ind w:left="1799"/>
      </w:pPr>
    </w:p>
    <w:p w14:paraId="038D4F17" w14:textId="121B7F8E" w:rsidR="00AB2366" w:rsidRDefault="00AB2366">
      <w:pPr>
        <w:spacing w:line="200" w:lineRule="exact"/>
        <w:ind w:left="1799"/>
      </w:pPr>
    </w:p>
    <w:p w14:paraId="5F1FC8F2" w14:textId="77777777" w:rsidR="00AB2366" w:rsidRDefault="00AB2366">
      <w:pPr>
        <w:spacing w:line="200" w:lineRule="exact"/>
        <w:ind w:left="1799"/>
      </w:pPr>
    </w:p>
    <w:p w14:paraId="616CD077" w14:textId="77777777" w:rsidR="00AB2366" w:rsidRDefault="00AB2366">
      <w:pPr>
        <w:spacing w:line="388" w:lineRule="exact"/>
        <w:ind w:left="1799"/>
      </w:pPr>
    </w:p>
    <w:p w14:paraId="26865C4B" w14:textId="77777777" w:rsidR="00AB2366" w:rsidRDefault="00C044CB">
      <w:pPr>
        <w:spacing w:line="240" w:lineRule="exact"/>
        <w:ind w:left="1804"/>
      </w:pPr>
      <w:bookmarkStart w:id="722" w:name="PageMark41"/>
      <w:bookmarkEnd w:id="72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8F74C7" w14:textId="77777777" w:rsidR="00AB2366" w:rsidRDefault="00AB2366">
      <w:pPr>
        <w:spacing w:line="200" w:lineRule="exact"/>
        <w:ind w:left="1799"/>
      </w:pPr>
    </w:p>
    <w:p w14:paraId="197FAD5E" w14:textId="77777777" w:rsidR="00AB2366" w:rsidRDefault="00AB2366">
      <w:pPr>
        <w:spacing w:line="200" w:lineRule="exact"/>
        <w:ind w:left="1799"/>
      </w:pPr>
    </w:p>
    <w:p w14:paraId="522AB608" w14:textId="5CDA20E2" w:rsidR="00AB2366" w:rsidRDefault="000E5CA0">
      <w:pPr>
        <w:spacing w:line="200" w:lineRule="exact"/>
        <w:ind w:left="1799"/>
      </w:pPr>
      <w:r>
        <w:rPr>
          <w:noProof/>
          <w:lang w:val="en-SG" w:eastAsia="zh-CN"/>
        </w:rPr>
        <w:drawing>
          <wp:anchor distT="0" distB="0" distL="114300" distR="114300" simplePos="0" relativeHeight="251690496" behindDoc="0" locked="0" layoutInCell="1" allowOverlap="1" wp14:anchorId="6783EA59" wp14:editId="372C7756">
            <wp:simplePos x="0" y="0"/>
            <wp:positionH relativeFrom="page">
              <wp:posOffset>1828800</wp:posOffset>
            </wp:positionH>
            <wp:positionV relativeFrom="page">
              <wp:posOffset>990600</wp:posOffset>
            </wp:positionV>
            <wp:extent cx="4124325" cy="1123950"/>
            <wp:effectExtent l="0" t="0" r="0" b="0"/>
            <wp:wrapThrough wrapText="bothSides">
              <wp:wrapPolygon edited="0">
                <wp:start x="0" y="0"/>
                <wp:lineTo x="0" y="20990"/>
                <wp:lineTo x="21417" y="20990"/>
                <wp:lineTo x="2141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6244D" w14:textId="37F5696C" w:rsidR="00AB2366" w:rsidRDefault="00AB2366">
      <w:pPr>
        <w:spacing w:line="200" w:lineRule="exact"/>
        <w:ind w:left="1799"/>
      </w:pPr>
    </w:p>
    <w:p w14:paraId="59FB7E2E" w14:textId="77777777" w:rsidR="00AB2366" w:rsidRDefault="00AB2366">
      <w:pPr>
        <w:spacing w:line="200" w:lineRule="exact"/>
        <w:ind w:left="1799"/>
      </w:pPr>
    </w:p>
    <w:p w14:paraId="20248D3E" w14:textId="54076C14" w:rsidR="00AB2366" w:rsidRDefault="00AB2366">
      <w:pPr>
        <w:spacing w:line="200" w:lineRule="exact"/>
        <w:ind w:left="1799"/>
      </w:pPr>
    </w:p>
    <w:p w14:paraId="354B57E5" w14:textId="77777777" w:rsidR="00AB2366" w:rsidRDefault="00AB2366">
      <w:pPr>
        <w:spacing w:line="200" w:lineRule="exact"/>
        <w:ind w:left="1799"/>
      </w:pPr>
    </w:p>
    <w:p w14:paraId="2677B3E6" w14:textId="77777777" w:rsidR="00AB2366" w:rsidRDefault="00AB2366">
      <w:pPr>
        <w:spacing w:line="200" w:lineRule="exact"/>
        <w:ind w:left="1799"/>
      </w:pPr>
    </w:p>
    <w:p w14:paraId="593D51E0" w14:textId="77777777" w:rsidR="00AB2366" w:rsidRDefault="00AB2366">
      <w:pPr>
        <w:spacing w:line="200" w:lineRule="exact"/>
        <w:ind w:left="1799"/>
      </w:pPr>
    </w:p>
    <w:p w14:paraId="207AD79E" w14:textId="77777777" w:rsidR="00AB2366" w:rsidRDefault="00AB2366">
      <w:pPr>
        <w:spacing w:line="200" w:lineRule="exact"/>
        <w:ind w:left="1799"/>
      </w:pPr>
    </w:p>
    <w:p w14:paraId="23AE88B0" w14:textId="77777777" w:rsidR="00AB2366" w:rsidRDefault="00AB2366">
      <w:pPr>
        <w:spacing w:line="200" w:lineRule="exact"/>
        <w:ind w:left="1799"/>
      </w:pPr>
    </w:p>
    <w:p w14:paraId="79BE9BEE" w14:textId="77777777" w:rsidR="00AB2366" w:rsidRDefault="00AB2366">
      <w:pPr>
        <w:spacing w:line="351" w:lineRule="exact"/>
        <w:ind w:left="1799"/>
      </w:pPr>
    </w:p>
    <w:p w14:paraId="2070EB0E" w14:textId="0BBFC575" w:rsidR="00AB2366" w:rsidRDefault="00C044CB">
      <w:pPr>
        <w:tabs>
          <w:tab w:val="left" w:pos="2981"/>
          <w:tab w:val="left" w:pos="8542"/>
          <w:tab w:val="left" w:pos="883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26F639A6" w14:textId="3B04634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4F0E6CA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sign).</w:t>
      </w:r>
    </w:p>
    <w:p w14:paraId="776BD461" w14:textId="77777777" w:rsidR="00AB2366" w:rsidRDefault="00AB2366">
      <w:pPr>
        <w:spacing w:line="330" w:lineRule="exact"/>
        <w:ind w:left="1799"/>
      </w:pPr>
    </w:p>
    <w:p w14:paraId="7EBF7B8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’sample-then-filter’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12F2F8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sample-recover-then-filter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it.</w:t>
      </w:r>
    </w:p>
    <w:p w14:paraId="1B8199CD" w14:textId="77777777" w:rsidR="00AB2366" w:rsidRDefault="00AB2366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706CE2D" w14:textId="565CF30C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val="en-SG" w:eastAsia="zh-CN"/>
        </w:rPr>
        <w:drawing>
          <wp:anchor distT="0" distB="0" distL="114300" distR="114300" simplePos="0" relativeHeight="251688448" behindDoc="0" locked="0" layoutInCell="1" allowOverlap="1" wp14:anchorId="1A26F540" wp14:editId="55D85AE7">
            <wp:simplePos x="0" y="0"/>
            <wp:positionH relativeFrom="column">
              <wp:posOffset>1143000</wp:posOffset>
            </wp:positionH>
            <wp:positionV relativeFrom="paragraph">
              <wp:posOffset>31750</wp:posOffset>
            </wp:positionV>
            <wp:extent cx="5486400" cy="4622800"/>
            <wp:effectExtent l="0" t="0" r="0" b="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5" name="Picture 5" descr="Macintosh HD:Users:chenhao:Desktop:Screen Shot 2015-02-23 at 11.4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enhao:Desktop:Screen Shot 2015-02-23 at 11.48.4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088C9" w14:textId="7F00A23D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A2C6B3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1957BF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81A84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12E3BE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5BBFF60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10181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E3B24A" w14:textId="77777777" w:rsidR="003F077B" w:rsidRDefault="003F077B">
      <w:pPr>
        <w:spacing w:line="301" w:lineRule="exact"/>
        <w:ind w:left="1799"/>
      </w:pPr>
    </w:p>
    <w:p w14:paraId="12DAD6E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72041F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11514AB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0C6C442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463CD2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3C30FD6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437DE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41D5BE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B1B729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CC7144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722219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36F2FD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B8B155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BF447D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1B32FA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236DA2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D5BD98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5F61F8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</w:t>
      </w:r>
    </w:p>
    <w:p w14:paraId="5E24072F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2734760F" w14:textId="22241D58" w:rsidR="00AB2366" w:rsidRDefault="00DB3497">
      <w:pPr>
        <w:spacing w:line="200" w:lineRule="exact"/>
        <w:ind w:left="1800"/>
      </w:pPr>
      <w:r>
        <w:lastRenderedPageBreak/>
        <w:pict w14:anchorId="1B0AE59E">
          <v:group id="_x0000_s1045" style="position:absolute;left:0;text-align:left;margin-left:89.25pt;margin-top:121.5pt;width:432.75pt;height:.75pt;z-index:251670016;mso-position-horizontal-relative:page;mso-position-vertical-relative:page" coordorigin="1785,2430" coordsize="8655,15">
            <v:shape id="_x0000_s1046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0C17AE80">
          <v:shape id="_x0000_s1044" type="#_x0000_t75" style="position:absolute;left:0;text-align:left;margin-left:196.5pt;margin-top:140.25pt;width:216.75pt;height:168.75pt;z-index:251671040;mso-position-horizontal-relative:page;mso-position-vertical-relative:page">
            <v:imagedata r:id="rId23" o:title=""/>
            <w10:wrap anchorx="page" anchory="page"/>
          </v:shape>
        </w:pict>
      </w:r>
    </w:p>
    <w:p w14:paraId="22A1EB14" w14:textId="77777777" w:rsidR="00AB2366" w:rsidRDefault="00AB2366">
      <w:pPr>
        <w:spacing w:line="200" w:lineRule="exact"/>
        <w:ind w:left="1800"/>
      </w:pPr>
    </w:p>
    <w:p w14:paraId="38C418A3" w14:textId="77777777" w:rsidR="00AB2366" w:rsidRDefault="00AB2366">
      <w:pPr>
        <w:spacing w:line="200" w:lineRule="exact"/>
        <w:ind w:left="1800"/>
      </w:pPr>
    </w:p>
    <w:p w14:paraId="55F1EBCC" w14:textId="77777777" w:rsidR="00AB2366" w:rsidRDefault="00AB2366">
      <w:pPr>
        <w:spacing w:line="200" w:lineRule="exact"/>
        <w:ind w:left="1800"/>
      </w:pPr>
    </w:p>
    <w:p w14:paraId="3CEFCEFF" w14:textId="77777777" w:rsidR="00AB2366" w:rsidRDefault="00AB2366">
      <w:pPr>
        <w:spacing w:line="200" w:lineRule="exact"/>
        <w:ind w:left="1800"/>
      </w:pPr>
    </w:p>
    <w:p w14:paraId="56E4D6F7" w14:textId="77777777" w:rsidR="00AB2366" w:rsidRDefault="00AB2366">
      <w:pPr>
        <w:spacing w:line="200" w:lineRule="exact"/>
        <w:ind w:left="1800"/>
      </w:pPr>
    </w:p>
    <w:p w14:paraId="2417A2C4" w14:textId="77777777" w:rsidR="00AB2366" w:rsidRDefault="00AB2366">
      <w:pPr>
        <w:spacing w:line="200" w:lineRule="exact"/>
        <w:ind w:left="1800"/>
      </w:pPr>
    </w:p>
    <w:p w14:paraId="39CBF54C" w14:textId="77777777" w:rsidR="00AB2366" w:rsidRDefault="00AB2366">
      <w:pPr>
        <w:spacing w:line="200" w:lineRule="exact"/>
        <w:ind w:left="1800"/>
      </w:pPr>
    </w:p>
    <w:p w14:paraId="608E3202" w14:textId="77777777" w:rsidR="00AB2366" w:rsidRDefault="00AB2366">
      <w:pPr>
        <w:spacing w:line="200" w:lineRule="exact"/>
        <w:ind w:left="1800"/>
      </w:pPr>
    </w:p>
    <w:p w14:paraId="4A2168EB" w14:textId="77777777" w:rsidR="00AB2366" w:rsidRDefault="00AB2366">
      <w:pPr>
        <w:spacing w:line="388" w:lineRule="exact"/>
        <w:ind w:left="1800"/>
      </w:pPr>
    </w:p>
    <w:p w14:paraId="7EC2D250" w14:textId="77777777" w:rsidR="00AB2366" w:rsidRDefault="00C044CB">
      <w:pPr>
        <w:spacing w:line="240" w:lineRule="exact"/>
        <w:ind w:left="1804"/>
      </w:pPr>
      <w:bookmarkStart w:id="723" w:name="PageMark42"/>
      <w:bookmarkEnd w:id="72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30B4A31" w14:textId="77777777" w:rsidR="00AB2366" w:rsidRDefault="00AB2366">
      <w:pPr>
        <w:spacing w:line="200" w:lineRule="exact"/>
        <w:ind w:left="1800"/>
      </w:pPr>
    </w:p>
    <w:p w14:paraId="3329E87B" w14:textId="77777777" w:rsidR="00AB2366" w:rsidRDefault="00AB2366">
      <w:pPr>
        <w:spacing w:line="200" w:lineRule="exact"/>
        <w:ind w:left="1800"/>
      </w:pPr>
    </w:p>
    <w:p w14:paraId="69C896BD" w14:textId="77777777" w:rsidR="00AB2366" w:rsidRDefault="00AB2366">
      <w:pPr>
        <w:spacing w:line="200" w:lineRule="exact"/>
        <w:ind w:left="1800"/>
      </w:pPr>
    </w:p>
    <w:p w14:paraId="4F4BCB9E" w14:textId="77777777" w:rsidR="00AB2366" w:rsidRDefault="00AB2366">
      <w:pPr>
        <w:spacing w:line="200" w:lineRule="exact"/>
        <w:ind w:left="1800"/>
      </w:pPr>
    </w:p>
    <w:p w14:paraId="29CF4903" w14:textId="77777777" w:rsidR="00AB2366" w:rsidRDefault="00AB2366">
      <w:pPr>
        <w:spacing w:line="200" w:lineRule="exact"/>
        <w:ind w:left="1800"/>
      </w:pPr>
    </w:p>
    <w:p w14:paraId="1030BF0D" w14:textId="77777777" w:rsidR="00AB2366" w:rsidRDefault="00AB2366">
      <w:pPr>
        <w:spacing w:line="200" w:lineRule="exact"/>
        <w:ind w:left="1800"/>
      </w:pPr>
    </w:p>
    <w:p w14:paraId="391E09B9" w14:textId="77777777" w:rsidR="00AB2366" w:rsidRDefault="00AB2366">
      <w:pPr>
        <w:spacing w:line="200" w:lineRule="exact"/>
        <w:ind w:left="1800"/>
      </w:pPr>
    </w:p>
    <w:p w14:paraId="5067DA4B" w14:textId="77777777" w:rsidR="00AB2366" w:rsidRDefault="00AB2366">
      <w:pPr>
        <w:spacing w:line="200" w:lineRule="exact"/>
        <w:ind w:left="1800"/>
      </w:pPr>
    </w:p>
    <w:p w14:paraId="3B2E5227" w14:textId="77777777" w:rsidR="00AB2366" w:rsidRDefault="00AB2366">
      <w:pPr>
        <w:spacing w:line="200" w:lineRule="exact"/>
        <w:ind w:left="1800"/>
      </w:pPr>
    </w:p>
    <w:p w14:paraId="7B127303" w14:textId="77777777" w:rsidR="00AB2366" w:rsidRDefault="00AB2366">
      <w:pPr>
        <w:spacing w:line="200" w:lineRule="exact"/>
        <w:ind w:left="1800"/>
      </w:pPr>
    </w:p>
    <w:p w14:paraId="0DD339EC" w14:textId="77777777" w:rsidR="00AB2366" w:rsidRDefault="00AB2366">
      <w:pPr>
        <w:spacing w:line="200" w:lineRule="exact"/>
        <w:ind w:left="1800"/>
      </w:pPr>
    </w:p>
    <w:p w14:paraId="7B61C1B6" w14:textId="77777777" w:rsidR="00AB2366" w:rsidRDefault="00AB2366">
      <w:pPr>
        <w:spacing w:line="200" w:lineRule="exact"/>
        <w:ind w:left="1800"/>
      </w:pPr>
    </w:p>
    <w:p w14:paraId="70515F0C" w14:textId="77777777" w:rsidR="00AB2366" w:rsidRDefault="00AB2366">
      <w:pPr>
        <w:spacing w:line="200" w:lineRule="exact"/>
        <w:ind w:left="1800"/>
      </w:pPr>
    </w:p>
    <w:p w14:paraId="7CB839FB" w14:textId="77777777" w:rsidR="00AB2366" w:rsidRDefault="00AB2366">
      <w:pPr>
        <w:spacing w:line="200" w:lineRule="exact"/>
        <w:ind w:left="1800"/>
      </w:pPr>
    </w:p>
    <w:p w14:paraId="42953E4E" w14:textId="77777777" w:rsidR="00AB2366" w:rsidRDefault="00AB2366">
      <w:pPr>
        <w:spacing w:line="200" w:lineRule="exact"/>
        <w:ind w:left="1800"/>
      </w:pPr>
    </w:p>
    <w:p w14:paraId="7284145E" w14:textId="77777777" w:rsidR="00AB2366" w:rsidRDefault="00AB2366">
      <w:pPr>
        <w:spacing w:line="200" w:lineRule="exact"/>
        <w:ind w:left="1800"/>
      </w:pPr>
    </w:p>
    <w:p w14:paraId="500E58C7" w14:textId="77777777" w:rsidR="00AB2366" w:rsidRDefault="00AB2366">
      <w:pPr>
        <w:spacing w:line="200" w:lineRule="exact"/>
        <w:ind w:left="1800"/>
      </w:pPr>
    </w:p>
    <w:p w14:paraId="5170A33B" w14:textId="77777777" w:rsidR="00AB2366" w:rsidRDefault="00AB2366">
      <w:pPr>
        <w:spacing w:line="200" w:lineRule="exact"/>
        <w:ind w:left="1800"/>
      </w:pPr>
    </w:p>
    <w:p w14:paraId="6932FF93" w14:textId="77777777" w:rsidR="00AB2366" w:rsidRDefault="00AB2366">
      <w:pPr>
        <w:spacing w:line="200" w:lineRule="exact"/>
        <w:ind w:left="1800"/>
      </w:pPr>
    </w:p>
    <w:p w14:paraId="64838EE1" w14:textId="77777777" w:rsidR="00AB2366" w:rsidRDefault="00AB2366">
      <w:pPr>
        <w:spacing w:line="354" w:lineRule="exact"/>
        <w:ind w:left="1800"/>
      </w:pPr>
    </w:p>
    <w:p w14:paraId="260D3DD5" w14:textId="77777777" w:rsidR="00AB2366" w:rsidRDefault="00C044CB">
      <w:pPr>
        <w:tabs>
          <w:tab w:val="left" w:pos="29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(com-</w:t>
      </w:r>
    </w:p>
    <w:p w14:paraId="6509E4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77DBD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error.</w:t>
      </w:r>
    </w:p>
    <w:p w14:paraId="3DDFADB6" w14:textId="77777777" w:rsidR="00AB2366" w:rsidRDefault="00AB2366">
      <w:pPr>
        <w:spacing w:line="289" w:lineRule="exact"/>
        <w:ind w:left="1800"/>
      </w:pPr>
    </w:p>
    <w:p w14:paraId="4918071E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39D5E83C" w14:textId="77777777" w:rsidR="00AB2366" w:rsidRDefault="00AB2366">
      <w:pPr>
        <w:spacing w:line="267" w:lineRule="exact"/>
        <w:ind w:left="1800"/>
      </w:pPr>
    </w:p>
    <w:p w14:paraId="5E3B139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B6AB6B6" w14:textId="77777777" w:rsidR="00AB2366" w:rsidRDefault="00AB2366">
      <w:pPr>
        <w:spacing w:line="292" w:lineRule="exact"/>
        <w:ind w:left="1800"/>
      </w:pPr>
    </w:p>
    <w:p w14:paraId="67F0227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</w:p>
    <w:p w14:paraId="0266C12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3B0C45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0CDDEF8" w14:textId="77777777" w:rsidR="00AB2366" w:rsidRDefault="00AB2366">
      <w:pPr>
        <w:spacing w:line="353" w:lineRule="exact"/>
        <w:ind w:left="5195"/>
      </w:pPr>
    </w:p>
    <w:p w14:paraId="54EFCD4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EA3CA75" w14:textId="77777777" w:rsidR="00AB2366" w:rsidRDefault="00C044CB">
      <w:pPr>
        <w:spacing w:line="239" w:lineRule="exact"/>
        <w:ind w:left="577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Φw</w:t>
      </w:r>
    </w:p>
    <w:p w14:paraId="3C9AA8EB" w14:textId="77777777" w:rsidR="00AB2366" w:rsidRDefault="00AB2366">
      <w:pPr>
        <w:spacing w:line="253" w:lineRule="exact"/>
        <w:ind w:left="5195"/>
      </w:pPr>
    </w:p>
    <w:p w14:paraId="144F24FA" w14:textId="77777777" w:rsidR="00AB2366" w:rsidRDefault="00C044CB">
      <w:pPr>
        <w:spacing w:line="239" w:lineRule="exact"/>
        <w:ind w:left="519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Φ(w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s)</w:t>
      </w:r>
    </w:p>
    <w:p w14:paraId="3B4A49FC" w14:textId="77777777" w:rsidR="00AB2366" w:rsidRDefault="00C044CB">
      <w:pPr>
        <w:spacing w:line="19" w:lineRule="exact"/>
      </w:pPr>
      <w:r>
        <w:t xml:space="preserve"> </w:t>
      </w:r>
      <w:r>
        <w:br w:type="column"/>
      </w:r>
      <w:r>
        <w:lastRenderedPageBreak/>
        <w:t xml:space="preserve"> </w:t>
      </w:r>
    </w:p>
    <w:p w14:paraId="2C05271C" w14:textId="77777777" w:rsidR="00AB2366" w:rsidRDefault="00C044CB">
      <w:pPr>
        <w:spacing w:line="466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(6.4)</w:t>
      </w:r>
    </w:p>
    <w:p w14:paraId="5CBA197D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6A70B2B7" w14:textId="77777777" w:rsidR="00AB2366" w:rsidRDefault="00AB2366">
      <w:pPr>
        <w:spacing w:line="257" w:lineRule="exact"/>
        <w:ind w:left="1800"/>
      </w:pPr>
    </w:p>
    <w:p w14:paraId="0084FC50" w14:textId="07AEA972" w:rsidR="00AB2366" w:rsidRDefault="00C044CB">
      <w:pPr>
        <w:tabs>
          <w:tab w:val="left" w:pos="1963"/>
          <w:tab w:val="left" w:pos="5730"/>
          <w:tab w:val="left" w:pos="5948"/>
          <w:tab w:val="left" w:pos="879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08D036C6" w14:textId="77F1D6F2" w:rsidR="00AB2366" w:rsidRDefault="00C044CB">
      <w:pPr>
        <w:tabs>
          <w:tab w:val="left" w:pos="3920"/>
          <w:tab w:val="left" w:pos="6682"/>
          <w:tab w:val="left" w:pos="7384"/>
          <w:tab w:val="left" w:pos="956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demodulation),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D1F5C4" w14:textId="705236D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</w:p>
    <w:p w14:paraId="2FCE2926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130D56CC" w14:textId="71534CDF" w:rsidR="00AB2366" w:rsidRDefault="003F077B">
      <w:pPr>
        <w:spacing w:line="261" w:lineRule="exact"/>
        <w:ind w:left="4684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val="en-SG" w:eastAsia="zh-CN"/>
        </w:rPr>
        <w:lastRenderedPageBreak/>
        <w:drawing>
          <wp:anchor distT="0" distB="0" distL="114300" distR="114300" simplePos="0" relativeHeight="251689472" behindDoc="0" locked="0" layoutInCell="1" allowOverlap="1" wp14:anchorId="7E003D14" wp14:editId="53C74969">
            <wp:simplePos x="0" y="0"/>
            <wp:positionH relativeFrom="column">
              <wp:posOffset>1143000</wp:posOffset>
            </wp:positionH>
            <wp:positionV relativeFrom="paragraph">
              <wp:posOffset>146685</wp:posOffset>
            </wp:positionV>
            <wp:extent cx="5486400" cy="439420"/>
            <wp:effectExtent l="0" t="0" r="0" b="0"/>
            <wp:wrapSquare wrapText="bothSides"/>
            <wp:docPr id="6" name="Picture 6" descr="Macintosh HD:Users:chenhao:Desktop:Screen Shot 2015-02-23 at 11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enhao:Desktop:Screen Shot 2015-02-23 at 11.50.24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7883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5D2F982" w14:textId="27EAAF49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903" w:space="0"/>
            <w:col w:w="501" w:space="0"/>
            <w:col w:w="4500"/>
          </w:cols>
        </w:sectPr>
      </w:pPr>
    </w:p>
    <w:p w14:paraId="5E867416" w14:textId="7F9731C3" w:rsidR="003F077B" w:rsidRDefault="003F077B">
      <w:pPr>
        <w:spacing w:line="481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9BA99D1" w14:textId="77777777" w:rsidR="00AB2366" w:rsidRDefault="00C044CB">
      <w:pPr>
        <w:spacing w:line="48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6ABAA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</w:p>
    <w:p w14:paraId="12AA7B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3161E28F" w14:textId="77777777" w:rsidR="00AB2366" w:rsidRDefault="00AB2366">
      <w:pPr>
        <w:spacing w:line="309" w:lineRule="exact"/>
        <w:ind w:left="1800"/>
      </w:pPr>
    </w:p>
    <w:p w14:paraId="133D542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31</w:t>
      </w:r>
    </w:p>
    <w:p w14:paraId="32D22B9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43DF2E60" w14:textId="77777777" w:rsidR="00AB2366" w:rsidRDefault="00DB3497">
      <w:pPr>
        <w:spacing w:line="200" w:lineRule="exact"/>
        <w:ind w:left="1800"/>
      </w:pPr>
      <w:r>
        <w:lastRenderedPageBreak/>
        <w:pict w14:anchorId="7E3A77FB">
          <v:group id="_x0000_s1041" style="position:absolute;left:0;text-align:left;margin-left:89.25pt;margin-top:121.5pt;width:432.75pt;height:.75pt;z-index:251673088;mso-position-horizontal-relative:page;mso-position-vertical-relative:page" coordorigin="1785,2430" coordsize="8655,15">
            <v:shape id="_x0000_s1042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6402EFA4" w14:textId="77777777" w:rsidR="00AB2366" w:rsidRDefault="00AB2366">
      <w:pPr>
        <w:spacing w:line="200" w:lineRule="exact"/>
        <w:ind w:left="1800"/>
      </w:pPr>
    </w:p>
    <w:p w14:paraId="5FB04D74" w14:textId="77777777" w:rsidR="00AB2366" w:rsidRDefault="00AB2366">
      <w:pPr>
        <w:spacing w:line="200" w:lineRule="exact"/>
        <w:ind w:left="1800"/>
      </w:pPr>
    </w:p>
    <w:p w14:paraId="0998440B" w14:textId="77777777" w:rsidR="00AB2366" w:rsidRDefault="00AB2366">
      <w:pPr>
        <w:spacing w:line="200" w:lineRule="exact"/>
        <w:ind w:left="1800"/>
      </w:pPr>
    </w:p>
    <w:p w14:paraId="317718DD" w14:textId="77777777" w:rsidR="00AB2366" w:rsidRDefault="00AB2366">
      <w:pPr>
        <w:spacing w:line="200" w:lineRule="exact"/>
        <w:ind w:left="1800"/>
      </w:pPr>
    </w:p>
    <w:p w14:paraId="410198F9" w14:textId="77777777" w:rsidR="00AB2366" w:rsidRDefault="00AB2366">
      <w:pPr>
        <w:spacing w:line="200" w:lineRule="exact"/>
        <w:ind w:left="1800"/>
      </w:pPr>
    </w:p>
    <w:p w14:paraId="75565541" w14:textId="77777777" w:rsidR="00AB2366" w:rsidRDefault="00AB2366">
      <w:pPr>
        <w:spacing w:line="200" w:lineRule="exact"/>
        <w:ind w:left="1800"/>
      </w:pPr>
    </w:p>
    <w:p w14:paraId="0C11A5CA" w14:textId="77777777" w:rsidR="00AB2366" w:rsidRDefault="00AB2366">
      <w:pPr>
        <w:spacing w:line="200" w:lineRule="exact"/>
        <w:ind w:left="1800"/>
      </w:pPr>
    </w:p>
    <w:p w14:paraId="1C11DD93" w14:textId="77777777" w:rsidR="00AB2366" w:rsidRDefault="00AB2366">
      <w:pPr>
        <w:spacing w:line="200" w:lineRule="exact"/>
        <w:ind w:left="1800"/>
      </w:pPr>
    </w:p>
    <w:p w14:paraId="746E03CD" w14:textId="77777777" w:rsidR="00AB2366" w:rsidRDefault="00AB2366">
      <w:pPr>
        <w:spacing w:line="388" w:lineRule="exact"/>
        <w:ind w:left="1800"/>
      </w:pPr>
    </w:p>
    <w:p w14:paraId="3B94C08A" w14:textId="77777777" w:rsidR="00AB2366" w:rsidRDefault="00C044CB">
      <w:pPr>
        <w:spacing w:line="240" w:lineRule="exact"/>
        <w:ind w:left="1804"/>
      </w:pPr>
      <w:bookmarkStart w:id="724" w:name="PageMark43"/>
      <w:bookmarkEnd w:id="72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4AB4BB8" w14:textId="77777777" w:rsidR="00AB2366" w:rsidRDefault="00AB2366">
      <w:pPr>
        <w:spacing w:line="200" w:lineRule="exact"/>
        <w:ind w:left="1800"/>
      </w:pPr>
    </w:p>
    <w:p w14:paraId="4A84A6AA" w14:textId="77777777" w:rsidR="00AB2366" w:rsidRDefault="00AB2366">
      <w:pPr>
        <w:spacing w:line="202" w:lineRule="exact"/>
        <w:ind w:left="1800"/>
      </w:pPr>
    </w:p>
    <w:p w14:paraId="5DFA92E9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70E2D599" w14:textId="2CAC37D1" w:rsidR="00AB2366" w:rsidRDefault="00C044CB">
      <w:pPr>
        <w:tabs>
          <w:tab w:val="left" w:pos="99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</w:p>
    <w:p w14:paraId="492950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direction.</w:t>
      </w:r>
    </w:p>
    <w:p w14:paraId="50FF83EC" w14:textId="77777777" w:rsidR="00AB2366" w:rsidRDefault="00AB2366">
      <w:pPr>
        <w:spacing w:line="200" w:lineRule="exact"/>
        <w:ind w:left="1800"/>
      </w:pPr>
    </w:p>
    <w:p w14:paraId="7574C727" w14:textId="77777777" w:rsidR="00AB2366" w:rsidRDefault="00AB2366">
      <w:pPr>
        <w:spacing w:line="270" w:lineRule="exact"/>
        <w:ind w:left="1800"/>
      </w:pPr>
    </w:p>
    <w:p w14:paraId="1C091B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47F5231" w14:textId="77777777" w:rsidR="00AB2366" w:rsidRDefault="00AB2366">
      <w:pPr>
        <w:spacing w:line="292" w:lineRule="exact"/>
        <w:ind w:left="1800"/>
      </w:pPr>
    </w:p>
    <w:p w14:paraId="4380F845" w14:textId="298E2012" w:rsidR="00AB2366" w:rsidRDefault="00C044CB">
      <w:pPr>
        <w:tabs>
          <w:tab w:val="left" w:pos="1006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5C13A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workgeneratesthecompressivespectrummeasurementbyutilizingboththecyclic-stationary</w:t>
      </w:r>
    </w:p>
    <w:p w14:paraId="20DD979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ap-</w:t>
      </w:r>
    </w:p>
    <w:p w14:paraId="700C2CA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1E1ADFFC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simple.</w:t>
      </w:r>
    </w:p>
    <w:p w14:paraId="080F993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complicated</w:t>
      </w:r>
    </w:p>
    <w:p w14:paraId="5974D40D" w14:textId="77777777" w:rsidR="00AB2366" w:rsidRDefault="00C044CB">
      <w:pPr>
        <w:tabs>
          <w:tab w:val="left" w:pos="506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large-scale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non-Poisson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</w:t>
      </w:r>
    </w:p>
    <w:p w14:paraId="71F7DC1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machine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geom-</w:t>
      </w:r>
    </w:p>
    <w:p w14:paraId="4CC3A21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etry)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obtaining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</w:p>
    <w:p w14:paraId="082D51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scheme.</w:t>
      </w:r>
    </w:p>
    <w:p w14:paraId="4D8D0DA3" w14:textId="77777777" w:rsidR="00AB2366" w:rsidRDefault="00AB2366">
      <w:pPr>
        <w:spacing w:line="200" w:lineRule="exact"/>
        <w:ind w:left="1800"/>
      </w:pPr>
    </w:p>
    <w:p w14:paraId="37511316" w14:textId="77777777" w:rsidR="00AB2366" w:rsidRDefault="00AB2366">
      <w:pPr>
        <w:spacing w:line="328" w:lineRule="exact"/>
        <w:ind w:left="1800"/>
      </w:pPr>
    </w:p>
    <w:p w14:paraId="3C5609E9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4BC6FE18" w14:textId="77777777" w:rsidR="00AB2366" w:rsidRDefault="00AB2366">
      <w:pPr>
        <w:spacing w:line="275" w:lineRule="exact"/>
        <w:ind w:left="1800"/>
      </w:pPr>
    </w:p>
    <w:p w14:paraId="2C0EBF61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signal-to-noise-ratio,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CD0AB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cogni-</w:t>
      </w:r>
    </w:p>
    <w:p w14:paraId="7C5DAC3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radio.</w:t>
      </w:r>
    </w:p>
    <w:p w14:paraId="30A410D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2713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predicted</w:t>
      </w:r>
    </w:p>
    <w:p w14:paraId="73147DB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information.</w:t>
      </w:r>
    </w:p>
    <w:p w14:paraId="7428F627" w14:textId="77777777" w:rsidR="00AB2366" w:rsidRDefault="00AB2366">
      <w:pPr>
        <w:spacing w:line="200" w:lineRule="exact"/>
        <w:ind w:left="1800"/>
      </w:pPr>
    </w:p>
    <w:p w14:paraId="62783A6A" w14:textId="77777777" w:rsidR="00AB2366" w:rsidRDefault="00AB2366">
      <w:pPr>
        <w:spacing w:line="270" w:lineRule="exact"/>
        <w:ind w:left="1800"/>
      </w:pPr>
    </w:p>
    <w:p w14:paraId="3965E547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1519966F" w14:textId="77777777" w:rsidR="00AB2366" w:rsidRDefault="00AB2366">
      <w:pPr>
        <w:spacing w:line="292" w:lineRule="exact"/>
        <w:ind w:left="1800"/>
      </w:pPr>
    </w:p>
    <w:p w14:paraId="11ACD84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</w:p>
    <w:p w14:paraId="2EF2A96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</w:p>
    <w:p w14:paraId="2E590346" w14:textId="77777777" w:rsidR="00AB2366" w:rsidRDefault="00AB2366">
      <w:pPr>
        <w:spacing w:line="309" w:lineRule="exact"/>
        <w:ind w:left="1800"/>
      </w:pPr>
    </w:p>
    <w:p w14:paraId="27DF52C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32</w:t>
      </w:r>
    </w:p>
    <w:p w14:paraId="3D772E3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034442E" w14:textId="77777777" w:rsidR="00AB2366" w:rsidRDefault="00DB3497">
      <w:pPr>
        <w:spacing w:line="200" w:lineRule="exact"/>
        <w:ind w:left="1800"/>
      </w:pPr>
      <w:r>
        <w:lastRenderedPageBreak/>
        <w:pict w14:anchorId="2419C26F">
          <v:group id="_x0000_s1039" style="position:absolute;left:0;text-align:left;margin-left:89.25pt;margin-top:121.5pt;width:432.75pt;height:.75pt;z-index:251674112;mso-position-horizontal-relative:page;mso-position-vertical-relative:page" coordorigin="1785,2430" coordsize="8655,15">
            <v:shape id="_x0000_s1040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0B44E5AF">
          <v:shape id="_x0000_s1038" type="#_x0000_t75" style="position:absolute;left:0;text-align:left;margin-left:142.5pt;margin-top:140.25pt;width:324.75pt;height:108.75pt;z-index:251675136;mso-position-horizontal-relative:page;mso-position-vertical-relative:page">
            <v:imagedata r:id="rId25" o:title=""/>
            <w10:wrap anchorx="page" anchory="page"/>
          </v:shape>
        </w:pict>
      </w:r>
    </w:p>
    <w:p w14:paraId="10285089" w14:textId="77777777" w:rsidR="00AB2366" w:rsidRDefault="00AB2366">
      <w:pPr>
        <w:spacing w:line="200" w:lineRule="exact"/>
        <w:ind w:left="1800"/>
      </w:pPr>
    </w:p>
    <w:p w14:paraId="75A6579B" w14:textId="77777777" w:rsidR="00AB2366" w:rsidRDefault="00AB2366">
      <w:pPr>
        <w:spacing w:line="200" w:lineRule="exact"/>
        <w:ind w:left="1800"/>
      </w:pPr>
    </w:p>
    <w:p w14:paraId="097BCC39" w14:textId="77777777" w:rsidR="00AB2366" w:rsidRDefault="00AB2366">
      <w:pPr>
        <w:spacing w:line="200" w:lineRule="exact"/>
        <w:ind w:left="1800"/>
      </w:pPr>
    </w:p>
    <w:p w14:paraId="6D56645F" w14:textId="77777777" w:rsidR="00AB2366" w:rsidRDefault="00AB2366">
      <w:pPr>
        <w:spacing w:line="200" w:lineRule="exact"/>
        <w:ind w:left="1800"/>
      </w:pPr>
    </w:p>
    <w:p w14:paraId="26557D29" w14:textId="77777777" w:rsidR="00AB2366" w:rsidRDefault="00AB2366">
      <w:pPr>
        <w:spacing w:line="200" w:lineRule="exact"/>
        <w:ind w:left="1800"/>
      </w:pPr>
    </w:p>
    <w:p w14:paraId="38AF500F" w14:textId="77777777" w:rsidR="00AB2366" w:rsidRDefault="00AB2366">
      <w:pPr>
        <w:spacing w:line="200" w:lineRule="exact"/>
        <w:ind w:left="1800"/>
      </w:pPr>
    </w:p>
    <w:p w14:paraId="389F11D6" w14:textId="77777777" w:rsidR="00AB2366" w:rsidRDefault="00AB2366">
      <w:pPr>
        <w:spacing w:line="200" w:lineRule="exact"/>
        <w:ind w:left="1800"/>
      </w:pPr>
    </w:p>
    <w:p w14:paraId="497C1609" w14:textId="77777777" w:rsidR="00AB2366" w:rsidRDefault="00AB2366">
      <w:pPr>
        <w:spacing w:line="200" w:lineRule="exact"/>
        <w:ind w:left="1800"/>
      </w:pPr>
    </w:p>
    <w:p w14:paraId="38662233" w14:textId="77777777" w:rsidR="00AB2366" w:rsidRDefault="00AB2366">
      <w:pPr>
        <w:spacing w:line="388" w:lineRule="exact"/>
        <w:ind w:left="1800"/>
      </w:pPr>
    </w:p>
    <w:p w14:paraId="413ACA94" w14:textId="77777777" w:rsidR="00AB2366" w:rsidRDefault="00C044CB">
      <w:pPr>
        <w:spacing w:line="240" w:lineRule="exact"/>
        <w:ind w:left="1804"/>
      </w:pPr>
      <w:bookmarkStart w:id="725" w:name="PageMark44"/>
      <w:bookmarkEnd w:id="72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77A779F" w14:textId="77777777" w:rsidR="00AB2366" w:rsidRDefault="00AB2366">
      <w:pPr>
        <w:spacing w:line="200" w:lineRule="exact"/>
        <w:ind w:left="1800"/>
      </w:pPr>
    </w:p>
    <w:p w14:paraId="004BB8CD" w14:textId="77777777" w:rsidR="00AB2366" w:rsidRDefault="00AB2366">
      <w:pPr>
        <w:spacing w:line="200" w:lineRule="exact"/>
        <w:ind w:left="1800"/>
      </w:pPr>
    </w:p>
    <w:p w14:paraId="73FD4020" w14:textId="77777777" w:rsidR="00AB2366" w:rsidRDefault="00AB2366">
      <w:pPr>
        <w:spacing w:line="200" w:lineRule="exact"/>
        <w:ind w:left="1800"/>
      </w:pPr>
    </w:p>
    <w:p w14:paraId="5591F98C" w14:textId="77777777" w:rsidR="00AB2366" w:rsidRDefault="00AB2366">
      <w:pPr>
        <w:spacing w:line="200" w:lineRule="exact"/>
        <w:ind w:left="1800"/>
      </w:pPr>
    </w:p>
    <w:p w14:paraId="5C1F43B4" w14:textId="77777777" w:rsidR="00AB2366" w:rsidRDefault="00AB2366">
      <w:pPr>
        <w:spacing w:line="200" w:lineRule="exact"/>
        <w:ind w:left="1800"/>
      </w:pPr>
    </w:p>
    <w:p w14:paraId="3675340C" w14:textId="77777777" w:rsidR="00AB2366" w:rsidRDefault="00AB2366">
      <w:pPr>
        <w:spacing w:line="200" w:lineRule="exact"/>
        <w:ind w:left="1800"/>
      </w:pPr>
    </w:p>
    <w:p w14:paraId="495A7A2A" w14:textId="77777777" w:rsidR="00AB2366" w:rsidRDefault="00AB2366">
      <w:pPr>
        <w:spacing w:line="200" w:lineRule="exact"/>
        <w:ind w:left="1800"/>
      </w:pPr>
    </w:p>
    <w:p w14:paraId="2F0D73E0" w14:textId="77777777" w:rsidR="00AB2366" w:rsidRDefault="00AB2366">
      <w:pPr>
        <w:spacing w:line="200" w:lineRule="exact"/>
        <w:ind w:left="1800"/>
      </w:pPr>
    </w:p>
    <w:p w14:paraId="32233151" w14:textId="77777777" w:rsidR="00AB2366" w:rsidRDefault="00AB2366">
      <w:pPr>
        <w:spacing w:line="200" w:lineRule="exact"/>
        <w:ind w:left="1800"/>
      </w:pPr>
    </w:p>
    <w:p w14:paraId="0B27BB35" w14:textId="77777777" w:rsidR="00AB2366" w:rsidRDefault="00AB2366">
      <w:pPr>
        <w:spacing w:line="200" w:lineRule="exact"/>
        <w:ind w:left="1800"/>
      </w:pPr>
    </w:p>
    <w:p w14:paraId="0E459E5F" w14:textId="77777777" w:rsidR="00AB2366" w:rsidRDefault="00AB2366">
      <w:pPr>
        <w:spacing w:line="200" w:lineRule="exact"/>
        <w:ind w:left="1800"/>
      </w:pPr>
    </w:p>
    <w:p w14:paraId="1FD96C3E" w14:textId="77777777" w:rsidR="00AB2366" w:rsidRDefault="00AB2366">
      <w:pPr>
        <w:spacing w:line="200" w:lineRule="exact"/>
        <w:ind w:left="1800"/>
      </w:pPr>
    </w:p>
    <w:p w14:paraId="731A562B" w14:textId="77777777" w:rsidR="00AB2366" w:rsidRDefault="00AB2366">
      <w:pPr>
        <w:spacing w:line="200" w:lineRule="exact"/>
        <w:ind w:left="1800"/>
      </w:pPr>
    </w:p>
    <w:p w14:paraId="5468B30B" w14:textId="77777777" w:rsidR="00AB2366" w:rsidRDefault="00AB2366">
      <w:pPr>
        <w:spacing w:line="359" w:lineRule="exact"/>
        <w:ind w:left="1800"/>
      </w:pPr>
    </w:p>
    <w:p w14:paraId="4FA99DE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</w:t>
      </w:r>
    </w:p>
    <w:p w14:paraId="391BE99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EDCCF3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7.26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2db,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78068C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0.6</w:t>
      </w:r>
    </w:p>
    <w:p w14:paraId="2E3E9B10" w14:textId="77777777" w:rsidR="00AB2366" w:rsidRDefault="00AB2366">
      <w:pPr>
        <w:spacing w:line="200" w:lineRule="exact"/>
        <w:ind w:left="1800"/>
      </w:pPr>
    </w:p>
    <w:p w14:paraId="32CF7062" w14:textId="77777777" w:rsidR="00AB2366" w:rsidRDefault="00AB2366">
      <w:pPr>
        <w:spacing w:line="200" w:lineRule="exact"/>
        <w:ind w:left="1800"/>
      </w:pPr>
    </w:p>
    <w:p w14:paraId="5B17229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adjusting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orders.</w:t>
      </w:r>
    </w:p>
    <w:p w14:paraId="2196BD2B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2EE3EAF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distri-</w:t>
      </w:r>
    </w:p>
    <w:p w14:paraId="78B914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</w:p>
    <w:p w14:paraId="6F661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6.3.</w:t>
      </w:r>
    </w:p>
    <w:p w14:paraId="3A03684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2FC544FD" w14:textId="47EBB013" w:rsidR="00AB2366" w:rsidRDefault="00C044CB">
      <w:pPr>
        <w:tabs>
          <w:tab w:val="left" w:pos="89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DF470C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efficiency.</w:t>
      </w:r>
    </w:p>
    <w:p w14:paraId="65977E72" w14:textId="77777777" w:rsidR="00AB2366" w:rsidRDefault="00AB2366">
      <w:pPr>
        <w:spacing w:line="200" w:lineRule="exact"/>
        <w:ind w:left="1800"/>
      </w:pPr>
    </w:p>
    <w:p w14:paraId="7FDADACA" w14:textId="77777777" w:rsidR="00AB2366" w:rsidRDefault="00AB2366">
      <w:pPr>
        <w:spacing w:line="286" w:lineRule="exact"/>
        <w:ind w:left="1800"/>
      </w:pPr>
    </w:p>
    <w:p w14:paraId="0A086F7F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00AA1536" w14:textId="77777777" w:rsidR="00AB2366" w:rsidRDefault="00AB2366">
      <w:pPr>
        <w:spacing w:line="292" w:lineRule="exact"/>
        <w:ind w:left="1800"/>
      </w:pPr>
    </w:p>
    <w:p w14:paraId="17FC635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487B5586" w14:textId="77777777" w:rsidR="00AB2366" w:rsidRDefault="00C044CB">
      <w:pPr>
        <w:tabs>
          <w:tab w:val="left" w:pos="26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3E8CCA0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strong</w:t>
      </w:r>
    </w:p>
    <w:p w14:paraId="3A2EAC7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</w:p>
    <w:p w14:paraId="2B9AD66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E1FF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</w:p>
    <w:p w14:paraId="5B143F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</w:p>
    <w:p w14:paraId="32D71DE7" w14:textId="77777777" w:rsidR="00AB2366" w:rsidRDefault="00AB2366">
      <w:pPr>
        <w:spacing w:line="309" w:lineRule="exact"/>
        <w:ind w:left="1800"/>
      </w:pPr>
    </w:p>
    <w:p w14:paraId="01A2EF4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</w:t>
      </w:r>
    </w:p>
    <w:p w14:paraId="62C3224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306FEAB" w14:textId="77777777" w:rsidR="00AB2366" w:rsidRDefault="00DB3497">
      <w:pPr>
        <w:spacing w:line="200" w:lineRule="exact"/>
        <w:ind w:left="1800"/>
      </w:pPr>
      <w:r>
        <w:lastRenderedPageBreak/>
        <w:pict w14:anchorId="6D2C1761">
          <v:group id="_x0000_s1036" style="position:absolute;left:0;text-align:left;margin-left:89.25pt;margin-top:121.5pt;width:432.75pt;height:.75pt;z-index:251676160;mso-position-horizontal-relative:page;mso-position-vertical-relative:page" coordorigin="1785,2430" coordsize="8655,15">
            <v:shape id="_x0000_s1037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6E64DB9B" w14:textId="77777777" w:rsidR="00AB2366" w:rsidRDefault="00AB2366">
      <w:pPr>
        <w:spacing w:line="200" w:lineRule="exact"/>
        <w:ind w:left="1800"/>
      </w:pPr>
    </w:p>
    <w:p w14:paraId="2E49C252" w14:textId="77777777" w:rsidR="00AB2366" w:rsidRDefault="00AB2366">
      <w:pPr>
        <w:spacing w:line="200" w:lineRule="exact"/>
        <w:ind w:left="1800"/>
      </w:pPr>
    </w:p>
    <w:p w14:paraId="5EB084C0" w14:textId="77777777" w:rsidR="00AB2366" w:rsidRDefault="00AB2366">
      <w:pPr>
        <w:spacing w:line="200" w:lineRule="exact"/>
        <w:ind w:left="1800"/>
      </w:pPr>
    </w:p>
    <w:p w14:paraId="34E1A619" w14:textId="77777777" w:rsidR="00AB2366" w:rsidRDefault="00AB2366">
      <w:pPr>
        <w:spacing w:line="200" w:lineRule="exact"/>
        <w:ind w:left="1800"/>
      </w:pPr>
    </w:p>
    <w:p w14:paraId="4FADD995" w14:textId="77777777" w:rsidR="00AB2366" w:rsidRDefault="00AB2366">
      <w:pPr>
        <w:spacing w:line="200" w:lineRule="exact"/>
        <w:ind w:left="1800"/>
      </w:pPr>
    </w:p>
    <w:p w14:paraId="5B81146D" w14:textId="77777777" w:rsidR="00AB2366" w:rsidRDefault="00AB2366">
      <w:pPr>
        <w:spacing w:line="200" w:lineRule="exact"/>
        <w:ind w:left="1800"/>
      </w:pPr>
    </w:p>
    <w:p w14:paraId="01F977A3" w14:textId="77777777" w:rsidR="00AB2366" w:rsidRDefault="00AB2366">
      <w:pPr>
        <w:spacing w:line="200" w:lineRule="exact"/>
        <w:ind w:left="1800"/>
      </w:pPr>
    </w:p>
    <w:p w14:paraId="5A6F5A1E" w14:textId="77777777" w:rsidR="00AB2366" w:rsidRDefault="00AB2366">
      <w:pPr>
        <w:spacing w:line="200" w:lineRule="exact"/>
        <w:ind w:left="1800"/>
      </w:pPr>
    </w:p>
    <w:p w14:paraId="7CE109B0" w14:textId="77777777" w:rsidR="00AB2366" w:rsidRDefault="00AB2366">
      <w:pPr>
        <w:spacing w:line="388" w:lineRule="exact"/>
        <w:ind w:left="1800"/>
      </w:pPr>
    </w:p>
    <w:p w14:paraId="603D9F25" w14:textId="77777777" w:rsidR="00AB2366" w:rsidRDefault="00C044CB">
      <w:pPr>
        <w:spacing w:line="240" w:lineRule="exact"/>
        <w:ind w:left="1804"/>
      </w:pPr>
      <w:bookmarkStart w:id="726" w:name="PageMark45"/>
      <w:bookmarkEnd w:id="72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70F322C" w14:textId="77777777" w:rsidR="00AB2366" w:rsidRDefault="00AB2366">
      <w:pPr>
        <w:spacing w:line="200" w:lineRule="exact"/>
        <w:ind w:left="1800"/>
      </w:pPr>
    </w:p>
    <w:p w14:paraId="5D0492C1" w14:textId="77777777" w:rsidR="00AB2366" w:rsidRDefault="00AB2366">
      <w:pPr>
        <w:spacing w:line="202" w:lineRule="exact"/>
        <w:ind w:left="1800"/>
      </w:pPr>
    </w:p>
    <w:p w14:paraId="137EEEF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future:</w:t>
      </w:r>
    </w:p>
    <w:p w14:paraId="07A29FC6" w14:textId="77777777" w:rsidR="00AB2366" w:rsidRDefault="00AB2366">
      <w:pPr>
        <w:spacing w:line="200" w:lineRule="exact"/>
        <w:ind w:left="1800"/>
      </w:pPr>
    </w:p>
    <w:p w14:paraId="04D83631" w14:textId="77777777" w:rsidR="00AB2366" w:rsidRDefault="00AB2366">
      <w:pPr>
        <w:spacing w:line="286" w:lineRule="exact"/>
        <w:ind w:left="1800"/>
      </w:pPr>
    </w:p>
    <w:p w14:paraId="75A39F4F" w14:textId="13C2ECA4" w:rsidR="00AB2366" w:rsidRDefault="00C044CB">
      <w:pPr>
        <w:tabs>
          <w:tab w:val="left" w:pos="4675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Hybrid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</w:t>
      </w:r>
    </w:p>
    <w:p w14:paraId="21238BAB" w14:textId="77777777" w:rsidR="00AB2366" w:rsidRDefault="00C044CB">
      <w:pPr>
        <w:tabs>
          <w:tab w:val="left" w:pos="3797"/>
        </w:tabs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</w:p>
    <w:p w14:paraId="6BB1DD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candidate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8136E4" w14:textId="77777777" w:rsidR="00AB2366" w:rsidRDefault="00C044CB">
      <w:pPr>
        <w:tabs>
          <w:tab w:val="left" w:pos="2965"/>
          <w:tab w:val="left" w:pos="450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</w:p>
    <w:p w14:paraId="75239879" w14:textId="77777777" w:rsidR="00AB2366" w:rsidRDefault="00C044CB">
      <w:pPr>
        <w:tabs>
          <w:tab w:val="left" w:pos="3063"/>
          <w:tab w:val="left" w:pos="3706"/>
          <w:tab w:val="left" w:pos="4134"/>
          <w:tab w:val="left" w:pos="5308"/>
          <w:tab w:val="left" w:pos="6464"/>
          <w:tab w:val="left" w:pos="6666"/>
          <w:tab w:val="left" w:pos="8825"/>
          <w:tab w:val="left" w:pos="9332"/>
          <w:tab w:val="left" w:pos="102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719D5D6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consideredoccupied.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afinestageisperformedwhereacycle-stationarydetector</w:t>
      </w:r>
    </w:p>
    <w:p w14:paraId="3D144328" w14:textId="02A300B7" w:rsidR="00AB2366" w:rsidRDefault="00C044CB">
      <w:pPr>
        <w:tabs>
          <w:tab w:val="left" w:pos="785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4D6125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judge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22DC32C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users)</w:t>
      </w:r>
    </w:p>
    <w:p w14:paraId="7494A055" w14:textId="77777777" w:rsidR="00AB2366" w:rsidRDefault="00AB2366">
      <w:pPr>
        <w:spacing w:line="200" w:lineRule="exact"/>
        <w:ind w:left="1800"/>
      </w:pPr>
    </w:p>
    <w:p w14:paraId="04D7C4E2" w14:textId="77777777" w:rsidR="00AB2366" w:rsidRDefault="00AB2366">
      <w:pPr>
        <w:spacing w:line="286" w:lineRule="exact"/>
        <w:ind w:left="1800"/>
      </w:pPr>
    </w:p>
    <w:p w14:paraId="64A8CA12" w14:textId="37FD05E7" w:rsidR="00AB2366" w:rsidRDefault="00C044CB">
      <w:pPr>
        <w:tabs>
          <w:tab w:val="left" w:pos="4830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Adaptive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signals’</w:t>
      </w:r>
    </w:p>
    <w:p w14:paraId="3A5D08AE" w14:textId="77777777" w:rsidR="00AB2366" w:rsidRDefault="00C044CB">
      <w:pPr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</w:p>
    <w:p w14:paraId="1E22C385" w14:textId="77777777" w:rsidR="00AB2366" w:rsidRDefault="00C044CB">
      <w:pPr>
        <w:tabs>
          <w:tab w:val="left" w:pos="436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</w:t>
      </w:r>
    </w:p>
    <w:p w14:paraId="36B383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</w:p>
    <w:p w14:paraId="1FCEA2A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</w:p>
    <w:p w14:paraId="55433D68" w14:textId="77777777" w:rsidR="00AB2366" w:rsidRDefault="00C044CB">
      <w:pPr>
        <w:tabs>
          <w:tab w:val="left" w:pos="262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</w:p>
    <w:p w14:paraId="0F979CF8" w14:textId="56BE72A6" w:rsidR="00AB2366" w:rsidRDefault="00C044CB">
      <w:pPr>
        <w:tabs>
          <w:tab w:val="left" w:pos="601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adaptively.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</w:p>
    <w:p w14:paraId="466D95E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751DC25F" w14:textId="77777777" w:rsidR="00AB2366" w:rsidRDefault="00AB2366">
      <w:pPr>
        <w:spacing w:line="200" w:lineRule="exact"/>
        <w:ind w:left="1800"/>
      </w:pPr>
    </w:p>
    <w:p w14:paraId="11B69A78" w14:textId="77777777" w:rsidR="00AB2366" w:rsidRDefault="00AB2366">
      <w:pPr>
        <w:spacing w:line="345" w:lineRule="exact"/>
        <w:ind w:left="1800"/>
      </w:pPr>
    </w:p>
    <w:p w14:paraId="2550AD0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</w:p>
    <w:p w14:paraId="230BEC85" w14:textId="77777777" w:rsidR="00AB2366" w:rsidRDefault="00AB2366">
      <w:pPr>
        <w:spacing w:line="267" w:lineRule="exact"/>
        <w:ind w:left="1800"/>
      </w:pPr>
    </w:p>
    <w:p w14:paraId="1B7D7C8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381E9165" w14:textId="77777777" w:rsidR="00AB2366" w:rsidRDefault="00AB2366">
      <w:pPr>
        <w:spacing w:line="292" w:lineRule="exact"/>
        <w:ind w:left="1800"/>
      </w:pPr>
    </w:p>
    <w:p w14:paraId="07BCA77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Maximizing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cross-correlation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</w:t>
      </w:r>
    </w:p>
    <w:p w14:paraId="6B701B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of-arrival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E37BB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abstracted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</w:p>
    <w:p w14:paraId="200E05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(3)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locationing.</w:t>
      </w:r>
    </w:p>
    <w:p w14:paraId="54FBC044" w14:textId="77777777" w:rsidR="00AB2366" w:rsidRDefault="00AB2366">
      <w:pPr>
        <w:spacing w:line="200" w:lineRule="exact"/>
        <w:ind w:left="1800"/>
      </w:pPr>
    </w:p>
    <w:p w14:paraId="590BE06C" w14:textId="77777777" w:rsidR="00AB2366" w:rsidRDefault="00AB2366">
      <w:pPr>
        <w:spacing w:line="222" w:lineRule="exact"/>
        <w:ind w:left="1800"/>
      </w:pPr>
    </w:p>
    <w:p w14:paraId="37AD626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</w:t>
      </w:r>
    </w:p>
    <w:p w14:paraId="11A4FB1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1414387" w14:textId="77777777" w:rsidR="00AB2366" w:rsidRDefault="00DB3497">
      <w:pPr>
        <w:spacing w:line="200" w:lineRule="exact"/>
        <w:ind w:left="1800"/>
      </w:pPr>
      <w:r>
        <w:lastRenderedPageBreak/>
        <w:pict w14:anchorId="4F89D5E7">
          <v:group id="_x0000_s1034" style="position:absolute;left:0;text-align:left;margin-left:89.25pt;margin-top:121.5pt;width:432.75pt;height:.75pt;z-index:251677184;mso-position-horizontal-relative:page;mso-position-vertical-relative:page" coordorigin="1785,2430" coordsize="8655,15">
            <v:shape id="_x0000_s1035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75DFEDE2">
          <v:shape id="_x0000_s1033" type="#_x0000_t75" style="position:absolute;left:0;text-align:left;margin-left:142.5pt;margin-top:140.25pt;width:324.75pt;height:109.5pt;z-index:251678208;mso-position-horizontal-relative:page;mso-position-vertical-relative:page">
            <v:imagedata r:id="rId26" o:title=""/>
            <w10:wrap anchorx="page" anchory="page"/>
          </v:shape>
        </w:pict>
      </w:r>
    </w:p>
    <w:p w14:paraId="3FC83EED" w14:textId="77777777" w:rsidR="00AB2366" w:rsidRDefault="00AB2366">
      <w:pPr>
        <w:spacing w:line="200" w:lineRule="exact"/>
        <w:ind w:left="1800"/>
      </w:pPr>
    </w:p>
    <w:p w14:paraId="0022DC60" w14:textId="77777777" w:rsidR="00AB2366" w:rsidRDefault="00AB2366">
      <w:pPr>
        <w:spacing w:line="200" w:lineRule="exact"/>
        <w:ind w:left="1800"/>
      </w:pPr>
    </w:p>
    <w:p w14:paraId="546CF862" w14:textId="77777777" w:rsidR="00AB2366" w:rsidRDefault="00AB2366">
      <w:pPr>
        <w:spacing w:line="200" w:lineRule="exact"/>
        <w:ind w:left="1800"/>
      </w:pPr>
    </w:p>
    <w:p w14:paraId="7381B991" w14:textId="77777777" w:rsidR="00AB2366" w:rsidRDefault="00AB2366">
      <w:pPr>
        <w:spacing w:line="200" w:lineRule="exact"/>
        <w:ind w:left="1800"/>
      </w:pPr>
    </w:p>
    <w:p w14:paraId="52B8E277" w14:textId="77777777" w:rsidR="00AB2366" w:rsidRDefault="00AB2366">
      <w:pPr>
        <w:spacing w:line="200" w:lineRule="exact"/>
        <w:ind w:left="1800"/>
      </w:pPr>
    </w:p>
    <w:p w14:paraId="19D4D390" w14:textId="77777777" w:rsidR="00AB2366" w:rsidRDefault="00AB2366">
      <w:pPr>
        <w:spacing w:line="200" w:lineRule="exact"/>
        <w:ind w:left="1800"/>
      </w:pPr>
    </w:p>
    <w:p w14:paraId="14C4F71C" w14:textId="77777777" w:rsidR="00AB2366" w:rsidRDefault="00AB2366">
      <w:pPr>
        <w:spacing w:line="200" w:lineRule="exact"/>
        <w:ind w:left="1800"/>
      </w:pPr>
    </w:p>
    <w:p w14:paraId="63489EB3" w14:textId="77777777" w:rsidR="00AB2366" w:rsidRDefault="00AB2366">
      <w:pPr>
        <w:spacing w:line="200" w:lineRule="exact"/>
        <w:ind w:left="1800"/>
      </w:pPr>
    </w:p>
    <w:p w14:paraId="73FD1556" w14:textId="77777777" w:rsidR="00AB2366" w:rsidRDefault="00AB2366">
      <w:pPr>
        <w:spacing w:line="388" w:lineRule="exact"/>
        <w:ind w:left="1800"/>
      </w:pPr>
    </w:p>
    <w:p w14:paraId="4F287C0D" w14:textId="77777777" w:rsidR="00AB2366" w:rsidRDefault="00C044CB">
      <w:pPr>
        <w:spacing w:line="240" w:lineRule="exact"/>
        <w:ind w:left="1804"/>
      </w:pPr>
      <w:bookmarkStart w:id="727" w:name="PageMark46"/>
      <w:bookmarkEnd w:id="72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2BE9A5" w14:textId="77777777" w:rsidR="00AB2366" w:rsidRDefault="00AB2366">
      <w:pPr>
        <w:spacing w:line="200" w:lineRule="exact"/>
        <w:ind w:left="1800"/>
      </w:pPr>
    </w:p>
    <w:p w14:paraId="32AF4080" w14:textId="77777777" w:rsidR="00AB2366" w:rsidRDefault="00AB2366">
      <w:pPr>
        <w:spacing w:line="200" w:lineRule="exact"/>
        <w:ind w:left="1800"/>
      </w:pPr>
    </w:p>
    <w:p w14:paraId="084A3503" w14:textId="77777777" w:rsidR="00AB2366" w:rsidRDefault="00AB2366">
      <w:pPr>
        <w:spacing w:line="200" w:lineRule="exact"/>
        <w:ind w:left="1800"/>
      </w:pPr>
    </w:p>
    <w:p w14:paraId="21E064A5" w14:textId="77777777" w:rsidR="00AB2366" w:rsidRDefault="00AB2366">
      <w:pPr>
        <w:spacing w:line="200" w:lineRule="exact"/>
        <w:ind w:left="1800"/>
      </w:pPr>
    </w:p>
    <w:p w14:paraId="3881DC64" w14:textId="77777777" w:rsidR="00AB2366" w:rsidRDefault="00AB2366">
      <w:pPr>
        <w:spacing w:line="200" w:lineRule="exact"/>
        <w:ind w:left="1800"/>
      </w:pPr>
    </w:p>
    <w:p w14:paraId="68F0C8FC" w14:textId="77777777" w:rsidR="00AB2366" w:rsidRDefault="00AB2366">
      <w:pPr>
        <w:spacing w:line="200" w:lineRule="exact"/>
        <w:ind w:left="1800"/>
      </w:pPr>
    </w:p>
    <w:p w14:paraId="785B5185" w14:textId="77777777" w:rsidR="00AB2366" w:rsidRDefault="00AB2366">
      <w:pPr>
        <w:spacing w:line="200" w:lineRule="exact"/>
        <w:ind w:left="1800"/>
      </w:pPr>
    </w:p>
    <w:p w14:paraId="625363AF" w14:textId="77777777" w:rsidR="00AB2366" w:rsidRDefault="00AB2366">
      <w:pPr>
        <w:spacing w:line="200" w:lineRule="exact"/>
        <w:ind w:left="1800"/>
      </w:pPr>
    </w:p>
    <w:p w14:paraId="342420E5" w14:textId="77777777" w:rsidR="00AB2366" w:rsidRDefault="00AB2366">
      <w:pPr>
        <w:spacing w:line="200" w:lineRule="exact"/>
        <w:ind w:left="1800"/>
      </w:pPr>
    </w:p>
    <w:p w14:paraId="690EAF61" w14:textId="77777777" w:rsidR="00AB2366" w:rsidRDefault="00AB2366">
      <w:pPr>
        <w:spacing w:line="200" w:lineRule="exact"/>
        <w:ind w:left="1800"/>
      </w:pPr>
    </w:p>
    <w:p w14:paraId="736B134C" w14:textId="77777777" w:rsidR="00AB2366" w:rsidRDefault="00AB2366">
      <w:pPr>
        <w:spacing w:line="200" w:lineRule="exact"/>
        <w:ind w:left="1800"/>
      </w:pPr>
    </w:p>
    <w:p w14:paraId="6DD03C7F" w14:textId="77777777" w:rsidR="00AB2366" w:rsidRDefault="00AB2366">
      <w:pPr>
        <w:spacing w:line="200" w:lineRule="exact"/>
        <w:ind w:left="1800"/>
      </w:pPr>
    </w:p>
    <w:p w14:paraId="68ADD7EF" w14:textId="77777777" w:rsidR="00AB2366" w:rsidRDefault="00AB2366">
      <w:pPr>
        <w:spacing w:line="200" w:lineRule="exact"/>
        <w:ind w:left="1800"/>
      </w:pPr>
    </w:p>
    <w:p w14:paraId="7041D924" w14:textId="77777777" w:rsidR="00AB2366" w:rsidRDefault="00AB2366">
      <w:pPr>
        <w:spacing w:line="374" w:lineRule="exact"/>
        <w:ind w:left="1800"/>
      </w:pPr>
    </w:p>
    <w:p w14:paraId="29343AC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6.4: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Histogram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bottom,</w:t>
      </w:r>
    </w:p>
    <w:p w14:paraId="53C0CD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...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trials</w:t>
      </w:r>
    </w:p>
    <w:p w14:paraId="26881C62" w14:textId="77777777" w:rsidR="00AB2366" w:rsidRDefault="00AB2366">
      <w:pPr>
        <w:spacing w:line="388" w:lineRule="exact"/>
        <w:ind w:left="1800"/>
      </w:pPr>
    </w:p>
    <w:p w14:paraId="4EB5A43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9695F7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theorem.</w:t>
      </w:r>
    </w:p>
    <w:p w14:paraId="4A804CB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investi-</w:t>
      </w:r>
    </w:p>
    <w:p w14:paraId="370D00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gated,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Now</w:t>
      </w:r>
    </w:p>
    <w:p w14:paraId="08CC68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thoerem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4C1C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A0DECC2" w14:textId="77777777" w:rsidR="00AB2366" w:rsidRDefault="00AB2366">
      <w:pPr>
        <w:spacing w:line="200" w:lineRule="exact"/>
        <w:ind w:left="1800"/>
      </w:pPr>
    </w:p>
    <w:p w14:paraId="4340925D" w14:textId="77777777" w:rsidR="00AB2366" w:rsidRDefault="00AB2366">
      <w:pPr>
        <w:spacing w:line="282" w:lineRule="exact"/>
        <w:ind w:left="1800"/>
      </w:pPr>
    </w:p>
    <w:p w14:paraId="1F3BC2F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</w:p>
    <w:p w14:paraId="52B44F82" w14:textId="77777777" w:rsidR="00AB2366" w:rsidRDefault="00AB2366">
      <w:pPr>
        <w:spacing w:line="292" w:lineRule="exact"/>
        <w:ind w:left="1800"/>
      </w:pPr>
    </w:p>
    <w:p w14:paraId="6A5B01C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extract-</w:t>
      </w:r>
    </w:p>
    <w:p w14:paraId="405FD0B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36D6B068" w14:textId="77777777" w:rsidR="00AB2366" w:rsidRDefault="00C044CB">
      <w:pPr>
        <w:tabs>
          <w:tab w:val="left" w:pos="277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isometry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property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(RIP)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in-</w:t>
      </w:r>
    </w:p>
    <w:p w14:paraId="653A5AE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ABE10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</w:p>
    <w:p w14:paraId="388EF4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nearly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F4A94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</w:t>
      </w:r>
    </w:p>
    <w:p w14:paraId="4B405842" w14:textId="77777777" w:rsidR="00AB2366" w:rsidRDefault="00C044CB">
      <w:pPr>
        <w:tabs>
          <w:tab w:val="left" w:pos="372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sentedas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tab/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y[k]v[k]h[m−k],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wheretheindex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indicatesthelowersamplingrate</w:t>
      </w:r>
    </w:p>
    <w:p w14:paraId="7E86C818" w14:textId="77777777" w:rsidR="00AB2366" w:rsidRDefault="00C044CB">
      <w:pPr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</w:p>
    <w:p w14:paraId="13B745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78E0887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demodulator’s</w:t>
      </w:r>
    </w:p>
    <w:p w14:paraId="58DF41E6" w14:textId="77777777" w:rsidR="00AB2366" w:rsidRDefault="00AB2366">
      <w:pPr>
        <w:spacing w:line="309" w:lineRule="exact"/>
        <w:ind w:left="1800"/>
      </w:pPr>
    </w:p>
    <w:p w14:paraId="07EFEF4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</w:t>
      </w:r>
    </w:p>
    <w:p w14:paraId="1ABBE8D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DF41DD" w14:textId="77777777" w:rsidR="00AB2366" w:rsidRDefault="00DB3497">
      <w:pPr>
        <w:spacing w:line="200" w:lineRule="exact"/>
        <w:ind w:left="1800"/>
      </w:pPr>
      <w:r>
        <w:lastRenderedPageBreak/>
        <w:pict w14:anchorId="2AB5F7AE">
          <v:shape id="_x0000_s1032" type="#_x0000_t75" style="position:absolute;left:0;text-align:left;margin-left:0;margin-top:0;width:595.5pt;height:842.25pt;z-index:-251637248;mso-position-horizontal-relative:page;mso-position-vertical-relative:page">
            <v:imagedata r:id="rId27" o:title=""/>
            <w10:wrap anchorx="page" anchory="page"/>
          </v:shape>
        </w:pict>
      </w:r>
    </w:p>
    <w:p w14:paraId="50EE8E01" w14:textId="77777777" w:rsidR="00AB2366" w:rsidRDefault="00AB2366">
      <w:pPr>
        <w:spacing w:line="200" w:lineRule="exact"/>
        <w:ind w:left="1800"/>
      </w:pPr>
    </w:p>
    <w:p w14:paraId="6ACAAA95" w14:textId="77777777" w:rsidR="00AB2366" w:rsidRDefault="00AB2366">
      <w:pPr>
        <w:spacing w:line="200" w:lineRule="exact"/>
        <w:ind w:left="1800"/>
      </w:pPr>
    </w:p>
    <w:p w14:paraId="7BFEF762" w14:textId="77777777" w:rsidR="00AB2366" w:rsidRDefault="00AB2366">
      <w:pPr>
        <w:spacing w:line="200" w:lineRule="exact"/>
        <w:ind w:left="1800"/>
      </w:pPr>
    </w:p>
    <w:p w14:paraId="7F65621C" w14:textId="77777777" w:rsidR="00AB2366" w:rsidRDefault="00AB2366">
      <w:pPr>
        <w:spacing w:line="200" w:lineRule="exact"/>
        <w:ind w:left="1800"/>
      </w:pPr>
    </w:p>
    <w:p w14:paraId="6F71C195" w14:textId="77777777" w:rsidR="00AB2366" w:rsidRDefault="00AB2366">
      <w:pPr>
        <w:spacing w:line="200" w:lineRule="exact"/>
        <w:ind w:left="1800"/>
      </w:pPr>
    </w:p>
    <w:p w14:paraId="7A1C633E" w14:textId="77777777" w:rsidR="00AB2366" w:rsidRDefault="00AB2366">
      <w:pPr>
        <w:spacing w:line="200" w:lineRule="exact"/>
        <w:ind w:left="1800"/>
      </w:pPr>
    </w:p>
    <w:p w14:paraId="2E1833F1" w14:textId="77777777" w:rsidR="00AB2366" w:rsidRDefault="00AB2366">
      <w:pPr>
        <w:spacing w:line="200" w:lineRule="exact"/>
        <w:ind w:left="1800"/>
      </w:pPr>
    </w:p>
    <w:p w14:paraId="718D661C" w14:textId="77777777" w:rsidR="00AB2366" w:rsidRDefault="00AB2366">
      <w:pPr>
        <w:spacing w:line="200" w:lineRule="exact"/>
        <w:ind w:left="1800"/>
      </w:pPr>
    </w:p>
    <w:p w14:paraId="58933DE6" w14:textId="77777777" w:rsidR="00AB2366" w:rsidRDefault="00AB2366">
      <w:pPr>
        <w:spacing w:line="388" w:lineRule="exact"/>
        <w:ind w:left="1800"/>
      </w:pPr>
    </w:p>
    <w:p w14:paraId="23BA98F7" w14:textId="77777777" w:rsidR="00AB2366" w:rsidRDefault="00C044CB">
      <w:pPr>
        <w:spacing w:line="240" w:lineRule="exact"/>
        <w:ind w:left="1804"/>
      </w:pPr>
      <w:bookmarkStart w:id="728" w:name="PageMark47"/>
      <w:bookmarkEnd w:id="72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488B1199" w14:textId="77777777" w:rsidR="00AB2366" w:rsidRDefault="00AB2366">
      <w:pPr>
        <w:spacing w:line="200" w:lineRule="exact"/>
        <w:ind w:left="1800"/>
      </w:pPr>
    </w:p>
    <w:p w14:paraId="1A2EFA91" w14:textId="77777777" w:rsidR="00AB2366" w:rsidRDefault="00AB2366">
      <w:pPr>
        <w:spacing w:line="200" w:lineRule="exact"/>
        <w:ind w:left="1800"/>
      </w:pPr>
    </w:p>
    <w:p w14:paraId="174F5A4E" w14:textId="77777777" w:rsidR="00AB2366" w:rsidRDefault="00AB2366">
      <w:pPr>
        <w:spacing w:line="200" w:lineRule="exact"/>
        <w:ind w:left="1800"/>
      </w:pPr>
    </w:p>
    <w:p w14:paraId="5A481CB4" w14:textId="77777777" w:rsidR="00AB2366" w:rsidRDefault="00AB2366">
      <w:pPr>
        <w:spacing w:line="200" w:lineRule="exact"/>
        <w:ind w:left="1800"/>
      </w:pPr>
    </w:p>
    <w:p w14:paraId="1B821257" w14:textId="77777777" w:rsidR="00AB2366" w:rsidRDefault="00AB2366">
      <w:pPr>
        <w:spacing w:line="200" w:lineRule="exact"/>
        <w:ind w:left="1800"/>
      </w:pPr>
    </w:p>
    <w:p w14:paraId="68064B20" w14:textId="77777777" w:rsidR="00AB2366" w:rsidRDefault="00AB2366">
      <w:pPr>
        <w:spacing w:line="200" w:lineRule="exact"/>
        <w:ind w:left="1800"/>
      </w:pPr>
    </w:p>
    <w:p w14:paraId="547CFB51" w14:textId="77777777" w:rsidR="00AB2366" w:rsidRDefault="00AB2366">
      <w:pPr>
        <w:spacing w:line="200" w:lineRule="exact"/>
        <w:ind w:left="1800"/>
      </w:pPr>
    </w:p>
    <w:p w14:paraId="59C23375" w14:textId="77777777" w:rsidR="00AB2366" w:rsidRDefault="00AB2366">
      <w:pPr>
        <w:spacing w:line="200" w:lineRule="exact"/>
        <w:ind w:left="1800"/>
      </w:pPr>
    </w:p>
    <w:p w14:paraId="0A3CF1F7" w14:textId="77777777" w:rsidR="00AB2366" w:rsidRDefault="00AB2366">
      <w:pPr>
        <w:spacing w:line="200" w:lineRule="exact"/>
        <w:ind w:left="1800"/>
      </w:pPr>
    </w:p>
    <w:p w14:paraId="5F1B37C4" w14:textId="77777777" w:rsidR="00AB2366" w:rsidRDefault="00AB2366">
      <w:pPr>
        <w:spacing w:line="200" w:lineRule="exact"/>
        <w:ind w:left="1800"/>
      </w:pPr>
    </w:p>
    <w:p w14:paraId="32374C65" w14:textId="77777777" w:rsidR="00AB2366" w:rsidRDefault="00AB2366">
      <w:pPr>
        <w:spacing w:line="200" w:lineRule="exact"/>
        <w:ind w:left="1800"/>
      </w:pPr>
    </w:p>
    <w:p w14:paraId="0E7A91A4" w14:textId="77777777" w:rsidR="00AB2366" w:rsidRDefault="00AB2366">
      <w:pPr>
        <w:spacing w:line="250" w:lineRule="exact"/>
        <w:ind w:left="1800"/>
      </w:pPr>
    </w:p>
    <w:p w14:paraId="0F31F6FB" w14:textId="77777777" w:rsidR="00AB2366" w:rsidRDefault="00C044CB">
      <w:pPr>
        <w:tabs>
          <w:tab w:val="left" w:pos="296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ADCA9B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</w:t>
      </w:r>
    </w:p>
    <w:p w14:paraId="4E67A3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multiplier</w:t>
      </w:r>
    </w:p>
    <w:p w14:paraId="78FC27C7" w14:textId="77777777" w:rsidR="00AB2366" w:rsidRDefault="00AB2366">
      <w:pPr>
        <w:spacing w:line="200" w:lineRule="exact"/>
        <w:ind w:left="1800"/>
      </w:pPr>
    </w:p>
    <w:p w14:paraId="7C8EFF84" w14:textId="77777777" w:rsidR="00AB2366" w:rsidRDefault="00AB2366">
      <w:pPr>
        <w:spacing w:line="201" w:lineRule="exact"/>
        <w:ind w:left="1800"/>
      </w:pPr>
    </w:p>
    <w:p w14:paraId="14ED5F7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7174437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144C90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pressivesenseddata.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Whenwesuccessfullyapplythistechnique,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wedonnotneedrecovery,</w:t>
      </w:r>
    </w:p>
    <w:p w14:paraId="58451D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</w:p>
    <w:p w14:paraId="6E94B4BB" w14:textId="77777777" w:rsidR="00AB2366" w:rsidRDefault="00AB2366">
      <w:pPr>
        <w:spacing w:line="200" w:lineRule="exact"/>
        <w:ind w:left="1800"/>
      </w:pPr>
    </w:p>
    <w:p w14:paraId="59E66EC8" w14:textId="77777777" w:rsidR="00AB2366" w:rsidRDefault="00AB2366">
      <w:pPr>
        <w:spacing w:line="200" w:lineRule="exact"/>
        <w:ind w:left="1800"/>
      </w:pPr>
    </w:p>
    <w:p w14:paraId="7834CA71" w14:textId="77777777" w:rsidR="00AB2366" w:rsidRDefault="00AB2366">
      <w:pPr>
        <w:spacing w:line="236" w:lineRule="exact"/>
        <w:ind w:left="1800"/>
      </w:pPr>
    </w:p>
    <w:p w14:paraId="1C473E7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74337CBE" w14:textId="77777777" w:rsidR="00AB2366" w:rsidRDefault="00AB2366">
      <w:pPr>
        <w:spacing w:line="342" w:lineRule="exact"/>
        <w:ind w:left="1800"/>
      </w:pPr>
    </w:p>
    <w:p w14:paraId="7645835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63CCF720" w14:textId="4CC02471" w:rsidR="00AB2366" w:rsidRDefault="003F077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</w:p>
    <w:p w14:paraId="493161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6880452" w14:textId="5525B056" w:rsidR="00AB2366" w:rsidRDefault="00C044CB">
      <w:pPr>
        <w:tabs>
          <w:tab w:val="left" w:pos="61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</w:p>
    <w:p w14:paraId="2B1A6B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2F8C59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3664C4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hope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52C8E14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</w:p>
    <w:p w14:paraId="7F7826F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F7B52A1" w14:textId="77777777" w:rsidR="00AB2366" w:rsidRDefault="00AB2366">
      <w:pPr>
        <w:spacing w:line="200" w:lineRule="exact"/>
        <w:ind w:left="1800"/>
      </w:pPr>
    </w:p>
    <w:p w14:paraId="791DCB38" w14:textId="77777777" w:rsidR="00AB2366" w:rsidRDefault="00AB2366">
      <w:pPr>
        <w:spacing w:line="200" w:lineRule="exact"/>
        <w:ind w:left="1800"/>
      </w:pPr>
    </w:p>
    <w:p w14:paraId="070A104B" w14:textId="77777777" w:rsidR="00AB2366" w:rsidRDefault="00AB2366">
      <w:pPr>
        <w:spacing w:line="200" w:lineRule="exact"/>
        <w:ind w:left="1800"/>
      </w:pPr>
    </w:p>
    <w:p w14:paraId="281FC4EB" w14:textId="77777777" w:rsidR="00AB2366" w:rsidRDefault="00AB2366">
      <w:pPr>
        <w:spacing w:line="200" w:lineRule="exact"/>
        <w:ind w:left="1800"/>
      </w:pPr>
    </w:p>
    <w:p w14:paraId="65D243A2" w14:textId="77777777" w:rsidR="00AB2366" w:rsidRDefault="00AB2366">
      <w:pPr>
        <w:spacing w:line="200" w:lineRule="exact"/>
        <w:ind w:left="1800"/>
      </w:pPr>
    </w:p>
    <w:p w14:paraId="4E799D01" w14:textId="77777777" w:rsidR="00AB2366" w:rsidRDefault="00AB2366">
      <w:pPr>
        <w:spacing w:line="200" w:lineRule="exact"/>
        <w:ind w:left="1800"/>
      </w:pPr>
    </w:p>
    <w:p w14:paraId="2A891292" w14:textId="77777777" w:rsidR="00AB2366" w:rsidRDefault="00AB2366">
      <w:pPr>
        <w:spacing w:line="200" w:lineRule="exact"/>
        <w:ind w:left="1800"/>
      </w:pPr>
    </w:p>
    <w:p w14:paraId="679A3165" w14:textId="77777777" w:rsidR="00AB2366" w:rsidRDefault="00AB2366">
      <w:pPr>
        <w:spacing w:line="380" w:lineRule="exact"/>
        <w:ind w:left="1800"/>
      </w:pPr>
    </w:p>
    <w:p w14:paraId="2165DF0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36</w:t>
      </w:r>
    </w:p>
    <w:p w14:paraId="5C2A32F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9F1E746" w14:textId="77777777" w:rsidR="00AB2366" w:rsidRDefault="00AB2366">
      <w:pPr>
        <w:spacing w:line="200" w:lineRule="exact"/>
        <w:ind w:left="1800"/>
      </w:pPr>
    </w:p>
    <w:p w14:paraId="30425574" w14:textId="77777777" w:rsidR="00AB2366" w:rsidRDefault="00AB2366">
      <w:pPr>
        <w:spacing w:line="200" w:lineRule="exact"/>
        <w:ind w:left="1800"/>
      </w:pPr>
    </w:p>
    <w:p w14:paraId="7BD501A1" w14:textId="77777777" w:rsidR="00AB2366" w:rsidRDefault="00AB2366">
      <w:pPr>
        <w:spacing w:line="200" w:lineRule="exact"/>
        <w:ind w:left="1800"/>
      </w:pPr>
    </w:p>
    <w:p w14:paraId="35AC6A0F" w14:textId="77777777" w:rsidR="00AB2366" w:rsidRDefault="00AB2366">
      <w:pPr>
        <w:spacing w:line="200" w:lineRule="exact"/>
        <w:ind w:left="1800"/>
      </w:pPr>
    </w:p>
    <w:p w14:paraId="326DA2EF" w14:textId="77777777" w:rsidR="00AB2366" w:rsidRDefault="00AB2366">
      <w:pPr>
        <w:spacing w:line="200" w:lineRule="exact"/>
        <w:ind w:left="1800"/>
      </w:pPr>
    </w:p>
    <w:p w14:paraId="33106A5D" w14:textId="77777777" w:rsidR="00AB2366" w:rsidRDefault="00AB2366">
      <w:pPr>
        <w:spacing w:line="200" w:lineRule="exact"/>
        <w:ind w:left="1800"/>
      </w:pPr>
    </w:p>
    <w:p w14:paraId="17CD4CD3" w14:textId="77777777" w:rsidR="00AB2366" w:rsidRDefault="00AB2366">
      <w:pPr>
        <w:spacing w:line="200" w:lineRule="exact"/>
        <w:ind w:left="1800"/>
      </w:pPr>
    </w:p>
    <w:p w14:paraId="3A0908BA" w14:textId="77777777" w:rsidR="00AB2366" w:rsidRDefault="00AB2366">
      <w:pPr>
        <w:spacing w:line="200" w:lineRule="exact"/>
        <w:ind w:left="1800"/>
      </w:pPr>
    </w:p>
    <w:p w14:paraId="07A0ABC1" w14:textId="77777777" w:rsidR="00AB2366" w:rsidRDefault="00AB2366">
      <w:pPr>
        <w:spacing w:line="200" w:lineRule="exact"/>
        <w:ind w:left="1800"/>
      </w:pPr>
    </w:p>
    <w:p w14:paraId="39E9B8F8" w14:textId="77777777" w:rsidR="00AB2366" w:rsidRDefault="00AB2366">
      <w:pPr>
        <w:spacing w:line="200" w:lineRule="exact"/>
        <w:ind w:left="1800"/>
      </w:pPr>
    </w:p>
    <w:p w14:paraId="5669E23A" w14:textId="77777777" w:rsidR="00AB2366" w:rsidRDefault="00AB2366">
      <w:pPr>
        <w:spacing w:line="200" w:lineRule="exact"/>
        <w:ind w:left="1800"/>
      </w:pPr>
    </w:p>
    <w:p w14:paraId="3718A6A2" w14:textId="77777777" w:rsidR="00AB2366" w:rsidRDefault="00AB2366">
      <w:pPr>
        <w:spacing w:line="200" w:lineRule="exact"/>
        <w:ind w:left="1800"/>
      </w:pPr>
    </w:p>
    <w:p w14:paraId="47BD6D57" w14:textId="77777777" w:rsidR="00AB2366" w:rsidRDefault="00AB2366">
      <w:pPr>
        <w:spacing w:line="200" w:lineRule="exact"/>
        <w:ind w:left="1800"/>
      </w:pPr>
    </w:p>
    <w:p w14:paraId="4918904D" w14:textId="77777777" w:rsidR="00AB2366" w:rsidRDefault="00AB2366">
      <w:pPr>
        <w:spacing w:line="200" w:lineRule="exact"/>
        <w:ind w:left="1800"/>
      </w:pPr>
    </w:p>
    <w:p w14:paraId="4E64B0D0" w14:textId="77777777" w:rsidR="00AB2366" w:rsidRDefault="00AB2366">
      <w:pPr>
        <w:spacing w:line="200" w:lineRule="exact"/>
        <w:ind w:left="1800"/>
      </w:pPr>
    </w:p>
    <w:p w14:paraId="07E00969" w14:textId="77777777" w:rsidR="00AB2366" w:rsidRDefault="00AB2366">
      <w:pPr>
        <w:spacing w:line="200" w:lineRule="exact"/>
        <w:ind w:left="1800"/>
      </w:pPr>
    </w:p>
    <w:p w14:paraId="38D5BF90" w14:textId="77777777" w:rsidR="00AB2366" w:rsidRDefault="00AB2366">
      <w:pPr>
        <w:spacing w:line="200" w:lineRule="exact"/>
        <w:ind w:left="1800"/>
      </w:pPr>
    </w:p>
    <w:p w14:paraId="7B22B68C" w14:textId="77777777" w:rsidR="00AB2366" w:rsidRDefault="00AB2366">
      <w:pPr>
        <w:spacing w:line="200" w:lineRule="exact"/>
        <w:ind w:left="1800"/>
      </w:pPr>
    </w:p>
    <w:p w14:paraId="7DC224BF" w14:textId="77777777" w:rsidR="00AB2366" w:rsidRDefault="00AB2366">
      <w:pPr>
        <w:spacing w:line="200" w:lineRule="exact"/>
        <w:ind w:left="1800"/>
      </w:pPr>
    </w:p>
    <w:p w14:paraId="1C08B863" w14:textId="77777777" w:rsidR="00AB2366" w:rsidRDefault="00AB2366">
      <w:pPr>
        <w:spacing w:line="200" w:lineRule="exact"/>
        <w:ind w:left="1800"/>
      </w:pPr>
    </w:p>
    <w:p w14:paraId="15967154" w14:textId="77777777" w:rsidR="00AB2366" w:rsidRDefault="00AB2366">
      <w:pPr>
        <w:spacing w:line="200" w:lineRule="exact"/>
        <w:ind w:left="1800"/>
      </w:pPr>
    </w:p>
    <w:p w14:paraId="4786624E" w14:textId="77777777" w:rsidR="00AB2366" w:rsidRDefault="00AB2366">
      <w:pPr>
        <w:spacing w:line="269" w:lineRule="exact"/>
        <w:ind w:left="1800"/>
      </w:pPr>
    </w:p>
    <w:p w14:paraId="09762C6C" w14:textId="77777777" w:rsidR="00AB2366" w:rsidRDefault="00C044CB">
      <w:pPr>
        <w:spacing w:line="644" w:lineRule="exact"/>
        <w:ind w:left="1800"/>
      </w:pPr>
      <w:bookmarkStart w:id="729" w:name="PageMark48"/>
      <w:bookmarkEnd w:id="729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Bibliography</w:t>
      </w:r>
    </w:p>
    <w:p w14:paraId="1592D5CC" w14:textId="77777777" w:rsidR="00AB2366" w:rsidRDefault="00AB2366">
      <w:pPr>
        <w:spacing w:line="200" w:lineRule="exact"/>
        <w:ind w:left="1800"/>
      </w:pPr>
    </w:p>
    <w:p w14:paraId="3D20AD2E" w14:textId="77777777" w:rsidR="00AB2366" w:rsidRDefault="00AB2366">
      <w:pPr>
        <w:spacing w:line="200" w:lineRule="exact"/>
        <w:ind w:left="1800"/>
      </w:pPr>
    </w:p>
    <w:p w14:paraId="29A08EC9" w14:textId="77777777" w:rsidR="00AB2366" w:rsidRDefault="00AB2366">
      <w:pPr>
        <w:spacing w:line="200" w:lineRule="exact"/>
        <w:ind w:left="1800"/>
      </w:pPr>
    </w:p>
    <w:p w14:paraId="0F927D07" w14:textId="77777777" w:rsidR="00AB2366" w:rsidRDefault="00AB2366">
      <w:pPr>
        <w:spacing w:line="240" w:lineRule="exact"/>
        <w:ind w:left="1800"/>
      </w:pPr>
    </w:p>
    <w:p w14:paraId="01D33E61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Paredes,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200CB1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</w:p>
    <w:p w14:paraId="220755A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383–395,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2007.</w:t>
      </w:r>
    </w:p>
    <w:p w14:paraId="0E6D517E" w14:textId="77777777" w:rsidR="00AB2366" w:rsidRDefault="00AB2366">
      <w:pPr>
        <w:spacing w:line="344" w:lineRule="exact"/>
        <w:ind w:left="1800"/>
      </w:pPr>
    </w:p>
    <w:p w14:paraId="12DC0B3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Cassioli,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Molisch,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1EA813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30FD340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1247–1257,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2002.</w:t>
      </w:r>
    </w:p>
    <w:p w14:paraId="7CC0DF2E" w14:textId="77777777" w:rsidR="00AB2366" w:rsidRDefault="00AB2366">
      <w:pPr>
        <w:spacing w:line="344" w:lineRule="exact"/>
        <w:ind w:left="1800"/>
      </w:pPr>
    </w:p>
    <w:p w14:paraId="0E3ED93B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Banitalebi-Dehkordi,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Abouei,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Plataniotis,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“Compressive-sampling-</w:t>
      </w:r>
    </w:p>
    <w:p w14:paraId="1C20671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Biomedical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Health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Informat-</w:t>
      </w:r>
    </w:p>
    <w:p w14:paraId="222032E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335–344,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484D9552" w14:textId="77777777" w:rsidR="00AB2366" w:rsidRDefault="00AB2366">
      <w:pPr>
        <w:spacing w:line="344" w:lineRule="exact"/>
        <w:ind w:left="1800"/>
      </w:pPr>
    </w:p>
    <w:p w14:paraId="6366369D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Kirolos,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Ragheb,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Massoud,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A1E5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2D7AF2B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Software,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Dallas/CAS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</w:p>
    <w:p w14:paraId="60BEC4D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71–74.</w:t>
      </w:r>
    </w:p>
    <w:p w14:paraId="1191CB24" w14:textId="77777777" w:rsidR="00AB2366" w:rsidRDefault="00AB2366">
      <w:pPr>
        <w:spacing w:line="344" w:lineRule="exact"/>
        <w:ind w:left="1800"/>
      </w:pPr>
    </w:p>
    <w:p w14:paraId="212ADA8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Fathy,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tdoa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040F2F17" w14:textId="77777777" w:rsidR="00AB2366" w:rsidRDefault="00C044CB">
      <w:pPr>
        <w:tabs>
          <w:tab w:val="left" w:pos="986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Symposium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(RWS),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</w:p>
    <w:p w14:paraId="558E2CF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194–197.</w:t>
      </w:r>
    </w:p>
    <w:p w14:paraId="4A60E97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EA1264" w14:textId="77777777" w:rsidR="00AB2366" w:rsidRDefault="00DB3497">
      <w:pPr>
        <w:spacing w:line="200" w:lineRule="exact"/>
        <w:ind w:left="1800"/>
      </w:pPr>
      <w:r>
        <w:lastRenderedPageBreak/>
        <w:pict w14:anchorId="21EB9C5D">
          <v:group id="_x0000_s1030" style="position:absolute;left:0;text-align:left;margin-left:89.25pt;margin-top:121.5pt;width:432.75pt;height:.75pt;z-index:251680256;mso-position-horizontal-relative:page;mso-position-vertical-relative:page" coordorigin="1785,2430" coordsize="8655,15">
            <v:shape id="_x0000_s1031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68D03FB9" w14:textId="77777777" w:rsidR="00AB2366" w:rsidRDefault="00AB2366">
      <w:pPr>
        <w:spacing w:line="200" w:lineRule="exact"/>
        <w:ind w:left="1800"/>
      </w:pPr>
    </w:p>
    <w:p w14:paraId="18297B4C" w14:textId="77777777" w:rsidR="00AB2366" w:rsidRDefault="00AB2366">
      <w:pPr>
        <w:spacing w:line="200" w:lineRule="exact"/>
        <w:ind w:left="1800"/>
      </w:pPr>
    </w:p>
    <w:p w14:paraId="0A6BC9FC" w14:textId="77777777" w:rsidR="00AB2366" w:rsidRDefault="00AB2366">
      <w:pPr>
        <w:spacing w:line="200" w:lineRule="exact"/>
        <w:ind w:left="1800"/>
      </w:pPr>
    </w:p>
    <w:p w14:paraId="643084F0" w14:textId="77777777" w:rsidR="00AB2366" w:rsidRDefault="00AB2366">
      <w:pPr>
        <w:spacing w:line="200" w:lineRule="exact"/>
        <w:ind w:left="1800"/>
      </w:pPr>
    </w:p>
    <w:p w14:paraId="3468D476" w14:textId="77777777" w:rsidR="00AB2366" w:rsidRDefault="00AB2366">
      <w:pPr>
        <w:spacing w:line="200" w:lineRule="exact"/>
        <w:ind w:left="1800"/>
      </w:pPr>
    </w:p>
    <w:p w14:paraId="34AB9493" w14:textId="77777777" w:rsidR="00AB2366" w:rsidRDefault="00AB2366">
      <w:pPr>
        <w:spacing w:line="200" w:lineRule="exact"/>
        <w:ind w:left="1800"/>
      </w:pPr>
    </w:p>
    <w:p w14:paraId="356F9FD9" w14:textId="77777777" w:rsidR="00AB2366" w:rsidRDefault="00AB2366">
      <w:pPr>
        <w:spacing w:line="200" w:lineRule="exact"/>
        <w:ind w:left="1800"/>
      </w:pPr>
    </w:p>
    <w:p w14:paraId="16541682" w14:textId="77777777" w:rsidR="00AB2366" w:rsidRDefault="00AB2366">
      <w:pPr>
        <w:spacing w:line="200" w:lineRule="exact"/>
        <w:ind w:left="1800"/>
      </w:pPr>
    </w:p>
    <w:p w14:paraId="32F0486D" w14:textId="77777777" w:rsidR="00AB2366" w:rsidRDefault="00AB2366">
      <w:pPr>
        <w:spacing w:line="388" w:lineRule="exact"/>
        <w:ind w:left="1800"/>
      </w:pPr>
    </w:p>
    <w:p w14:paraId="47175736" w14:textId="77777777" w:rsidR="00AB2366" w:rsidRDefault="00C044CB">
      <w:pPr>
        <w:spacing w:line="240" w:lineRule="exact"/>
        <w:ind w:left="1804"/>
      </w:pPr>
      <w:bookmarkStart w:id="730" w:name="PageMark49"/>
      <w:bookmarkEnd w:id="73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657995BF" w14:textId="77777777" w:rsidR="00AB2366" w:rsidRDefault="00AB2366">
      <w:pPr>
        <w:spacing w:line="200" w:lineRule="exact"/>
        <w:ind w:left="1800"/>
      </w:pPr>
    </w:p>
    <w:p w14:paraId="0472A625" w14:textId="77777777" w:rsidR="00AB2366" w:rsidRDefault="00AB2366">
      <w:pPr>
        <w:spacing w:line="202" w:lineRule="exact"/>
        <w:ind w:left="1800"/>
      </w:pPr>
    </w:p>
    <w:p w14:paraId="3D5C802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Qiu,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Sadler,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</w:t>
      </w:r>
    </w:p>
    <w:p w14:paraId="20AE3B0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ICC’09.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Inter-</w:t>
      </w:r>
    </w:p>
    <w:p w14:paraId="571B5EF9" w14:textId="77777777" w:rsidR="00AB2366" w:rsidRDefault="00C044CB">
      <w:pPr>
        <w:tabs>
          <w:tab w:val="left" w:pos="486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501751B8" w14:textId="77777777" w:rsidR="00AB2366" w:rsidRDefault="00AB2366">
      <w:pPr>
        <w:spacing w:line="343" w:lineRule="exact"/>
        <w:ind w:left="1800"/>
      </w:pPr>
    </w:p>
    <w:p w14:paraId="29A6E2D3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D’Amico,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Mengali,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Taponecco,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</w:t>
      </w:r>
    </w:p>
    <w:p w14:paraId="02589079" w14:textId="77777777" w:rsidR="00AB2366" w:rsidRDefault="00C044CB">
      <w:pPr>
        <w:tabs>
          <w:tab w:val="left" w:pos="3699"/>
          <w:tab w:val="left" w:pos="6381"/>
          <w:tab w:val="left" w:pos="8724"/>
          <w:tab w:val="left" w:pos="9463"/>
          <w:tab w:val="left" w:pos="10141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</w:p>
    <w:p w14:paraId="1AAB20F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2238–2247,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321B6CC2" w14:textId="77777777" w:rsidR="00AB2366" w:rsidRDefault="00AB2366">
      <w:pPr>
        <w:spacing w:line="343" w:lineRule="exact"/>
        <w:ind w:left="1800"/>
      </w:pPr>
    </w:p>
    <w:p w14:paraId="61282996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sub-mm</w:t>
      </w:r>
    </w:p>
    <w:p w14:paraId="5CD05AE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space–time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Process-</w:t>
      </w:r>
    </w:p>
    <w:p w14:paraId="403C099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340–354,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A49A0A1" w14:textId="77777777" w:rsidR="00AB2366" w:rsidRDefault="00AB2366">
      <w:pPr>
        <w:spacing w:line="343" w:lineRule="exact"/>
        <w:ind w:left="1800"/>
      </w:pPr>
    </w:p>
    <w:p w14:paraId="55A41D19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Tropp,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Romberg,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“Beyond</w:t>
      </w:r>
    </w:p>
    <w:p w14:paraId="13FD35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73F68A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520–544,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5436F6BE" w14:textId="77777777" w:rsidR="00AB2366" w:rsidRDefault="00AB2366">
      <w:pPr>
        <w:spacing w:line="343" w:lineRule="exact"/>
        <w:ind w:left="1800"/>
      </w:pPr>
    </w:p>
    <w:p w14:paraId="5BA4BA0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Akyildiz,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W.-Y.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Vuran,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Mohanty,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generation/dynamic</w:t>
      </w:r>
    </w:p>
    <w:p w14:paraId="5980902E" w14:textId="77777777" w:rsidR="00AB2366" w:rsidRDefault="00C044CB">
      <w:pPr>
        <w:tabs>
          <w:tab w:val="left" w:pos="740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access/cognitive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</w:p>
    <w:p w14:paraId="34280A0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2127–2159,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</w:p>
    <w:p w14:paraId="7F1690A7" w14:textId="77777777" w:rsidR="00AB2366" w:rsidRDefault="00AB2366">
      <w:pPr>
        <w:spacing w:line="343" w:lineRule="exact"/>
        <w:ind w:left="1800"/>
      </w:pPr>
    </w:p>
    <w:p w14:paraId="1FB84125" w14:textId="77777777" w:rsidR="00AB2366" w:rsidRDefault="00C044CB">
      <w:pPr>
        <w:tabs>
          <w:tab w:val="left" w:pos="2315"/>
          <w:tab w:val="left" w:pos="85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Springer,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</w:p>
    <w:p w14:paraId="7AA7E042" w14:textId="77777777" w:rsidR="00AB2366" w:rsidRDefault="00AB2366">
      <w:pPr>
        <w:spacing w:line="343" w:lineRule="exact"/>
        <w:ind w:left="1800"/>
      </w:pPr>
    </w:p>
    <w:p w14:paraId="1553508C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Urkowitz,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deterministic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Proceedings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3845B50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523–531,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1967.</w:t>
      </w:r>
    </w:p>
    <w:p w14:paraId="653F4AF3" w14:textId="77777777" w:rsidR="00AB2366" w:rsidRDefault="00AB2366">
      <w:pPr>
        <w:spacing w:line="343" w:lineRule="exact"/>
        <w:ind w:left="1800"/>
      </w:pPr>
    </w:p>
    <w:p w14:paraId="482B31F4" w14:textId="77777777" w:rsidR="00AB2366" w:rsidRDefault="00C044CB">
      <w:pPr>
        <w:tabs>
          <w:tab w:val="left" w:pos="2315"/>
          <w:tab w:val="left" w:pos="5255"/>
          <w:tab w:val="left" w:pos="8907"/>
          <w:tab w:val="left" w:pos="1004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Enserink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Cochran,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cyclostationary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3C284A23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Twenty-Eighth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Asilomar</w:t>
      </w:r>
    </w:p>
    <w:p w14:paraId="70B0FB27" w14:textId="77777777" w:rsidR="00AB2366" w:rsidRDefault="00C044CB">
      <w:pPr>
        <w:tabs>
          <w:tab w:val="left" w:pos="4666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806–810.</w:t>
      </w:r>
    </w:p>
    <w:p w14:paraId="509FEA39" w14:textId="77777777" w:rsidR="00AB2366" w:rsidRDefault="00AB2366">
      <w:pPr>
        <w:spacing w:line="343" w:lineRule="exact"/>
        <w:ind w:left="1800"/>
      </w:pPr>
    </w:p>
    <w:p w14:paraId="21E96B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Sayed,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12D351B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</w:p>
    <w:p w14:paraId="4FF38D5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1128–1140,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4D82EA1F" w14:textId="77777777" w:rsidR="00AB2366" w:rsidRDefault="00AB2366">
      <w:pPr>
        <w:spacing w:line="309" w:lineRule="exact"/>
        <w:ind w:left="1800"/>
      </w:pPr>
    </w:p>
    <w:p w14:paraId="325C901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</w:t>
      </w:r>
    </w:p>
    <w:p w14:paraId="24107A4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2ED66C" w14:textId="77777777" w:rsidR="00AB2366" w:rsidRDefault="00DB3497">
      <w:pPr>
        <w:spacing w:line="200" w:lineRule="exact"/>
        <w:ind w:left="1800"/>
      </w:pPr>
      <w:r>
        <w:lastRenderedPageBreak/>
        <w:pict w14:anchorId="66DA6091">
          <v:group id="_x0000_s1028" style="position:absolute;left:0;text-align:left;margin-left:89.25pt;margin-top:121.5pt;width:432.75pt;height:.75pt;z-index:251681280;mso-position-horizontal-relative:page;mso-position-vertical-relative:page" coordorigin="1785,2430" coordsize="8655,15">
            <v:shape id="_x0000_s1029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4AE4B9A9" w14:textId="77777777" w:rsidR="00AB2366" w:rsidRDefault="00AB2366">
      <w:pPr>
        <w:spacing w:line="200" w:lineRule="exact"/>
        <w:ind w:left="1800"/>
      </w:pPr>
    </w:p>
    <w:p w14:paraId="43B36CB9" w14:textId="77777777" w:rsidR="00AB2366" w:rsidRDefault="00AB2366">
      <w:pPr>
        <w:spacing w:line="200" w:lineRule="exact"/>
        <w:ind w:left="1800"/>
      </w:pPr>
    </w:p>
    <w:p w14:paraId="555ED75D" w14:textId="77777777" w:rsidR="00AB2366" w:rsidRDefault="00AB2366">
      <w:pPr>
        <w:spacing w:line="200" w:lineRule="exact"/>
        <w:ind w:left="1800"/>
      </w:pPr>
    </w:p>
    <w:p w14:paraId="3278E2AD" w14:textId="77777777" w:rsidR="00AB2366" w:rsidRDefault="00AB2366">
      <w:pPr>
        <w:spacing w:line="200" w:lineRule="exact"/>
        <w:ind w:left="1800"/>
      </w:pPr>
    </w:p>
    <w:p w14:paraId="629CE328" w14:textId="77777777" w:rsidR="00AB2366" w:rsidRDefault="00AB2366">
      <w:pPr>
        <w:spacing w:line="200" w:lineRule="exact"/>
        <w:ind w:left="1800"/>
      </w:pPr>
    </w:p>
    <w:p w14:paraId="37C36D58" w14:textId="77777777" w:rsidR="00AB2366" w:rsidRDefault="00AB2366">
      <w:pPr>
        <w:spacing w:line="200" w:lineRule="exact"/>
        <w:ind w:left="1800"/>
      </w:pPr>
    </w:p>
    <w:p w14:paraId="5F468D74" w14:textId="77777777" w:rsidR="00AB2366" w:rsidRDefault="00AB2366">
      <w:pPr>
        <w:spacing w:line="200" w:lineRule="exact"/>
        <w:ind w:left="1800"/>
      </w:pPr>
    </w:p>
    <w:p w14:paraId="30AD75BB" w14:textId="77777777" w:rsidR="00AB2366" w:rsidRDefault="00AB2366">
      <w:pPr>
        <w:spacing w:line="200" w:lineRule="exact"/>
        <w:ind w:left="1800"/>
      </w:pPr>
    </w:p>
    <w:p w14:paraId="098A5191" w14:textId="77777777" w:rsidR="00AB2366" w:rsidRDefault="00AB2366">
      <w:pPr>
        <w:spacing w:line="388" w:lineRule="exact"/>
        <w:ind w:left="1800"/>
      </w:pPr>
    </w:p>
    <w:p w14:paraId="1A67D7DB" w14:textId="77777777" w:rsidR="00AB2366" w:rsidRDefault="00C044CB">
      <w:pPr>
        <w:spacing w:line="240" w:lineRule="exact"/>
        <w:ind w:left="1804"/>
      </w:pPr>
      <w:bookmarkStart w:id="731" w:name="PageMark50"/>
      <w:bookmarkEnd w:id="73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1CD0BE88" w14:textId="77777777" w:rsidR="00AB2366" w:rsidRDefault="00AB2366">
      <w:pPr>
        <w:spacing w:line="200" w:lineRule="exact"/>
        <w:ind w:left="1800"/>
      </w:pPr>
    </w:p>
    <w:p w14:paraId="0F2A364F" w14:textId="77777777" w:rsidR="00AB2366" w:rsidRDefault="00AB2366">
      <w:pPr>
        <w:spacing w:line="202" w:lineRule="exact"/>
        <w:ind w:left="1800"/>
      </w:pPr>
    </w:p>
    <w:p w14:paraId="61723270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Giannakis,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505E64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Communica-</w:t>
      </w:r>
    </w:p>
    <w:p w14:paraId="7E60FC39" w14:textId="77777777" w:rsidR="00AB2366" w:rsidRDefault="00C044CB">
      <w:pPr>
        <w:tabs>
          <w:tab w:val="left" w:pos="6849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69B91868" w14:textId="77777777" w:rsidR="00AB2366" w:rsidRDefault="00AB2366">
      <w:pPr>
        <w:spacing w:line="344" w:lineRule="exact"/>
        <w:ind w:left="1800"/>
      </w:pPr>
    </w:p>
    <w:p w14:paraId="7CEA37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Farhang-Boroujeny,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06BB4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1801–1811,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</w:p>
    <w:p w14:paraId="7EF8643E" w14:textId="77777777" w:rsidR="00AB2366" w:rsidRDefault="00AB2366">
      <w:pPr>
        <w:spacing w:line="344" w:lineRule="exact"/>
        <w:ind w:left="1800"/>
      </w:pPr>
    </w:p>
    <w:p w14:paraId="1A2AA53F" w14:textId="77777777" w:rsidR="00AB2366" w:rsidRDefault="00C044CB">
      <w:pPr>
        <w:tabs>
          <w:tab w:val="left" w:pos="2315"/>
          <w:tab w:val="left" w:pos="571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Venkataramani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Bresler,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“Perfect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formulas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</w:p>
    <w:p w14:paraId="71122C2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aliasing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nonuniform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</w:p>
    <w:p w14:paraId="61343B2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2173–2183,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2000.</w:t>
      </w:r>
    </w:p>
    <w:p w14:paraId="2BCDBACE" w14:textId="77777777" w:rsidR="00AB2366" w:rsidRDefault="00AB2366">
      <w:pPr>
        <w:spacing w:line="344" w:lineRule="exact"/>
        <w:ind w:left="1800"/>
      </w:pPr>
    </w:p>
    <w:p w14:paraId="0E844B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Nallanathan,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C.-X.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045CBE9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</w:p>
    <w:p w14:paraId="75081C1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74–81,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3298C05" w14:textId="77777777" w:rsidR="00AB2366" w:rsidRDefault="00AB2366">
      <w:pPr>
        <w:spacing w:line="344" w:lineRule="exact"/>
        <w:ind w:left="1800"/>
      </w:pPr>
    </w:p>
    <w:p w14:paraId="7BED7F8B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Mishali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“Expected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rip: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Conditioning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</w:p>
    <w:p w14:paraId="6142EEA1" w14:textId="77777777" w:rsidR="00AB2366" w:rsidRDefault="00C044CB">
      <w:pPr>
        <w:tabs>
          <w:tab w:val="left" w:pos="9254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</w:p>
    <w:p w14:paraId="5FC98F7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343–347.</w:t>
      </w:r>
    </w:p>
    <w:p w14:paraId="5292E263" w14:textId="77777777" w:rsidR="00AB2366" w:rsidRDefault="00AB2366">
      <w:pPr>
        <w:spacing w:line="344" w:lineRule="exact"/>
        <w:ind w:left="1800"/>
      </w:pPr>
    </w:p>
    <w:p w14:paraId="6803D557" w14:textId="77777777" w:rsidR="00AB2366" w:rsidRDefault="00C044CB">
      <w:pPr>
        <w:tabs>
          <w:tab w:val="left" w:pos="2315"/>
          <w:tab w:val="left" w:pos="319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</w:p>
    <w:p w14:paraId="761C619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Telecommunications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GLOBECOM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9D8C8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4C9B5BED" w14:textId="77777777" w:rsidR="00AB2366" w:rsidRDefault="00AB2366">
      <w:pPr>
        <w:spacing w:line="344" w:lineRule="exact"/>
        <w:ind w:left="1800"/>
      </w:pPr>
    </w:p>
    <w:p w14:paraId="7F226092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Pandharipande,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Polo,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Leus,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wide-</w:t>
      </w:r>
    </w:p>
    <w:p w14:paraId="64DFBA3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75F7056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178–183.</w:t>
      </w:r>
    </w:p>
    <w:p w14:paraId="20980AB4" w14:textId="77777777" w:rsidR="00AB2366" w:rsidRDefault="00AB2366">
      <w:pPr>
        <w:spacing w:line="344" w:lineRule="exact"/>
        <w:ind w:left="1800"/>
      </w:pPr>
    </w:p>
    <w:p w14:paraId="03DF68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Fanzi,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coopera-</w:t>
      </w:r>
    </w:p>
    <w:p w14:paraId="2CBE3FD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Jour-</w:t>
      </w:r>
    </w:p>
    <w:p w14:paraId="19A3A99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37–48,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2011.</w:t>
      </w:r>
    </w:p>
    <w:p w14:paraId="36ACFBB0" w14:textId="77777777" w:rsidR="00AB2366" w:rsidRDefault="00AB2366">
      <w:pPr>
        <w:spacing w:line="200" w:lineRule="exact"/>
        <w:ind w:left="1800"/>
      </w:pPr>
    </w:p>
    <w:p w14:paraId="25406AE0" w14:textId="77777777" w:rsidR="00AB2366" w:rsidRDefault="00AB2366">
      <w:pPr>
        <w:spacing w:line="200" w:lineRule="exact"/>
        <w:ind w:left="1800"/>
      </w:pPr>
    </w:p>
    <w:p w14:paraId="3350E858" w14:textId="77777777" w:rsidR="00AB2366" w:rsidRDefault="00AB2366">
      <w:pPr>
        <w:spacing w:line="200" w:lineRule="exact"/>
        <w:ind w:left="1800"/>
      </w:pPr>
    </w:p>
    <w:p w14:paraId="41EE510F" w14:textId="77777777" w:rsidR="00AB2366" w:rsidRDefault="00AB2366">
      <w:pPr>
        <w:spacing w:line="337" w:lineRule="exact"/>
        <w:ind w:left="1800"/>
      </w:pPr>
    </w:p>
    <w:p w14:paraId="6EA8852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39</w:t>
      </w:r>
    </w:p>
    <w:p w14:paraId="5209787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0606AB1" w14:textId="77777777" w:rsidR="00AB2366" w:rsidRDefault="00DB3497">
      <w:pPr>
        <w:spacing w:line="200" w:lineRule="exact"/>
        <w:ind w:left="1800"/>
      </w:pPr>
      <w:r>
        <w:lastRenderedPageBreak/>
        <w:pict w14:anchorId="62B79123">
          <v:group id="_x0000_s1026" style="position:absolute;left:0;text-align:left;margin-left:89.25pt;margin-top:121.5pt;width:432.75pt;height:.75pt;z-index:251682304;mso-position-horizontal-relative:page;mso-position-vertical-relative:page" coordorigin="1785,2430" coordsize="8655,15">
            <v:shape id="_x0000_s1027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1DE9D7E1" w14:textId="77777777" w:rsidR="00AB2366" w:rsidRDefault="00AB2366">
      <w:pPr>
        <w:spacing w:line="200" w:lineRule="exact"/>
        <w:ind w:left="1800"/>
      </w:pPr>
    </w:p>
    <w:p w14:paraId="2F0B8278" w14:textId="77777777" w:rsidR="00AB2366" w:rsidRDefault="00AB2366">
      <w:pPr>
        <w:spacing w:line="200" w:lineRule="exact"/>
        <w:ind w:left="1800"/>
      </w:pPr>
    </w:p>
    <w:p w14:paraId="6799041E" w14:textId="77777777" w:rsidR="00AB2366" w:rsidRDefault="00AB2366">
      <w:pPr>
        <w:spacing w:line="200" w:lineRule="exact"/>
        <w:ind w:left="1800"/>
      </w:pPr>
    </w:p>
    <w:p w14:paraId="743FDA85" w14:textId="77777777" w:rsidR="00AB2366" w:rsidRDefault="00AB2366">
      <w:pPr>
        <w:spacing w:line="200" w:lineRule="exact"/>
        <w:ind w:left="1800"/>
      </w:pPr>
    </w:p>
    <w:p w14:paraId="50AF2889" w14:textId="77777777" w:rsidR="00AB2366" w:rsidRDefault="00AB2366">
      <w:pPr>
        <w:spacing w:line="200" w:lineRule="exact"/>
        <w:ind w:left="1800"/>
      </w:pPr>
    </w:p>
    <w:p w14:paraId="6AB2F24C" w14:textId="77777777" w:rsidR="00AB2366" w:rsidRDefault="00AB2366">
      <w:pPr>
        <w:spacing w:line="200" w:lineRule="exact"/>
        <w:ind w:left="1800"/>
      </w:pPr>
    </w:p>
    <w:p w14:paraId="6E064857" w14:textId="77777777" w:rsidR="00AB2366" w:rsidRDefault="00AB2366">
      <w:pPr>
        <w:spacing w:line="200" w:lineRule="exact"/>
        <w:ind w:left="1800"/>
      </w:pPr>
    </w:p>
    <w:p w14:paraId="02121FAE" w14:textId="77777777" w:rsidR="00AB2366" w:rsidRDefault="00AB2366">
      <w:pPr>
        <w:spacing w:line="200" w:lineRule="exact"/>
        <w:ind w:left="1800"/>
      </w:pPr>
    </w:p>
    <w:p w14:paraId="0C56033F" w14:textId="77777777" w:rsidR="00AB2366" w:rsidRDefault="00AB2366">
      <w:pPr>
        <w:spacing w:line="388" w:lineRule="exact"/>
        <w:ind w:left="1800"/>
      </w:pPr>
    </w:p>
    <w:p w14:paraId="5AC741BB" w14:textId="77777777" w:rsidR="00AB2366" w:rsidRDefault="00C044CB">
      <w:pPr>
        <w:spacing w:line="240" w:lineRule="exact"/>
        <w:ind w:left="1804"/>
      </w:pPr>
      <w:bookmarkStart w:id="732" w:name="PageMark51"/>
      <w:bookmarkEnd w:id="73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29319C76" w14:textId="77777777" w:rsidR="00AB2366" w:rsidRDefault="00AB2366">
      <w:pPr>
        <w:spacing w:line="200" w:lineRule="exact"/>
        <w:ind w:left="1800"/>
      </w:pPr>
    </w:p>
    <w:p w14:paraId="6F4C16E2" w14:textId="77777777" w:rsidR="00AB2366" w:rsidRDefault="00AB2366">
      <w:pPr>
        <w:spacing w:line="202" w:lineRule="exact"/>
        <w:ind w:left="1800"/>
      </w:pPr>
    </w:p>
    <w:p w14:paraId="5516C8E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Stinco,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Gini,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6625EF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5861FA6F" w14:textId="77777777" w:rsidR="00AB2366" w:rsidRDefault="00C044CB">
      <w:pPr>
        <w:tabs>
          <w:tab w:val="left" w:pos="5906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81–85.</w:t>
      </w:r>
    </w:p>
    <w:p w14:paraId="41D1549B" w14:textId="77777777" w:rsidR="00AB2366" w:rsidRDefault="00AB2366">
      <w:pPr>
        <w:spacing w:line="310" w:lineRule="exact"/>
        <w:ind w:left="1800"/>
      </w:pPr>
    </w:p>
    <w:p w14:paraId="16A7A7C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8DD807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249583D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445–460,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16F05EB9" w14:textId="77777777" w:rsidR="00AB2366" w:rsidRDefault="00AB2366">
      <w:pPr>
        <w:spacing w:line="310" w:lineRule="exact"/>
        <w:ind w:left="1800"/>
      </w:pPr>
    </w:p>
    <w:p w14:paraId="1E6EA3D8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Ohlsson,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Sastry,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retrieval,”</w:t>
      </w:r>
    </w:p>
    <w:p w14:paraId="159057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5D7EA43D" w14:textId="77777777" w:rsidR="00AB2366" w:rsidRDefault="00C044CB">
      <w:pPr>
        <w:tabs>
          <w:tab w:val="left" w:pos="3607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6034–6038.</w:t>
      </w:r>
    </w:p>
    <w:p w14:paraId="5E6F8F73" w14:textId="77777777" w:rsidR="00AB2366" w:rsidRDefault="00AB2366">
      <w:pPr>
        <w:spacing w:line="310" w:lineRule="exact"/>
        <w:ind w:left="1800"/>
      </w:pPr>
    </w:p>
    <w:p w14:paraId="78DF201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Magli,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ma-</w:t>
      </w:r>
    </w:p>
    <w:p w14:paraId="22DE1E9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trices,”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preprint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arXiv:1403.2835,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3E486EC8" w14:textId="77777777" w:rsidR="00AB2366" w:rsidRDefault="00AB2366">
      <w:pPr>
        <w:spacing w:line="310" w:lineRule="exact"/>
        <w:ind w:left="1800"/>
      </w:pPr>
    </w:p>
    <w:p w14:paraId="7BCEC605" w14:textId="77777777" w:rsidR="00AB2366" w:rsidRDefault="00C044CB">
      <w:pPr>
        <w:tabs>
          <w:tab w:val="left" w:pos="2315"/>
          <w:tab w:val="left" w:pos="2644"/>
          <w:tab w:val="left" w:pos="3619"/>
          <w:tab w:val="left" w:pos="3948"/>
          <w:tab w:val="left" w:pos="5213"/>
          <w:tab w:val="left" w:pos="5542"/>
          <w:tab w:val="left" w:pos="5832"/>
          <w:tab w:val="left" w:pos="6659"/>
          <w:tab w:val="left" w:pos="7100"/>
          <w:tab w:val="left" w:pos="7398"/>
          <w:tab w:val="left" w:pos="8321"/>
          <w:tab w:val="left" w:pos="9440"/>
          <w:tab w:val="left" w:pos="1025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Appaiah,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Perincherry,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Keskar,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Krishna,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8FA61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0FE31546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munication,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Control,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&amp;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(C2SPCA),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</w:p>
    <w:p w14:paraId="15B3E743" w14:textId="77777777" w:rsidR="00AB2366" w:rsidRDefault="00C044CB">
      <w:pPr>
        <w:tabs>
          <w:tab w:val="left" w:pos="5328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1–6.</w:t>
      </w:r>
    </w:p>
    <w:p w14:paraId="31BBBE19" w14:textId="77777777" w:rsidR="00AB2366" w:rsidRDefault="00AB2366">
      <w:pPr>
        <w:spacing w:line="310" w:lineRule="exact"/>
        <w:ind w:left="1800"/>
      </w:pPr>
    </w:p>
    <w:p w14:paraId="0A7886D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Kumar,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Matyjas,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“Feature-based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4CDADEE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ra-</w:t>
      </w:r>
    </w:p>
    <w:p w14:paraId="03A6C94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(GLOBECOM),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084251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1131–1136.</w:t>
      </w:r>
    </w:p>
    <w:p w14:paraId="5890F3EC" w14:textId="77777777" w:rsidR="00AB2366" w:rsidRDefault="00AB2366">
      <w:pPr>
        <w:spacing w:line="310" w:lineRule="exact"/>
        <w:ind w:left="1800"/>
      </w:pPr>
    </w:p>
    <w:p w14:paraId="4BEA808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Sharma,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Chatzinotas,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Ottersten,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7E515BB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12383674" w14:textId="77777777" w:rsidR="00AB2366" w:rsidRDefault="00C044CB">
      <w:pPr>
        <w:tabs>
          <w:tab w:val="left" w:pos="5328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1361–1366.</w:t>
      </w:r>
    </w:p>
    <w:p w14:paraId="118DB1D2" w14:textId="77777777" w:rsidR="00AB2366" w:rsidRDefault="00AB2366">
      <w:pPr>
        <w:spacing w:line="310" w:lineRule="exact"/>
        <w:ind w:left="1800"/>
      </w:pPr>
    </w:p>
    <w:p w14:paraId="03EB892E" w14:textId="77777777" w:rsidR="00AB2366" w:rsidRDefault="00C044CB">
      <w:pPr>
        <w:tabs>
          <w:tab w:val="left" w:pos="2315"/>
          <w:tab w:val="left" w:pos="2958"/>
          <w:tab w:val="left" w:pos="4399"/>
          <w:tab w:val="left" w:pos="4787"/>
          <w:tab w:val="left" w:pos="5879"/>
          <w:tab w:val="left" w:pos="6254"/>
          <w:tab w:val="left" w:pos="7280"/>
          <w:tab w:val="left" w:pos="8256"/>
          <w:tab w:val="left" w:pos="8843"/>
          <w:tab w:val="left" w:pos="94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——,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correlated</w:t>
      </w:r>
    </w:p>
    <w:p w14:paraId="7DFA4C8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(WCNC),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0657A8D3" w14:textId="77777777" w:rsidR="00AB2366" w:rsidRDefault="00C044CB">
      <w:pPr>
        <w:tabs>
          <w:tab w:val="left" w:pos="313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713–718.</w:t>
      </w:r>
    </w:p>
    <w:p w14:paraId="6BF453D5" w14:textId="77777777" w:rsidR="00AB2366" w:rsidRDefault="00AB2366">
      <w:pPr>
        <w:spacing w:line="309" w:lineRule="exact"/>
        <w:ind w:left="1800"/>
      </w:pPr>
    </w:p>
    <w:p w14:paraId="17410087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40</w:t>
      </w:r>
    </w:p>
    <w:p w14:paraId="33BDEF1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88B34F5" w14:textId="77777777" w:rsidR="00AB2366" w:rsidRDefault="00DB3497">
      <w:pPr>
        <w:spacing w:line="200" w:lineRule="exact"/>
        <w:ind w:left="1800"/>
      </w:pPr>
      <w:r>
        <w:lastRenderedPageBreak/>
        <w:pict w14:anchorId="3747CC39">
          <v:group id="_x0000_s1024" style="position:absolute;left:0;text-align:left;margin-left:89.25pt;margin-top:121.5pt;width:432.75pt;height:.75pt;z-index:251683328;mso-position-horizontal-relative:page;mso-position-vertical-relative:page" coordorigin="1785,2430" coordsize="8655,15">
            <v:shape id="_x0000_s1108" style="position:absolute;left:5370;top:7319;width:8655;height:0" coordorigin="1785,2430" coordsize="8655,15" path="m1785,2430r,l1785,2430r,l1785,2430r,l1785,2430r1,l1786,2430r1,l1788,2430r2,l1791,2430r2,l1796,2430r3,l1802,2430r4,l1810,2430r4,l1820,2430r6,l1832,2430r7,l1847,2430r8,l1865,2430r10,l1885,2430r12,l1910,2430r13,l1937,2430r16,l1969,2430r17,l2004,2430r20,l2044,2430r22,l2090,2430r24,l2139,2430r26,l2193,2430r29,l2253,2430r32,l2318,2430r35,l2389,2430r37,l2466,2430r40,l2549,2430r44,l2639,2430r48,l2736,2430r51,l2840,2430r54,l2950,2430r58,l3069,2430r62,l3195,2430r67,l3330,2430r70,l3472,2430r74,l3623,2430r78,l3782,2430r84,l3952,2430r87,l4129,2430r93,l4316,2430r99,l4514,2430r102,l4721,2430r107,l4938,2430r114,l5167,2430r117,l5405,2430r123,l5655,2430r129,l5916,2430r134,l6188,2430r141,l6472,2430r146,l6768,2430r153,l7076,2430r158,l7397,2430r165,l7730,2430r172,l8076,2430r178,l8436,2430r185,l8808,2430r193,l9195,2430r199,l9596,2430r205,l10010,2430r214,l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2F7B536D" w14:textId="77777777" w:rsidR="00AB2366" w:rsidRDefault="00AB2366">
      <w:pPr>
        <w:spacing w:line="200" w:lineRule="exact"/>
        <w:ind w:left="1800"/>
      </w:pPr>
    </w:p>
    <w:p w14:paraId="293C4DD2" w14:textId="77777777" w:rsidR="00AB2366" w:rsidRDefault="00AB2366">
      <w:pPr>
        <w:spacing w:line="200" w:lineRule="exact"/>
        <w:ind w:left="1800"/>
      </w:pPr>
    </w:p>
    <w:p w14:paraId="0982473C" w14:textId="77777777" w:rsidR="00AB2366" w:rsidRDefault="00AB2366">
      <w:pPr>
        <w:spacing w:line="200" w:lineRule="exact"/>
        <w:ind w:left="1800"/>
      </w:pPr>
    </w:p>
    <w:p w14:paraId="65F38962" w14:textId="77777777" w:rsidR="00AB2366" w:rsidRDefault="00AB2366">
      <w:pPr>
        <w:spacing w:line="200" w:lineRule="exact"/>
        <w:ind w:left="1800"/>
      </w:pPr>
    </w:p>
    <w:p w14:paraId="4AEA6478" w14:textId="77777777" w:rsidR="00AB2366" w:rsidRDefault="00AB2366">
      <w:pPr>
        <w:spacing w:line="200" w:lineRule="exact"/>
        <w:ind w:left="1800"/>
      </w:pPr>
    </w:p>
    <w:p w14:paraId="1D1D30B4" w14:textId="77777777" w:rsidR="00AB2366" w:rsidRDefault="00AB2366">
      <w:pPr>
        <w:spacing w:line="200" w:lineRule="exact"/>
        <w:ind w:left="1800"/>
      </w:pPr>
    </w:p>
    <w:p w14:paraId="03E22C75" w14:textId="77777777" w:rsidR="00AB2366" w:rsidRDefault="00AB2366">
      <w:pPr>
        <w:spacing w:line="200" w:lineRule="exact"/>
        <w:ind w:left="1800"/>
      </w:pPr>
    </w:p>
    <w:p w14:paraId="16D0276C" w14:textId="77777777" w:rsidR="00AB2366" w:rsidRDefault="00AB2366">
      <w:pPr>
        <w:spacing w:line="200" w:lineRule="exact"/>
        <w:ind w:left="1800"/>
      </w:pPr>
    </w:p>
    <w:p w14:paraId="4A852670" w14:textId="77777777" w:rsidR="00AB2366" w:rsidRDefault="00AB2366">
      <w:pPr>
        <w:spacing w:line="388" w:lineRule="exact"/>
        <w:ind w:left="1800"/>
      </w:pPr>
    </w:p>
    <w:p w14:paraId="7120661C" w14:textId="77777777" w:rsidR="00AB2366" w:rsidRDefault="00C044CB">
      <w:pPr>
        <w:spacing w:line="240" w:lineRule="exact"/>
        <w:ind w:left="1804"/>
      </w:pPr>
      <w:bookmarkStart w:id="733" w:name="PageMark52"/>
      <w:bookmarkEnd w:id="73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02FA2EB2" w14:textId="77777777" w:rsidR="00AB2366" w:rsidRDefault="00AB2366">
      <w:pPr>
        <w:spacing w:line="200" w:lineRule="exact"/>
        <w:ind w:left="1800"/>
      </w:pPr>
    </w:p>
    <w:p w14:paraId="52DE1324" w14:textId="77777777" w:rsidR="00AB2366" w:rsidRDefault="00AB2366">
      <w:pPr>
        <w:spacing w:line="202" w:lineRule="exact"/>
        <w:ind w:left="1800"/>
      </w:pPr>
    </w:p>
    <w:p w14:paraId="2C9139E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Schnelle,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Slavinsky,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Bara-</w:t>
      </w:r>
    </w:p>
    <w:p w14:paraId="5A680E8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</w:p>
    <w:p w14:paraId="6501BA7D" w14:textId="77777777" w:rsidR="00AB2366" w:rsidRDefault="00C044CB">
      <w:pPr>
        <w:tabs>
          <w:tab w:val="left" w:pos="749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2885–2888.</w:t>
      </w:r>
    </w:p>
    <w:p w14:paraId="0E5C33C4" w14:textId="77777777" w:rsidR="00AB2366" w:rsidRDefault="00AB2366">
      <w:pPr>
        <w:spacing w:line="200" w:lineRule="exact"/>
        <w:ind w:left="1800"/>
      </w:pPr>
    </w:p>
    <w:p w14:paraId="023A9E54" w14:textId="77777777" w:rsidR="00AB2366" w:rsidRDefault="00AB2366">
      <w:pPr>
        <w:spacing w:line="200" w:lineRule="exact"/>
        <w:ind w:left="1800"/>
      </w:pPr>
    </w:p>
    <w:p w14:paraId="1DD8B1DE" w14:textId="77777777" w:rsidR="00AB2366" w:rsidRDefault="00AB2366">
      <w:pPr>
        <w:spacing w:line="200" w:lineRule="exact"/>
        <w:ind w:left="1800"/>
      </w:pPr>
    </w:p>
    <w:p w14:paraId="1D2C51B8" w14:textId="77777777" w:rsidR="00AB2366" w:rsidRDefault="00AB2366">
      <w:pPr>
        <w:spacing w:line="200" w:lineRule="exact"/>
        <w:ind w:left="1800"/>
      </w:pPr>
    </w:p>
    <w:p w14:paraId="4847AF93" w14:textId="77777777" w:rsidR="00AB2366" w:rsidRDefault="00AB2366">
      <w:pPr>
        <w:spacing w:line="200" w:lineRule="exact"/>
        <w:ind w:left="1800"/>
      </w:pPr>
    </w:p>
    <w:p w14:paraId="012768EE" w14:textId="77777777" w:rsidR="00AB2366" w:rsidRDefault="00AB2366">
      <w:pPr>
        <w:spacing w:line="200" w:lineRule="exact"/>
        <w:ind w:left="1800"/>
      </w:pPr>
    </w:p>
    <w:p w14:paraId="5FF133B9" w14:textId="77777777" w:rsidR="00AB2366" w:rsidRDefault="00AB2366">
      <w:pPr>
        <w:spacing w:line="200" w:lineRule="exact"/>
        <w:ind w:left="1800"/>
      </w:pPr>
    </w:p>
    <w:p w14:paraId="435A2211" w14:textId="77777777" w:rsidR="00AB2366" w:rsidRDefault="00AB2366">
      <w:pPr>
        <w:spacing w:line="200" w:lineRule="exact"/>
        <w:ind w:left="1800"/>
      </w:pPr>
    </w:p>
    <w:p w14:paraId="73D9ADA8" w14:textId="77777777" w:rsidR="00AB2366" w:rsidRDefault="00AB2366">
      <w:pPr>
        <w:spacing w:line="200" w:lineRule="exact"/>
        <w:ind w:left="1800"/>
      </w:pPr>
    </w:p>
    <w:p w14:paraId="00E7EAD0" w14:textId="77777777" w:rsidR="00AB2366" w:rsidRDefault="00AB2366">
      <w:pPr>
        <w:spacing w:line="200" w:lineRule="exact"/>
        <w:ind w:left="1800"/>
      </w:pPr>
    </w:p>
    <w:p w14:paraId="5C27ECE0" w14:textId="77777777" w:rsidR="00AB2366" w:rsidRDefault="00AB2366">
      <w:pPr>
        <w:spacing w:line="200" w:lineRule="exact"/>
        <w:ind w:left="1800"/>
      </w:pPr>
    </w:p>
    <w:p w14:paraId="02B739E0" w14:textId="77777777" w:rsidR="00AB2366" w:rsidRDefault="00AB2366">
      <w:pPr>
        <w:spacing w:line="200" w:lineRule="exact"/>
        <w:ind w:left="1800"/>
      </w:pPr>
    </w:p>
    <w:p w14:paraId="4A3405EA" w14:textId="77777777" w:rsidR="00AB2366" w:rsidRDefault="00AB2366">
      <w:pPr>
        <w:spacing w:line="200" w:lineRule="exact"/>
        <w:ind w:left="1800"/>
      </w:pPr>
    </w:p>
    <w:p w14:paraId="48D3BD0C" w14:textId="77777777" w:rsidR="00AB2366" w:rsidRDefault="00AB2366">
      <w:pPr>
        <w:spacing w:line="200" w:lineRule="exact"/>
        <w:ind w:left="1800"/>
      </w:pPr>
    </w:p>
    <w:p w14:paraId="7E085A6F" w14:textId="77777777" w:rsidR="00AB2366" w:rsidRDefault="00AB2366">
      <w:pPr>
        <w:spacing w:line="200" w:lineRule="exact"/>
        <w:ind w:left="1800"/>
      </w:pPr>
    </w:p>
    <w:p w14:paraId="218255CD" w14:textId="77777777" w:rsidR="00AB2366" w:rsidRDefault="00AB2366">
      <w:pPr>
        <w:spacing w:line="200" w:lineRule="exact"/>
        <w:ind w:left="1800"/>
      </w:pPr>
    </w:p>
    <w:p w14:paraId="20226E85" w14:textId="77777777" w:rsidR="00AB2366" w:rsidRDefault="00AB2366">
      <w:pPr>
        <w:spacing w:line="200" w:lineRule="exact"/>
        <w:ind w:left="1800"/>
      </w:pPr>
    </w:p>
    <w:p w14:paraId="63F69E02" w14:textId="77777777" w:rsidR="00AB2366" w:rsidRDefault="00AB2366">
      <w:pPr>
        <w:spacing w:line="200" w:lineRule="exact"/>
        <w:ind w:left="1800"/>
      </w:pPr>
    </w:p>
    <w:p w14:paraId="0718ADB0" w14:textId="77777777" w:rsidR="00AB2366" w:rsidRDefault="00AB2366">
      <w:pPr>
        <w:spacing w:line="200" w:lineRule="exact"/>
        <w:ind w:left="1800"/>
      </w:pPr>
    </w:p>
    <w:p w14:paraId="58CBEF2F" w14:textId="77777777" w:rsidR="00AB2366" w:rsidRDefault="00AB2366">
      <w:pPr>
        <w:spacing w:line="200" w:lineRule="exact"/>
        <w:ind w:left="1800"/>
      </w:pPr>
    </w:p>
    <w:p w14:paraId="22A3CB66" w14:textId="77777777" w:rsidR="00AB2366" w:rsidRDefault="00AB2366">
      <w:pPr>
        <w:spacing w:line="200" w:lineRule="exact"/>
        <w:ind w:left="1800"/>
      </w:pPr>
    </w:p>
    <w:p w14:paraId="00BEBC0F" w14:textId="77777777" w:rsidR="00AB2366" w:rsidRDefault="00AB2366">
      <w:pPr>
        <w:spacing w:line="200" w:lineRule="exact"/>
        <w:ind w:left="1800"/>
      </w:pPr>
    </w:p>
    <w:p w14:paraId="3041412D" w14:textId="77777777" w:rsidR="00AB2366" w:rsidRDefault="00AB2366">
      <w:pPr>
        <w:spacing w:line="200" w:lineRule="exact"/>
        <w:ind w:left="1800"/>
      </w:pPr>
    </w:p>
    <w:p w14:paraId="526E17E4" w14:textId="77777777" w:rsidR="00AB2366" w:rsidRDefault="00AB2366">
      <w:pPr>
        <w:spacing w:line="200" w:lineRule="exact"/>
        <w:ind w:left="1800"/>
      </w:pPr>
    </w:p>
    <w:p w14:paraId="6497622D" w14:textId="77777777" w:rsidR="00AB2366" w:rsidRDefault="00AB2366">
      <w:pPr>
        <w:spacing w:line="200" w:lineRule="exact"/>
        <w:ind w:left="1800"/>
      </w:pPr>
    </w:p>
    <w:p w14:paraId="1E9E4080" w14:textId="77777777" w:rsidR="00AB2366" w:rsidRDefault="00AB2366">
      <w:pPr>
        <w:spacing w:line="200" w:lineRule="exact"/>
        <w:ind w:left="1800"/>
      </w:pPr>
    </w:p>
    <w:p w14:paraId="381D3469" w14:textId="77777777" w:rsidR="00AB2366" w:rsidRDefault="00AB2366">
      <w:pPr>
        <w:spacing w:line="200" w:lineRule="exact"/>
        <w:ind w:left="1800"/>
      </w:pPr>
    </w:p>
    <w:p w14:paraId="537065AD" w14:textId="77777777" w:rsidR="00AB2366" w:rsidRDefault="00AB2366">
      <w:pPr>
        <w:spacing w:line="200" w:lineRule="exact"/>
        <w:ind w:left="1800"/>
      </w:pPr>
    </w:p>
    <w:p w14:paraId="19F98D45" w14:textId="77777777" w:rsidR="00AB2366" w:rsidRDefault="00AB2366">
      <w:pPr>
        <w:spacing w:line="200" w:lineRule="exact"/>
        <w:ind w:left="1800"/>
      </w:pPr>
    </w:p>
    <w:p w14:paraId="15AD475E" w14:textId="77777777" w:rsidR="00AB2366" w:rsidRDefault="00AB2366">
      <w:pPr>
        <w:spacing w:line="200" w:lineRule="exact"/>
        <w:ind w:left="1800"/>
      </w:pPr>
    </w:p>
    <w:p w14:paraId="33979693" w14:textId="77777777" w:rsidR="00AB2366" w:rsidRDefault="00AB2366">
      <w:pPr>
        <w:spacing w:line="200" w:lineRule="exact"/>
        <w:ind w:left="1800"/>
      </w:pPr>
    </w:p>
    <w:p w14:paraId="59784C6F" w14:textId="77777777" w:rsidR="00AB2366" w:rsidRDefault="00AB2366">
      <w:pPr>
        <w:spacing w:line="200" w:lineRule="exact"/>
        <w:ind w:left="1800"/>
      </w:pPr>
    </w:p>
    <w:p w14:paraId="77191FA7" w14:textId="77777777" w:rsidR="00AB2366" w:rsidRDefault="00AB2366">
      <w:pPr>
        <w:spacing w:line="200" w:lineRule="exact"/>
        <w:ind w:left="1800"/>
      </w:pPr>
    </w:p>
    <w:p w14:paraId="19E04800" w14:textId="77777777" w:rsidR="00AB2366" w:rsidRDefault="00AB2366">
      <w:pPr>
        <w:spacing w:line="200" w:lineRule="exact"/>
        <w:ind w:left="1800"/>
      </w:pPr>
    </w:p>
    <w:p w14:paraId="4C36E511" w14:textId="77777777" w:rsidR="00AB2366" w:rsidRDefault="00AB2366">
      <w:pPr>
        <w:spacing w:line="200" w:lineRule="exact"/>
        <w:ind w:left="1800"/>
      </w:pPr>
    </w:p>
    <w:p w14:paraId="70FE9870" w14:textId="77777777" w:rsidR="00AB2366" w:rsidRDefault="00AB2366">
      <w:pPr>
        <w:spacing w:line="200" w:lineRule="exact"/>
        <w:ind w:left="1800"/>
      </w:pPr>
    </w:p>
    <w:p w14:paraId="722AE3AA" w14:textId="77777777" w:rsidR="00AB2366" w:rsidRDefault="00AB2366">
      <w:pPr>
        <w:spacing w:line="200" w:lineRule="exact"/>
        <w:ind w:left="1800"/>
      </w:pPr>
    </w:p>
    <w:p w14:paraId="726CEF02" w14:textId="77777777" w:rsidR="00AB2366" w:rsidRDefault="00AB2366">
      <w:pPr>
        <w:spacing w:line="200" w:lineRule="exact"/>
        <w:ind w:left="1800"/>
      </w:pPr>
    </w:p>
    <w:p w14:paraId="581A227A" w14:textId="77777777" w:rsidR="00AB2366" w:rsidRDefault="00AB2366">
      <w:pPr>
        <w:spacing w:line="200" w:lineRule="exact"/>
        <w:ind w:left="1800"/>
      </w:pPr>
    </w:p>
    <w:p w14:paraId="7DA97ACF" w14:textId="77777777" w:rsidR="00AB2366" w:rsidRDefault="00AB2366">
      <w:pPr>
        <w:spacing w:line="200" w:lineRule="exact"/>
        <w:ind w:left="1800"/>
      </w:pPr>
    </w:p>
    <w:p w14:paraId="69D944E4" w14:textId="77777777" w:rsidR="00AB2366" w:rsidRDefault="00AB2366">
      <w:pPr>
        <w:spacing w:line="200" w:lineRule="exact"/>
        <w:ind w:left="1800"/>
      </w:pPr>
    </w:p>
    <w:p w14:paraId="4F34DC08" w14:textId="77777777" w:rsidR="00AB2366" w:rsidRDefault="00AB2366">
      <w:pPr>
        <w:spacing w:line="200" w:lineRule="exact"/>
        <w:ind w:left="1800"/>
      </w:pPr>
    </w:p>
    <w:p w14:paraId="39EA0CC0" w14:textId="77777777" w:rsidR="00AB2366" w:rsidRDefault="00AB2366">
      <w:pPr>
        <w:spacing w:line="200" w:lineRule="exact"/>
        <w:ind w:left="1800"/>
      </w:pPr>
    </w:p>
    <w:p w14:paraId="62F80687" w14:textId="77777777" w:rsidR="00AB2366" w:rsidRDefault="00AB2366">
      <w:pPr>
        <w:spacing w:line="200" w:lineRule="exact"/>
        <w:ind w:left="1800"/>
      </w:pPr>
    </w:p>
    <w:p w14:paraId="601F4EA5" w14:textId="77777777" w:rsidR="00AB2366" w:rsidRDefault="00AB2366">
      <w:pPr>
        <w:spacing w:line="200" w:lineRule="exact"/>
        <w:ind w:left="1800"/>
      </w:pPr>
    </w:p>
    <w:p w14:paraId="2C18F579" w14:textId="77777777" w:rsidR="00AB2366" w:rsidRDefault="00AB2366">
      <w:pPr>
        <w:spacing w:line="200" w:lineRule="exact"/>
        <w:ind w:left="1800"/>
      </w:pPr>
    </w:p>
    <w:p w14:paraId="548DDB27" w14:textId="77777777" w:rsidR="00AB2366" w:rsidRDefault="00AB2366">
      <w:pPr>
        <w:spacing w:line="200" w:lineRule="exact"/>
        <w:ind w:left="1800"/>
      </w:pPr>
    </w:p>
    <w:p w14:paraId="611D49D9" w14:textId="77777777" w:rsidR="00AB2366" w:rsidRDefault="00AB2366">
      <w:pPr>
        <w:spacing w:line="200" w:lineRule="exact"/>
        <w:ind w:left="1800"/>
      </w:pPr>
    </w:p>
    <w:p w14:paraId="3BA6EC23" w14:textId="77777777" w:rsidR="00AB2366" w:rsidRDefault="00AB2366">
      <w:pPr>
        <w:spacing w:line="200" w:lineRule="exact"/>
        <w:ind w:left="1800"/>
      </w:pPr>
    </w:p>
    <w:p w14:paraId="0DBDE08C" w14:textId="77777777" w:rsidR="00AB2366" w:rsidRDefault="00AB2366">
      <w:pPr>
        <w:spacing w:line="200" w:lineRule="exact"/>
        <w:ind w:left="1800"/>
      </w:pPr>
    </w:p>
    <w:p w14:paraId="485C0891" w14:textId="77777777" w:rsidR="00AB2366" w:rsidRDefault="00AB2366">
      <w:pPr>
        <w:spacing w:line="200" w:lineRule="exact"/>
        <w:ind w:left="1800"/>
      </w:pPr>
    </w:p>
    <w:p w14:paraId="0DC174E0" w14:textId="77777777" w:rsidR="00AB2366" w:rsidRDefault="00AB2366">
      <w:pPr>
        <w:spacing w:line="200" w:lineRule="exact"/>
        <w:ind w:left="1800"/>
      </w:pPr>
    </w:p>
    <w:p w14:paraId="51AD72D1" w14:textId="77777777" w:rsidR="00AB2366" w:rsidRDefault="00AB2366">
      <w:pPr>
        <w:spacing w:line="200" w:lineRule="exact"/>
        <w:ind w:left="1800"/>
      </w:pPr>
    </w:p>
    <w:p w14:paraId="061A93AC" w14:textId="77777777" w:rsidR="00AB2366" w:rsidRDefault="00AB2366">
      <w:pPr>
        <w:spacing w:line="399" w:lineRule="exact"/>
        <w:ind w:left="1800"/>
      </w:pPr>
    </w:p>
    <w:p w14:paraId="449FD57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41</w:t>
      </w:r>
    </w:p>
    <w:sectPr w:rsidR="00AB2366">
      <w:pgSz w:w="11905" w:h="16837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F27D1C" w14:textId="77777777" w:rsidR="00DD4BC9" w:rsidRDefault="00DD4BC9">
      <w:r>
        <w:separator/>
      </w:r>
    </w:p>
  </w:endnote>
  <w:endnote w:type="continuationSeparator" w:id="0">
    <w:p w14:paraId="3D59D04C" w14:textId="77777777" w:rsidR="00DD4BC9" w:rsidRDefault="00DD4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Lucida Sans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5FFAEE" w14:textId="77777777" w:rsidR="00DD4BC9" w:rsidRDefault="00DD4BC9">
      <w:r>
        <w:separator/>
      </w:r>
    </w:p>
  </w:footnote>
  <w:footnote w:type="continuationSeparator" w:id="0">
    <w:p w14:paraId="0A97BAB3" w14:textId="77777777" w:rsidR="00DD4BC9" w:rsidRDefault="00DD4B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0332A"/>
    <w:rsid w:val="000E5CA0"/>
    <w:rsid w:val="002F2A3C"/>
    <w:rsid w:val="003137C1"/>
    <w:rsid w:val="00325E2F"/>
    <w:rsid w:val="003F077B"/>
    <w:rsid w:val="005E2EA2"/>
    <w:rsid w:val="00671466"/>
    <w:rsid w:val="006C5C3A"/>
    <w:rsid w:val="0076707E"/>
    <w:rsid w:val="007F1C1F"/>
    <w:rsid w:val="00801936"/>
    <w:rsid w:val="0086489E"/>
    <w:rsid w:val="00926858"/>
    <w:rsid w:val="009C5FD1"/>
    <w:rsid w:val="00A00C8A"/>
    <w:rsid w:val="00A970D0"/>
    <w:rsid w:val="00AA32CD"/>
    <w:rsid w:val="00AB2366"/>
    <w:rsid w:val="00AC01F6"/>
    <w:rsid w:val="00AC4811"/>
    <w:rsid w:val="00AD562D"/>
    <w:rsid w:val="00B828A6"/>
    <w:rsid w:val="00BB77DC"/>
    <w:rsid w:val="00BE16CC"/>
    <w:rsid w:val="00BE3C3F"/>
    <w:rsid w:val="00BF488A"/>
    <w:rsid w:val="00C044CB"/>
    <w:rsid w:val="00C32A95"/>
    <w:rsid w:val="00C95047"/>
    <w:rsid w:val="00D5712D"/>
    <w:rsid w:val="00DB3497"/>
    <w:rsid w:val="00DD4BC9"/>
    <w:rsid w:val="00EA0AD7"/>
    <w:rsid w:val="00F1584B"/>
    <w:rsid w:val="00F21F54"/>
    <w:rsid w:val="00F7070C"/>
    <w:rsid w:val="00FB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47AE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59</Pages>
  <Words>9673</Words>
  <Characters>55138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NTU</Company>
  <LinksUpToDate>false</LinksUpToDate>
  <CharactersWithSpaces>64682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Lighten PDF to Word Converter</dc:creator>
  <cp:lastModifiedBy>Exam</cp:lastModifiedBy>
  <cp:revision>17</cp:revision>
  <dcterms:created xsi:type="dcterms:W3CDTF">2015-03-02T08:20:00Z</dcterms:created>
  <dcterms:modified xsi:type="dcterms:W3CDTF">2015-03-02T18:15:00Z</dcterms:modified>
</cp:coreProperties>
</file>