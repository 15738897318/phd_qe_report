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body>
    <w:p w14:paraId="49C0580B" w14:textId="77777777" w:rsidR="00AB2366" w:rsidRDefault="006E3BC1">
      <w:pPr>
        <w:spacing w:line="200" w:lineRule="exact"/>
        <w:ind w:left="2424"/>
      </w:pPr>
      <w:r>
        <w:pict w14:anchorId="42CE42D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7" type="#_x0000_t75" style="position:absolute;left:0;text-align:left;margin-left:241.5pt;margin-top:246.75pt;width:129pt;height:164.25pt;z-index:251632128;mso-position-horizontal-relative:page;mso-position-vertical-relative:page">
            <v:imagedata r:id="rId8" o:title=""/>
            <w10:wrap anchorx="page" anchory="page"/>
          </v:shape>
        </w:pict>
      </w:r>
    </w:p>
    <w:p w14:paraId="72FE7F07" w14:textId="77777777" w:rsidR="00AB2366" w:rsidRDefault="00AB2366">
      <w:pPr>
        <w:spacing w:line="200" w:lineRule="exact"/>
        <w:ind w:left="2424"/>
      </w:pPr>
    </w:p>
    <w:p w14:paraId="285C1200" w14:textId="77777777" w:rsidR="00AB2366" w:rsidRDefault="00AB2366">
      <w:pPr>
        <w:spacing w:line="200" w:lineRule="exact"/>
        <w:ind w:left="2424"/>
      </w:pPr>
    </w:p>
    <w:p w14:paraId="6F2B578C" w14:textId="77777777" w:rsidR="00AB2366" w:rsidRDefault="00AB2366">
      <w:pPr>
        <w:spacing w:line="200" w:lineRule="exact"/>
        <w:ind w:left="2424"/>
      </w:pPr>
    </w:p>
    <w:p w14:paraId="6CCA95FC" w14:textId="77777777" w:rsidR="00AB2366" w:rsidRDefault="00AB2366">
      <w:pPr>
        <w:spacing w:line="200" w:lineRule="exact"/>
        <w:ind w:left="2424"/>
      </w:pPr>
    </w:p>
    <w:p w14:paraId="32E8D5C4" w14:textId="77777777" w:rsidR="00AB2366" w:rsidRDefault="00AB2366">
      <w:pPr>
        <w:spacing w:line="200" w:lineRule="exact"/>
        <w:ind w:left="2424"/>
      </w:pPr>
    </w:p>
    <w:p w14:paraId="295D855D" w14:textId="77777777" w:rsidR="00AB2366" w:rsidRDefault="00AB2366">
      <w:pPr>
        <w:spacing w:line="200" w:lineRule="exact"/>
        <w:ind w:left="2424"/>
      </w:pPr>
    </w:p>
    <w:p w14:paraId="03D20D5E" w14:textId="77777777" w:rsidR="00AB2366" w:rsidRDefault="00AB2366">
      <w:pPr>
        <w:spacing w:line="200" w:lineRule="exact"/>
        <w:ind w:left="2424"/>
      </w:pPr>
    </w:p>
    <w:p w14:paraId="2C5774B0" w14:textId="77777777" w:rsidR="00AB2366" w:rsidRDefault="00AB2366">
      <w:pPr>
        <w:spacing w:line="200" w:lineRule="exact"/>
        <w:ind w:left="2424"/>
      </w:pPr>
    </w:p>
    <w:p w14:paraId="32245DDA" w14:textId="77777777" w:rsidR="00AB2366" w:rsidRDefault="00AB2366">
      <w:pPr>
        <w:spacing w:line="200" w:lineRule="exact"/>
        <w:ind w:left="2424"/>
      </w:pPr>
    </w:p>
    <w:p w14:paraId="38314CD6" w14:textId="77777777" w:rsidR="00AB2366" w:rsidRDefault="00AB2366">
      <w:pPr>
        <w:spacing w:line="200" w:lineRule="exact"/>
        <w:ind w:left="2424"/>
      </w:pPr>
    </w:p>
    <w:p w14:paraId="565D8302" w14:textId="77777777" w:rsidR="00AB2366" w:rsidRDefault="00AB2366">
      <w:pPr>
        <w:spacing w:line="200" w:lineRule="exact"/>
        <w:ind w:left="2424"/>
      </w:pPr>
    </w:p>
    <w:p w14:paraId="5C77D8B0" w14:textId="77777777" w:rsidR="00AB2366" w:rsidRDefault="00AB2366">
      <w:pPr>
        <w:spacing w:line="385" w:lineRule="exact"/>
        <w:ind w:left="2424"/>
      </w:pPr>
    </w:p>
    <w:p w14:paraId="7CC0C687" w14:textId="77777777" w:rsidR="00AB2366" w:rsidRDefault="00C044CB">
      <w:pPr>
        <w:spacing w:line="537" w:lineRule="exact"/>
        <w:ind w:left="2424"/>
      </w:pPr>
      <w:bookmarkStart w:id="0" w:name="PageMark1"/>
      <w:bookmarkEnd w:id="0"/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Compressed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Sensing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for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Wideband</w:t>
      </w:r>
      <w:r>
        <w:rPr>
          <w:rFonts w:ascii="Times New Roman" w:eastAsia="Times New Roman" w:hAnsi="Times New Roman" w:cs="Times New Roman"/>
          <w:sz w:val="41"/>
          <w:szCs w:val="41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Signal</w:t>
      </w:r>
    </w:p>
    <w:p w14:paraId="0A8D2D25" w14:textId="77777777" w:rsidR="00AB2366" w:rsidRDefault="00AB2366">
      <w:pPr>
        <w:spacing w:line="209" w:lineRule="exact"/>
        <w:ind w:left="2424"/>
      </w:pPr>
    </w:p>
    <w:p w14:paraId="6509A0E8" w14:textId="77777777" w:rsidR="00AB2366" w:rsidRDefault="00C044CB">
      <w:pPr>
        <w:spacing w:line="537" w:lineRule="exact"/>
        <w:ind w:left="5182"/>
      </w:pPr>
      <w:r>
        <w:rPr>
          <w:rFonts w:ascii="Times New Roman" w:eastAsia="Times New Roman" w:hAnsi="Times New Roman" w:cs="Times New Roman"/>
          <w:color w:val="000000"/>
          <w:sz w:val="41"/>
          <w:szCs w:val="41"/>
        </w:rPr>
        <w:t>Processing</w:t>
      </w:r>
    </w:p>
    <w:p w14:paraId="3D6ED486" w14:textId="77777777" w:rsidR="00AB2366" w:rsidRDefault="00AB2366">
      <w:pPr>
        <w:spacing w:line="200" w:lineRule="exact"/>
        <w:ind w:left="2424"/>
      </w:pPr>
    </w:p>
    <w:p w14:paraId="5FDBF643" w14:textId="77777777" w:rsidR="00AB2366" w:rsidRDefault="00AB2366">
      <w:pPr>
        <w:spacing w:line="200" w:lineRule="exact"/>
        <w:ind w:left="2424"/>
      </w:pPr>
    </w:p>
    <w:p w14:paraId="14836386" w14:textId="77777777" w:rsidR="00AB2366" w:rsidRDefault="00AB2366">
      <w:pPr>
        <w:spacing w:line="200" w:lineRule="exact"/>
        <w:ind w:left="2424"/>
      </w:pPr>
    </w:p>
    <w:p w14:paraId="0F8DD6D6" w14:textId="77777777" w:rsidR="00AB2366" w:rsidRDefault="00AB2366">
      <w:pPr>
        <w:spacing w:line="200" w:lineRule="exact"/>
        <w:ind w:left="2424"/>
      </w:pPr>
    </w:p>
    <w:p w14:paraId="4F778A56" w14:textId="77777777" w:rsidR="00AB2366" w:rsidRDefault="00AB2366">
      <w:pPr>
        <w:spacing w:line="200" w:lineRule="exact"/>
        <w:ind w:left="2424"/>
      </w:pPr>
    </w:p>
    <w:p w14:paraId="3802E0BB" w14:textId="77777777" w:rsidR="00AB2366" w:rsidRDefault="00AB2366">
      <w:pPr>
        <w:spacing w:line="200" w:lineRule="exact"/>
        <w:ind w:left="2424"/>
      </w:pPr>
    </w:p>
    <w:p w14:paraId="61743774" w14:textId="77777777" w:rsidR="00AB2366" w:rsidRDefault="00AB2366">
      <w:pPr>
        <w:spacing w:line="200" w:lineRule="exact"/>
        <w:ind w:left="2424"/>
      </w:pPr>
    </w:p>
    <w:p w14:paraId="42804EF5" w14:textId="77777777" w:rsidR="00AB2366" w:rsidRDefault="00AB2366">
      <w:pPr>
        <w:spacing w:line="200" w:lineRule="exact"/>
        <w:ind w:left="2424"/>
      </w:pPr>
    </w:p>
    <w:p w14:paraId="4F61E378" w14:textId="77777777" w:rsidR="00AB2366" w:rsidRDefault="00AB2366">
      <w:pPr>
        <w:spacing w:line="200" w:lineRule="exact"/>
        <w:ind w:left="2424"/>
      </w:pPr>
    </w:p>
    <w:p w14:paraId="796063F5" w14:textId="77777777" w:rsidR="00AB2366" w:rsidRDefault="00AB2366">
      <w:pPr>
        <w:spacing w:line="200" w:lineRule="exact"/>
        <w:ind w:left="2424"/>
      </w:pPr>
    </w:p>
    <w:p w14:paraId="01E7A764" w14:textId="77777777" w:rsidR="00AB2366" w:rsidRDefault="00AB2366">
      <w:pPr>
        <w:spacing w:line="200" w:lineRule="exact"/>
        <w:ind w:left="2424"/>
      </w:pPr>
    </w:p>
    <w:p w14:paraId="2F0D64B2" w14:textId="77777777" w:rsidR="00AB2366" w:rsidRDefault="00AB2366">
      <w:pPr>
        <w:spacing w:line="200" w:lineRule="exact"/>
        <w:ind w:left="2424"/>
      </w:pPr>
    </w:p>
    <w:p w14:paraId="2FDCD171" w14:textId="77777777" w:rsidR="00AB2366" w:rsidRDefault="00AB2366">
      <w:pPr>
        <w:spacing w:line="200" w:lineRule="exact"/>
        <w:ind w:left="2424"/>
      </w:pPr>
    </w:p>
    <w:p w14:paraId="455B9F30" w14:textId="77777777" w:rsidR="00AB2366" w:rsidRDefault="00AB2366">
      <w:pPr>
        <w:spacing w:line="200" w:lineRule="exact"/>
        <w:ind w:left="2424"/>
      </w:pPr>
    </w:p>
    <w:p w14:paraId="66F6C4AF" w14:textId="77777777" w:rsidR="00AB2366" w:rsidRDefault="00AB2366">
      <w:pPr>
        <w:spacing w:line="200" w:lineRule="exact"/>
        <w:ind w:left="2424"/>
      </w:pPr>
    </w:p>
    <w:p w14:paraId="23E45C05" w14:textId="77777777" w:rsidR="00AB2366" w:rsidRDefault="00AB2366">
      <w:pPr>
        <w:spacing w:line="200" w:lineRule="exact"/>
        <w:ind w:left="2424"/>
      </w:pPr>
    </w:p>
    <w:p w14:paraId="0AAAFB9E" w14:textId="77777777" w:rsidR="00AB2366" w:rsidRDefault="00AB2366">
      <w:pPr>
        <w:spacing w:line="200" w:lineRule="exact"/>
        <w:ind w:left="2424"/>
      </w:pPr>
    </w:p>
    <w:p w14:paraId="5C83A108" w14:textId="77777777" w:rsidR="00AB2366" w:rsidRDefault="00AB2366">
      <w:pPr>
        <w:spacing w:line="200" w:lineRule="exact"/>
        <w:ind w:left="2424"/>
      </w:pPr>
    </w:p>
    <w:p w14:paraId="40C5986E" w14:textId="77777777" w:rsidR="00AB2366" w:rsidRDefault="00AB2366">
      <w:pPr>
        <w:spacing w:line="200" w:lineRule="exact"/>
        <w:ind w:left="2424"/>
      </w:pPr>
    </w:p>
    <w:p w14:paraId="77759CB5" w14:textId="77777777" w:rsidR="00AB2366" w:rsidRDefault="00AB2366">
      <w:pPr>
        <w:spacing w:line="200" w:lineRule="exact"/>
        <w:ind w:left="2424"/>
      </w:pPr>
    </w:p>
    <w:p w14:paraId="7609C968" w14:textId="77777777" w:rsidR="00AB2366" w:rsidRDefault="00AB2366">
      <w:pPr>
        <w:spacing w:line="200" w:lineRule="exact"/>
        <w:ind w:left="2424"/>
      </w:pPr>
    </w:p>
    <w:p w14:paraId="70808C25" w14:textId="77777777" w:rsidR="00AB2366" w:rsidRDefault="00AB2366">
      <w:pPr>
        <w:spacing w:line="200" w:lineRule="exact"/>
        <w:ind w:left="2424"/>
      </w:pPr>
    </w:p>
    <w:p w14:paraId="0E8D60E7" w14:textId="77777777" w:rsidR="00AB2366" w:rsidRDefault="00AB2366">
      <w:pPr>
        <w:spacing w:line="200" w:lineRule="exact"/>
        <w:ind w:left="2424"/>
      </w:pPr>
    </w:p>
    <w:p w14:paraId="60CB4253" w14:textId="77777777" w:rsidR="00AB2366" w:rsidRDefault="00AB2366">
      <w:pPr>
        <w:spacing w:line="200" w:lineRule="exact"/>
        <w:ind w:left="2424"/>
      </w:pPr>
    </w:p>
    <w:p w14:paraId="70BC6422" w14:textId="77777777" w:rsidR="00AB2366" w:rsidRDefault="00AB2366">
      <w:pPr>
        <w:spacing w:line="200" w:lineRule="exact"/>
        <w:ind w:left="2424"/>
      </w:pPr>
    </w:p>
    <w:p w14:paraId="065A6178" w14:textId="77777777" w:rsidR="00AB2366" w:rsidRDefault="00AB2366">
      <w:pPr>
        <w:spacing w:line="216" w:lineRule="exact"/>
        <w:ind w:left="2424"/>
      </w:pPr>
    </w:p>
    <w:p w14:paraId="5459E879" w14:textId="77777777" w:rsidR="00AB2366" w:rsidRDefault="00C044CB">
      <w:pPr>
        <w:spacing w:line="373" w:lineRule="exact"/>
        <w:ind w:left="5502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Chen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Hao</w:t>
      </w:r>
    </w:p>
    <w:p w14:paraId="1838466C" w14:textId="77777777" w:rsidR="00AB2366" w:rsidRDefault="00AB2366">
      <w:pPr>
        <w:spacing w:line="200" w:lineRule="exact"/>
        <w:ind w:left="2424"/>
      </w:pPr>
    </w:p>
    <w:p w14:paraId="41F25641" w14:textId="77777777" w:rsidR="00AB2366" w:rsidRDefault="00AB2366">
      <w:pPr>
        <w:spacing w:line="200" w:lineRule="exact"/>
        <w:ind w:left="2424"/>
      </w:pPr>
    </w:p>
    <w:p w14:paraId="08E3DE39" w14:textId="77777777" w:rsidR="00AB2366" w:rsidRDefault="00AB2366">
      <w:pPr>
        <w:spacing w:line="212" w:lineRule="exact"/>
        <w:ind w:left="2424"/>
      </w:pPr>
    </w:p>
    <w:p w14:paraId="28D0E5AF" w14:textId="77777777" w:rsidR="00AB2366" w:rsidRDefault="00C044CB">
      <w:pPr>
        <w:spacing w:line="373" w:lineRule="exact"/>
        <w:ind w:left="4107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School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Computer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Engineering</w:t>
      </w:r>
    </w:p>
    <w:p w14:paraId="71082E28" w14:textId="77777777" w:rsidR="00AB2366" w:rsidRDefault="00AB2366">
      <w:pPr>
        <w:spacing w:line="200" w:lineRule="exact"/>
        <w:ind w:left="2424"/>
      </w:pPr>
    </w:p>
    <w:p w14:paraId="61DFAE96" w14:textId="77777777" w:rsidR="00AB2366" w:rsidRDefault="00AB2366">
      <w:pPr>
        <w:spacing w:line="200" w:lineRule="exact"/>
        <w:ind w:left="2424"/>
      </w:pPr>
    </w:p>
    <w:p w14:paraId="5D39ACA6" w14:textId="77777777" w:rsidR="00AB2366" w:rsidRDefault="00AB2366">
      <w:pPr>
        <w:spacing w:line="275" w:lineRule="exact"/>
        <w:ind w:left="2424"/>
      </w:pPr>
    </w:p>
    <w:p w14:paraId="08A13553" w14:textId="77777777" w:rsidR="00AB2366" w:rsidRDefault="00C044CB">
      <w:pPr>
        <w:spacing w:line="288" w:lineRule="exact"/>
        <w:ind w:left="290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School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Engineering</w:t>
      </w:r>
    </w:p>
    <w:p w14:paraId="2B875C8A" w14:textId="77777777" w:rsidR="00AB2366" w:rsidRDefault="00C044CB">
      <w:pPr>
        <w:spacing w:line="433" w:lineRule="exact"/>
        <w:ind w:left="432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Nanyang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Technological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University</w:t>
      </w:r>
    </w:p>
    <w:p w14:paraId="02F5D422" w14:textId="77777777" w:rsidR="00AB2366" w:rsidRDefault="00AB2366">
      <w:pPr>
        <w:spacing w:line="258" w:lineRule="exact"/>
        <w:ind w:left="2424"/>
      </w:pPr>
    </w:p>
    <w:p w14:paraId="2BD7C018" w14:textId="77777777" w:rsidR="00AB2366" w:rsidRDefault="00C044CB">
      <w:pPr>
        <w:spacing w:line="288" w:lineRule="exact"/>
        <w:ind w:left="3852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fulfillment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EF124DA" w14:textId="77777777" w:rsidR="00AB2366" w:rsidRDefault="00C044CB">
      <w:pPr>
        <w:spacing w:line="433" w:lineRule="exact"/>
        <w:ind w:left="4614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degree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Philosophy</w:t>
      </w:r>
    </w:p>
    <w:p w14:paraId="541F784A" w14:textId="77777777" w:rsidR="00AB2366" w:rsidRDefault="00AB2366">
      <w:pPr>
        <w:spacing w:line="200" w:lineRule="exact"/>
        <w:ind w:left="2424"/>
      </w:pPr>
    </w:p>
    <w:p w14:paraId="56569875" w14:textId="77777777" w:rsidR="00AB2366" w:rsidRDefault="00AB2366">
      <w:pPr>
        <w:spacing w:line="285" w:lineRule="exact"/>
        <w:ind w:left="2424"/>
      </w:pPr>
    </w:p>
    <w:p w14:paraId="532397B8" w14:textId="77777777" w:rsidR="00AB2366" w:rsidRDefault="00C044CB">
      <w:pPr>
        <w:spacing w:line="288" w:lineRule="exact"/>
        <w:ind w:left="419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</w:p>
    <w:p w14:paraId="1780582B" w14:textId="77777777" w:rsidR="00AB2366" w:rsidRDefault="00AB2366">
      <w:pPr>
        <w:spacing w:line="200" w:lineRule="exact"/>
        <w:ind w:left="2424"/>
      </w:pPr>
    </w:p>
    <w:p w14:paraId="31C339CC" w14:textId="77777777" w:rsidR="00AB2366" w:rsidRDefault="00AB2366">
      <w:pPr>
        <w:spacing w:line="285" w:lineRule="exact"/>
        <w:ind w:left="2424"/>
      </w:pPr>
    </w:p>
    <w:p w14:paraId="298D0839" w14:textId="77777777" w:rsidR="00AB2366" w:rsidRDefault="00C044CB">
      <w:pPr>
        <w:spacing w:line="288" w:lineRule="exact"/>
        <w:ind w:left="547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January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2015</w:t>
      </w:r>
    </w:p>
    <w:p w14:paraId="228146A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7F52BF" w14:textId="77777777" w:rsidR="00AB2366" w:rsidRDefault="00AB2366">
      <w:pPr>
        <w:spacing w:line="240" w:lineRule="exact"/>
        <w:ind w:left="2000"/>
      </w:pPr>
      <w:bookmarkStart w:id="1" w:name="PageMark2"/>
      <w:bookmarkEnd w:id="1"/>
    </w:p>
    <w:p w14:paraId="3396556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9585A51" w14:textId="77777777" w:rsidR="00AB2366" w:rsidRDefault="00AB2366">
      <w:pPr>
        <w:spacing w:line="200" w:lineRule="exact"/>
        <w:ind w:left="5479"/>
      </w:pPr>
    </w:p>
    <w:p w14:paraId="3D8DAAD8" w14:textId="77777777" w:rsidR="00AB2366" w:rsidRDefault="00AB2366">
      <w:pPr>
        <w:spacing w:line="200" w:lineRule="exact"/>
        <w:ind w:left="5479"/>
      </w:pPr>
    </w:p>
    <w:p w14:paraId="7EDFFD00" w14:textId="77777777" w:rsidR="00AB2366" w:rsidRDefault="00AB2366">
      <w:pPr>
        <w:spacing w:line="200" w:lineRule="exact"/>
        <w:ind w:left="5479"/>
      </w:pPr>
    </w:p>
    <w:p w14:paraId="71F9F5B6" w14:textId="77777777" w:rsidR="00AB2366" w:rsidRDefault="00AB2366">
      <w:pPr>
        <w:spacing w:line="200" w:lineRule="exact"/>
        <w:ind w:left="5479"/>
      </w:pPr>
    </w:p>
    <w:p w14:paraId="1D544C1E" w14:textId="77777777" w:rsidR="00AB2366" w:rsidRDefault="00AB2366">
      <w:pPr>
        <w:spacing w:line="200" w:lineRule="exact"/>
        <w:ind w:left="5479"/>
      </w:pPr>
    </w:p>
    <w:p w14:paraId="45F8DE42" w14:textId="77777777" w:rsidR="00AB2366" w:rsidRDefault="00AB2366">
      <w:pPr>
        <w:spacing w:line="200" w:lineRule="exact"/>
        <w:ind w:left="5479"/>
      </w:pPr>
    </w:p>
    <w:p w14:paraId="77736F20" w14:textId="77777777" w:rsidR="00AB2366" w:rsidRDefault="00AB2366">
      <w:pPr>
        <w:spacing w:line="200" w:lineRule="exact"/>
        <w:ind w:left="5479"/>
      </w:pPr>
    </w:p>
    <w:p w14:paraId="227B2712" w14:textId="77777777" w:rsidR="00AB2366" w:rsidRDefault="00AB2366">
      <w:pPr>
        <w:spacing w:line="200" w:lineRule="exact"/>
        <w:ind w:left="5479"/>
      </w:pPr>
    </w:p>
    <w:p w14:paraId="6996AE89" w14:textId="77777777" w:rsidR="00AB2366" w:rsidRDefault="00AB2366">
      <w:pPr>
        <w:spacing w:line="200" w:lineRule="exact"/>
        <w:ind w:left="5479"/>
      </w:pPr>
    </w:p>
    <w:p w14:paraId="54B2A52B" w14:textId="77777777" w:rsidR="00AB2366" w:rsidRDefault="00AB2366">
      <w:pPr>
        <w:spacing w:line="200" w:lineRule="exact"/>
        <w:ind w:left="5479"/>
      </w:pPr>
    </w:p>
    <w:p w14:paraId="647755EF" w14:textId="77777777" w:rsidR="00AB2366" w:rsidRDefault="00AB2366">
      <w:pPr>
        <w:spacing w:line="200" w:lineRule="exact"/>
        <w:ind w:left="5479"/>
      </w:pPr>
    </w:p>
    <w:p w14:paraId="5128A091" w14:textId="77777777" w:rsidR="00AB2366" w:rsidRDefault="00AB2366">
      <w:pPr>
        <w:spacing w:line="200" w:lineRule="exact"/>
        <w:ind w:left="5479"/>
      </w:pPr>
    </w:p>
    <w:p w14:paraId="1EA4C65A" w14:textId="77777777" w:rsidR="00AB2366" w:rsidRDefault="00AB2366">
      <w:pPr>
        <w:spacing w:line="200" w:lineRule="exact"/>
        <w:ind w:left="5479"/>
      </w:pPr>
    </w:p>
    <w:p w14:paraId="325A1ED9" w14:textId="77777777" w:rsidR="00AB2366" w:rsidRDefault="00AB2366">
      <w:pPr>
        <w:spacing w:line="200" w:lineRule="exact"/>
        <w:ind w:left="5479"/>
      </w:pPr>
    </w:p>
    <w:p w14:paraId="465E2E7E" w14:textId="77777777" w:rsidR="00AB2366" w:rsidRDefault="00AB2366">
      <w:pPr>
        <w:spacing w:line="200" w:lineRule="exact"/>
        <w:ind w:left="5479"/>
      </w:pPr>
    </w:p>
    <w:p w14:paraId="262A7270" w14:textId="77777777" w:rsidR="00AB2366" w:rsidRDefault="00AB2366">
      <w:pPr>
        <w:spacing w:line="200" w:lineRule="exact"/>
        <w:ind w:left="5479"/>
      </w:pPr>
    </w:p>
    <w:p w14:paraId="45750449" w14:textId="77777777" w:rsidR="00AB2366" w:rsidRDefault="00AB2366">
      <w:pPr>
        <w:spacing w:line="200" w:lineRule="exact"/>
        <w:ind w:left="5479"/>
      </w:pPr>
    </w:p>
    <w:p w14:paraId="353236F1" w14:textId="77777777" w:rsidR="00AB2366" w:rsidRDefault="00AB2366">
      <w:pPr>
        <w:spacing w:line="200" w:lineRule="exact"/>
        <w:ind w:left="5479"/>
      </w:pPr>
    </w:p>
    <w:p w14:paraId="62728DE5" w14:textId="77777777" w:rsidR="00AB2366" w:rsidRDefault="00AB2366">
      <w:pPr>
        <w:spacing w:line="200" w:lineRule="exact"/>
        <w:ind w:left="5479"/>
      </w:pPr>
    </w:p>
    <w:p w14:paraId="5FBA7BEE" w14:textId="77777777" w:rsidR="00AB2366" w:rsidRDefault="00AB2366">
      <w:pPr>
        <w:spacing w:line="200" w:lineRule="exact"/>
        <w:ind w:left="5479"/>
      </w:pPr>
    </w:p>
    <w:p w14:paraId="10314F54" w14:textId="77777777" w:rsidR="00AB2366" w:rsidRDefault="00AB2366">
      <w:pPr>
        <w:spacing w:line="200" w:lineRule="exact"/>
        <w:ind w:left="5479"/>
      </w:pPr>
    </w:p>
    <w:p w14:paraId="4EBCF247" w14:textId="77777777" w:rsidR="00AB2366" w:rsidRDefault="00AB2366">
      <w:pPr>
        <w:spacing w:line="200" w:lineRule="exact"/>
        <w:ind w:left="5479"/>
      </w:pPr>
    </w:p>
    <w:p w14:paraId="41A76070" w14:textId="77777777" w:rsidR="00AB2366" w:rsidRDefault="00AB2366">
      <w:pPr>
        <w:spacing w:line="200" w:lineRule="exact"/>
        <w:ind w:left="5479"/>
      </w:pPr>
    </w:p>
    <w:p w14:paraId="4D2B8FF0" w14:textId="77777777" w:rsidR="00AB2366" w:rsidRDefault="00AB2366">
      <w:pPr>
        <w:spacing w:line="200" w:lineRule="exact"/>
        <w:ind w:left="5479"/>
      </w:pPr>
    </w:p>
    <w:p w14:paraId="1B3DCF91" w14:textId="77777777" w:rsidR="00AB2366" w:rsidRDefault="00AB2366">
      <w:pPr>
        <w:spacing w:line="200" w:lineRule="exact"/>
        <w:ind w:left="5479"/>
      </w:pPr>
    </w:p>
    <w:p w14:paraId="2D50BE4D" w14:textId="77777777" w:rsidR="00AB2366" w:rsidRDefault="00AB2366">
      <w:pPr>
        <w:spacing w:line="200" w:lineRule="exact"/>
        <w:ind w:left="5479"/>
      </w:pPr>
    </w:p>
    <w:p w14:paraId="0DA15489" w14:textId="77777777" w:rsidR="00AB2366" w:rsidRDefault="00AB2366">
      <w:pPr>
        <w:spacing w:line="200" w:lineRule="exact"/>
        <w:ind w:left="5479"/>
      </w:pPr>
    </w:p>
    <w:p w14:paraId="0134C6F8" w14:textId="77777777" w:rsidR="00AB2366" w:rsidRDefault="00AB2366">
      <w:pPr>
        <w:spacing w:line="200" w:lineRule="exact"/>
        <w:ind w:left="5479"/>
      </w:pPr>
    </w:p>
    <w:p w14:paraId="60C1B83C" w14:textId="77777777" w:rsidR="00AB2366" w:rsidRDefault="00AB2366">
      <w:pPr>
        <w:spacing w:line="200" w:lineRule="exact"/>
        <w:ind w:left="5479"/>
      </w:pPr>
    </w:p>
    <w:p w14:paraId="02C5D315" w14:textId="77777777" w:rsidR="00AB2366" w:rsidRDefault="00AB2366">
      <w:pPr>
        <w:spacing w:line="200" w:lineRule="exact"/>
        <w:ind w:left="5479"/>
      </w:pPr>
    </w:p>
    <w:p w14:paraId="7A3F802D" w14:textId="77777777" w:rsidR="00AB2366" w:rsidRDefault="00AB2366">
      <w:pPr>
        <w:spacing w:line="200" w:lineRule="exact"/>
        <w:ind w:left="5479"/>
      </w:pPr>
    </w:p>
    <w:p w14:paraId="71253D5A" w14:textId="77777777" w:rsidR="00AB2366" w:rsidRDefault="00AB2366">
      <w:pPr>
        <w:spacing w:line="200" w:lineRule="exact"/>
        <w:ind w:left="5479"/>
      </w:pPr>
    </w:p>
    <w:p w14:paraId="3CAF91F8" w14:textId="77777777" w:rsidR="00AB2366" w:rsidRDefault="00AB2366">
      <w:pPr>
        <w:spacing w:line="200" w:lineRule="exact"/>
        <w:ind w:left="5479"/>
      </w:pPr>
    </w:p>
    <w:p w14:paraId="367F9CB4" w14:textId="77777777" w:rsidR="00AB2366" w:rsidRDefault="00AB2366">
      <w:pPr>
        <w:spacing w:line="200" w:lineRule="exact"/>
        <w:ind w:left="5479"/>
      </w:pPr>
    </w:p>
    <w:p w14:paraId="58AB756A" w14:textId="77777777" w:rsidR="00AB2366" w:rsidRDefault="00AB2366">
      <w:pPr>
        <w:spacing w:line="238" w:lineRule="exact"/>
        <w:ind w:left="5479"/>
      </w:pPr>
    </w:p>
    <w:p w14:paraId="44C43D0C" w14:textId="77777777" w:rsidR="00AB2366" w:rsidRDefault="00C044CB">
      <w:pPr>
        <w:spacing w:line="447" w:lineRule="exact"/>
        <w:ind w:left="5479"/>
      </w:pPr>
      <w:bookmarkStart w:id="2" w:name="PageMark3"/>
      <w:bookmarkEnd w:id="2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Abstract</w:t>
      </w:r>
    </w:p>
    <w:p w14:paraId="3766D18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80C530" w14:textId="77777777" w:rsidR="00AB2366" w:rsidRDefault="00AB2366">
      <w:pPr>
        <w:spacing w:line="200" w:lineRule="exact"/>
        <w:ind w:left="1800"/>
      </w:pPr>
    </w:p>
    <w:p w14:paraId="2D19B587" w14:textId="77777777" w:rsidR="00AB2366" w:rsidRDefault="00AB2366">
      <w:pPr>
        <w:spacing w:line="200" w:lineRule="exact"/>
        <w:ind w:left="1800"/>
      </w:pPr>
    </w:p>
    <w:p w14:paraId="4E55D5E2" w14:textId="77777777" w:rsidR="00AB2366" w:rsidRDefault="00AB2366">
      <w:pPr>
        <w:spacing w:line="200" w:lineRule="exact"/>
        <w:ind w:left="1800"/>
      </w:pPr>
    </w:p>
    <w:p w14:paraId="4DFB10C6" w14:textId="77777777" w:rsidR="00AB2366" w:rsidRDefault="00AB2366">
      <w:pPr>
        <w:spacing w:line="200" w:lineRule="exact"/>
        <w:ind w:left="1800"/>
      </w:pPr>
    </w:p>
    <w:p w14:paraId="33BF5552" w14:textId="77777777" w:rsidR="00AB2366" w:rsidRDefault="00AB2366">
      <w:pPr>
        <w:spacing w:line="200" w:lineRule="exact"/>
        <w:ind w:left="1800"/>
      </w:pPr>
    </w:p>
    <w:p w14:paraId="4E38F903" w14:textId="77777777" w:rsidR="00AB2366" w:rsidRDefault="00AB2366">
      <w:pPr>
        <w:spacing w:line="200" w:lineRule="exact"/>
        <w:ind w:left="1800"/>
      </w:pPr>
    </w:p>
    <w:p w14:paraId="7AB5DA34" w14:textId="77777777" w:rsidR="00AB2366" w:rsidRDefault="00AB2366">
      <w:pPr>
        <w:spacing w:line="200" w:lineRule="exact"/>
        <w:ind w:left="1800"/>
      </w:pPr>
    </w:p>
    <w:p w14:paraId="2D80EF3C" w14:textId="77777777" w:rsidR="00AB2366" w:rsidRDefault="00AB2366">
      <w:pPr>
        <w:spacing w:line="200" w:lineRule="exact"/>
        <w:ind w:left="1800"/>
      </w:pPr>
    </w:p>
    <w:p w14:paraId="46668B77" w14:textId="77777777" w:rsidR="00AB2366" w:rsidRDefault="00AB2366">
      <w:pPr>
        <w:spacing w:line="200" w:lineRule="exact"/>
        <w:ind w:left="1800"/>
      </w:pPr>
    </w:p>
    <w:p w14:paraId="670136AF" w14:textId="77777777" w:rsidR="00AB2366" w:rsidRDefault="00AB2366">
      <w:pPr>
        <w:spacing w:line="200" w:lineRule="exact"/>
        <w:ind w:left="1800"/>
      </w:pPr>
    </w:p>
    <w:p w14:paraId="349BCB57" w14:textId="77777777" w:rsidR="00AB2366" w:rsidRDefault="00AB2366">
      <w:pPr>
        <w:spacing w:line="200" w:lineRule="exact"/>
        <w:ind w:left="1800"/>
      </w:pPr>
    </w:p>
    <w:p w14:paraId="57D4946F" w14:textId="77777777" w:rsidR="00AB2366" w:rsidRDefault="00AB2366">
      <w:pPr>
        <w:spacing w:line="200" w:lineRule="exact"/>
        <w:ind w:left="1800"/>
      </w:pPr>
    </w:p>
    <w:p w14:paraId="114F3946" w14:textId="77777777" w:rsidR="00AB2366" w:rsidRDefault="00AB2366">
      <w:pPr>
        <w:spacing w:line="200" w:lineRule="exact"/>
        <w:ind w:left="1800"/>
      </w:pPr>
    </w:p>
    <w:p w14:paraId="2754E8D4" w14:textId="77777777" w:rsidR="00AB2366" w:rsidRDefault="00AB2366">
      <w:pPr>
        <w:spacing w:line="205" w:lineRule="exact"/>
        <w:ind w:left="1800"/>
      </w:pPr>
    </w:p>
    <w:p w14:paraId="7F74E1E8" w14:textId="77777777" w:rsidR="00AB2366" w:rsidRDefault="00C044CB">
      <w:pPr>
        <w:spacing w:line="447" w:lineRule="exact"/>
        <w:ind w:left="4696"/>
      </w:pPr>
      <w:bookmarkStart w:id="3" w:name="PageMark4"/>
      <w:bookmarkEnd w:id="3"/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Acknowledgements</w:t>
      </w:r>
    </w:p>
    <w:p w14:paraId="420B79C4" w14:textId="77777777" w:rsidR="00AB2366" w:rsidRDefault="00AB2366">
      <w:pPr>
        <w:spacing w:line="354" w:lineRule="exact"/>
        <w:ind w:left="1800"/>
      </w:pPr>
    </w:p>
    <w:p w14:paraId="4D4B310A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express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gratitude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supervisor,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Assoc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Prof.</w:t>
      </w:r>
    </w:p>
    <w:p w14:paraId="58A5287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guidance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encouragement.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honor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530F5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appreciate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friends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CeMNet.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help,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0F9B41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study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NTU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well.</w:t>
      </w:r>
    </w:p>
    <w:p w14:paraId="523CF97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83A1D73" w14:textId="77777777" w:rsidR="00AB2366" w:rsidRDefault="00AB2366">
      <w:pPr>
        <w:spacing w:line="200" w:lineRule="exact"/>
        <w:ind w:left="1800"/>
      </w:pPr>
    </w:p>
    <w:p w14:paraId="38887D80" w14:textId="77777777" w:rsidR="00AB2366" w:rsidRDefault="00AB2366">
      <w:pPr>
        <w:spacing w:line="200" w:lineRule="exact"/>
        <w:ind w:left="1800"/>
      </w:pPr>
    </w:p>
    <w:p w14:paraId="67435E3B" w14:textId="77777777" w:rsidR="00AB2366" w:rsidRDefault="00AB2366">
      <w:pPr>
        <w:spacing w:line="200" w:lineRule="exact"/>
        <w:ind w:left="1800"/>
      </w:pPr>
    </w:p>
    <w:p w14:paraId="1E82E942" w14:textId="77777777" w:rsidR="00AB2366" w:rsidRDefault="00AB2366">
      <w:pPr>
        <w:spacing w:line="200" w:lineRule="exact"/>
        <w:ind w:left="1800"/>
      </w:pPr>
    </w:p>
    <w:p w14:paraId="1F3B4B11" w14:textId="77777777" w:rsidR="00AB2366" w:rsidRDefault="00AB2366">
      <w:pPr>
        <w:spacing w:line="200" w:lineRule="exact"/>
        <w:ind w:left="1800"/>
      </w:pPr>
    </w:p>
    <w:p w14:paraId="40BB8698" w14:textId="77777777" w:rsidR="00AB2366" w:rsidRDefault="00AB2366">
      <w:pPr>
        <w:spacing w:line="200" w:lineRule="exact"/>
        <w:ind w:left="1800"/>
      </w:pPr>
    </w:p>
    <w:p w14:paraId="752750A1" w14:textId="77777777" w:rsidR="00AB2366" w:rsidRDefault="00AB2366">
      <w:pPr>
        <w:spacing w:line="200" w:lineRule="exact"/>
        <w:ind w:left="1800"/>
      </w:pPr>
    </w:p>
    <w:p w14:paraId="004D2169" w14:textId="77777777" w:rsidR="00AB2366" w:rsidRDefault="00AB2366">
      <w:pPr>
        <w:spacing w:line="200" w:lineRule="exact"/>
        <w:ind w:left="1800"/>
      </w:pPr>
    </w:p>
    <w:p w14:paraId="2A07626F" w14:textId="77777777" w:rsidR="00AB2366" w:rsidRDefault="00AB2366">
      <w:pPr>
        <w:spacing w:line="200" w:lineRule="exact"/>
        <w:ind w:left="1800"/>
      </w:pPr>
    </w:p>
    <w:p w14:paraId="7857F305" w14:textId="77777777" w:rsidR="00AB2366" w:rsidRDefault="00AB2366">
      <w:pPr>
        <w:spacing w:line="200" w:lineRule="exact"/>
        <w:ind w:left="1800"/>
      </w:pPr>
    </w:p>
    <w:p w14:paraId="611305F8" w14:textId="77777777" w:rsidR="00AB2366" w:rsidRDefault="00AB2366">
      <w:pPr>
        <w:spacing w:line="200" w:lineRule="exact"/>
        <w:ind w:left="1800"/>
      </w:pPr>
    </w:p>
    <w:p w14:paraId="31D8DE60" w14:textId="77777777" w:rsidR="00AB2366" w:rsidRDefault="00AB2366">
      <w:pPr>
        <w:spacing w:line="200" w:lineRule="exact"/>
        <w:ind w:left="1800"/>
      </w:pPr>
    </w:p>
    <w:p w14:paraId="67D7D633" w14:textId="77777777" w:rsidR="00AB2366" w:rsidRDefault="00AB2366">
      <w:pPr>
        <w:spacing w:line="200" w:lineRule="exact"/>
        <w:ind w:left="1800"/>
      </w:pPr>
    </w:p>
    <w:p w14:paraId="5E414DC0" w14:textId="77777777" w:rsidR="00AB2366" w:rsidRDefault="00AB2366">
      <w:pPr>
        <w:spacing w:line="200" w:lineRule="exact"/>
        <w:ind w:left="1800"/>
      </w:pPr>
    </w:p>
    <w:p w14:paraId="0A5095D2" w14:textId="77777777" w:rsidR="00AB2366" w:rsidRDefault="00AB2366">
      <w:pPr>
        <w:spacing w:line="200" w:lineRule="exact"/>
        <w:ind w:left="1800"/>
      </w:pPr>
    </w:p>
    <w:p w14:paraId="50904F50" w14:textId="77777777" w:rsidR="00AB2366" w:rsidRDefault="00AB2366">
      <w:pPr>
        <w:spacing w:line="200" w:lineRule="exact"/>
        <w:ind w:left="1800"/>
      </w:pPr>
    </w:p>
    <w:p w14:paraId="4B3F887A" w14:textId="77777777" w:rsidR="00AB2366" w:rsidRDefault="00AB2366">
      <w:pPr>
        <w:spacing w:line="200" w:lineRule="exact"/>
        <w:ind w:left="1800"/>
      </w:pPr>
    </w:p>
    <w:p w14:paraId="5F63970C" w14:textId="77777777" w:rsidR="00AB2366" w:rsidRDefault="00AB2366">
      <w:pPr>
        <w:spacing w:line="200" w:lineRule="exact"/>
        <w:ind w:left="1800"/>
      </w:pPr>
    </w:p>
    <w:p w14:paraId="0AA68253" w14:textId="77777777" w:rsidR="00AB2366" w:rsidRDefault="00AB2366">
      <w:pPr>
        <w:spacing w:line="200" w:lineRule="exact"/>
        <w:ind w:left="1800"/>
      </w:pPr>
    </w:p>
    <w:p w14:paraId="30E27143" w14:textId="77777777" w:rsidR="00AB2366" w:rsidRDefault="00AB2366">
      <w:pPr>
        <w:spacing w:line="200" w:lineRule="exact"/>
        <w:ind w:left="1800"/>
      </w:pPr>
    </w:p>
    <w:p w14:paraId="7A1FD946" w14:textId="77777777" w:rsidR="00AB2366" w:rsidRDefault="00AB2366">
      <w:pPr>
        <w:spacing w:line="200" w:lineRule="exact"/>
        <w:ind w:left="1800"/>
      </w:pPr>
    </w:p>
    <w:p w14:paraId="32DF4CA4" w14:textId="77777777" w:rsidR="00AB2366" w:rsidRDefault="00AB2366">
      <w:pPr>
        <w:spacing w:line="353" w:lineRule="exact"/>
        <w:ind w:left="1800"/>
      </w:pPr>
    </w:p>
    <w:p w14:paraId="3B8BECF2" w14:textId="77777777" w:rsidR="00AB2366" w:rsidRDefault="00C044CB">
      <w:pPr>
        <w:spacing w:line="644" w:lineRule="exact"/>
        <w:ind w:left="1800"/>
      </w:pPr>
      <w:bookmarkStart w:id="4" w:name="PageMark5"/>
      <w:bookmarkEnd w:id="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Contents</w:t>
      </w:r>
    </w:p>
    <w:p w14:paraId="020DD0B1" w14:textId="77777777" w:rsidR="00AB2366" w:rsidRDefault="00AB2366">
      <w:pPr>
        <w:spacing w:line="200" w:lineRule="exact"/>
        <w:ind w:left="1800"/>
      </w:pPr>
    </w:p>
    <w:p w14:paraId="670BC26E" w14:textId="77777777" w:rsidR="00AB2366" w:rsidRDefault="00AB2366">
      <w:pPr>
        <w:spacing w:line="200" w:lineRule="exact"/>
        <w:ind w:left="1800"/>
      </w:pPr>
    </w:p>
    <w:p w14:paraId="492EF5A4" w14:textId="77777777" w:rsidR="00AB2366" w:rsidRDefault="00AB2366">
      <w:pPr>
        <w:spacing w:line="200" w:lineRule="exact"/>
        <w:ind w:left="1800"/>
      </w:pPr>
    </w:p>
    <w:p w14:paraId="299272D7" w14:textId="77777777" w:rsidR="00AB2366" w:rsidRDefault="00AB2366">
      <w:pPr>
        <w:spacing w:line="200" w:lineRule="exact"/>
        <w:ind w:left="1800"/>
      </w:pPr>
    </w:p>
    <w:p w14:paraId="724C68E9" w14:textId="77777777" w:rsidR="00AB2366" w:rsidRDefault="00AB2366">
      <w:pPr>
        <w:spacing w:line="377" w:lineRule="exact"/>
        <w:ind w:left="1800"/>
      </w:pPr>
    </w:p>
    <w:p w14:paraId="7861A56E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</w:p>
    <w:p w14:paraId="551477A7" w14:textId="77777777" w:rsidR="00AB2366" w:rsidRDefault="00AB2366">
      <w:pPr>
        <w:spacing w:line="200" w:lineRule="exact"/>
        <w:ind w:left="1800"/>
      </w:pPr>
    </w:p>
    <w:p w14:paraId="0D3F23E7" w14:textId="77777777" w:rsidR="00AB2366" w:rsidRDefault="00AB2366">
      <w:pPr>
        <w:spacing w:line="251" w:lineRule="exact"/>
        <w:ind w:left="1800"/>
      </w:pPr>
    </w:p>
    <w:p w14:paraId="4A510D6A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227C73B3" w14:textId="77777777" w:rsidR="00AB2366" w:rsidRDefault="00AB2366">
      <w:pPr>
        <w:spacing w:line="200" w:lineRule="exact"/>
        <w:ind w:left="1800"/>
      </w:pPr>
    </w:p>
    <w:p w14:paraId="1B6F6BDA" w14:textId="77777777" w:rsidR="00AB2366" w:rsidRDefault="00AB2366">
      <w:pPr>
        <w:spacing w:line="251" w:lineRule="exact"/>
        <w:ind w:left="1800"/>
      </w:pPr>
    </w:p>
    <w:p w14:paraId="1C894B29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Analog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Digital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</w:t>
      </w:r>
    </w:p>
    <w:p w14:paraId="5A1529E0" w14:textId="77777777" w:rsidR="00AB2366" w:rsidRDefault="00AB2366">
      <w:pPr>
        <w:spacing w:line="200" w:lineRule="exact"/>
        <w:ind w:left="1800"/>
      </w:pPr>
    </w:p>
    <w:p w14:paraId="78F4693D" w14:textId="77777777" w:rsidR="00AB2366" w:rsidRDefault="00AB2366">
      <w:pPr>
        <w:spacing w:line="251" w:lineRule="exact"/>
        <w:ind w:left="1800"/>
      </w:pPr>
    </w:p>
    <w:p w14:paraId="53763475" w14:textId="77777777" w:rsidR="00AB2366" w:rsidRDefault="00C044CB">
      <w:pPr>
        <w:tabs>
          <w:tab w:val="left" w:pos="223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Ultra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</w:p>
    <w:p w14:paraId="78C74A89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0836867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</w:p>
    <w:p w14:paraId="1C48E9FF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Contribution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3445A66B" w14:textId="77777777" w:rsidR="00AB2366" w:rsidRDefault="00C044CB">
      <w:pPr>
        <w:tabs>
          <w:tab w:val="left" w:pos="2890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UWB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</w:p>
    <w:p w14:paraId="6F0E14FC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</w:t>
      </w:r>
    </w:p>
    <w:p w14:paraId="0A47F7A5" w14:textId="77777777" w:rsidR="00AB2366" w:rsidRDefault="00C044CB">
      <w:pPr>
        <w:tabs>
          <w:tab w:val="left" w:pos="3808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05F41E3B" w14:textId="77777777" w:rsidR="00AB2366" w:rsidRDefault="00C044CB">
      <w:pPr>
        <w:tabs>
          <w:tab w:val="left" w:pos="2890"/>
          <w:tab w:val="left" w:pos="10296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Aware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Mixing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01387423" w14:textId="77777777" w:rsidR="00AB2366" w:rsidRDefault="00C044CB">
      <w:pPr>
        <w:tabs>
          <w:tab w:val="left" w:pos="3808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6DCC06C1" w14:textId="77777777" w:rsidR="00AB2366" w:rsidRDefault="00C044CB">
      <w:pPr>
        <w:tabs>
          <w:tab w:val="left" w:pos="3808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10</w:t>
      </w:r>
    </w:p>
    <w:p w14:paraId="472C021D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4.3.3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Simulation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11</w:t>
      </w:r>
    </w:p>
    <w:p w14:paraId="7E59FC6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D3514DF" w14:textId="77777777" w:rsidR="00AB2366" w:rsidRDefault="00AB2366">
      <w:pPr>
        <w:spacing w:line="200" w:lineRule="exact"/>
        <w:ind w:left="1799"/>
      </w:pPr>
    </w:p>
    <w:p w14:paraId="586E88D9" w14:textId="77777777" w:rsidR="00AB2366" w:rsidRDefault="00AB2366">
      <w:pPr>
        <w:spacing w:line="200" w:lineRule="exact"/>
        <w:ind w:left="1799"/>
      </w:pPr>
    </w:p>
    <w:p w14:paraId="2384E4DF" w14:textId="77777777" w:rsidR="00AB2366" w:rsidRDefault="00AB2366">
      <w:pPr>
        <w:spacing w:line="200" w:lineRule="exact"/>
        <w:ind w:left="1799"/>
      </w:pPr>
    </w:p>
    <w:p w14:paraId="3C4CF20A" w14:textId="77777777" w:rsidR="00AB2366" w:rsidRDefault="00AB2366">
      <w:pPr>
        <w:spacing w:line="200" w:lineRule="exact"/>
        <w:ind w:left="1799"/>
      </w:pPr>
    </w:p>
    <w:p w14:paraId="6EEE37DB" w14:textId="77777777" w:rsidR="00AB2366" w:rsidRDefault="00AB2366">
      <w:pPr>
        <w:spacing w:line="200" w:lineRule="exact"/>
        <w:ind w:left="1799"/>
      </w:pPr>
    </w:p>
    <w:p w14:paraId="43E1BEAD" w14:textId="77777777" w:rsidR="00AB2366" w:rsidRDefault="00AB2366">
      <w:pPr>
        <w:spacing w:line="200" w:lineRule="exact"/>
        <w:ind w:left="1799"/>
      </w:pPr>
    </w:p>
    <w:p w14:paraId="465CBEE6" w14:textId="77777777" w:rsidR="00AB2366" w:rsidRDefault="00AB2366">
      <w:pPr>
        <w:spacing w:line="200" w:lineRule="exact"/>
        <w:ind w:left="1799"/>
      </w:pPr>
    </w:p>
    <w:p w14:paraId="6F146567" w14:textId="77777777" w:rsidR="00AB2366" w:rsidRDefault="00AB2366">
      <w:pPr>
        <w:spacing w:line="200" w:lineRule="exact"/>
        <w:ind w:left="1799"/>
      </w:pPr>
    </w:p>
    <w:p w14:paraId="7C83172D" w14:textId="77777777" w:rsidR="00AB2366" w:rsidRDefault="00AB2366">
      <w:pPr>
        <w:spacing w:line="200" w:lineRule="exact"/>
        <w:ind w:left="1799"/>
      </w:pPr>
    </w:p>
    <w:p w14:paraId="4C1D15CE" w14:textId="77777777" w:rsidR="00AB2366" w:rsidRDefault="00AB2366">
      <w:pPr>
        <w:spacing w:line="200" w:lineRule="exact"/>
        <w:ind w:left="1799"/>
      </w:pPr>
    </w:p>
    <w:p w14:paraId="12DA4E70" w14:textId="77777777" w:rsidR="00AB2366" w:rsidRDefault="00AB2366">
      <w:pPr>
        <w:spacing w:line="200" w:lineRule="exact"/>
        <w:ind w:left="1799"/>
      </w:pPr>
    </w:p>
    <w:p w14:paraId="5BFFE6EB" w14:textId="77777777" w:rsidR="00AB2366" w:rsidRDefault="00AB2366">
      <w:pPr>
        <w:spacing w:line="200" w:lineRule="exact"/>
        <w:ind w:left="1799"/>
      </w:pPr>
    </w:p>
    <w:p w14:paraId="034AA31C" w14:textId="77777777" w:rsidR="00AB2366" w:rsidRDefault="00AB2366">
      <w:pPr>
        <w:spacing w:line="200" w:lineRule="exact"/>
        <w:ind w:left="1799"/>
      </w:pPr>
    </w:p>
    <w:p w14:paraId="61602590" w14:textId="77777777" w:rsidR="00AB2366" w:rsidRDefault="00AB2366">
      <w:pPr>
        <w:spacing w:line="271" w:lineRule="exact"/>
        <w:ind w:left="1799"/>
      </w:pPr>
    </w:p>
    <w:p w14:paraId="408DEE97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5" w:name="PageMark6"/>
      <w:bookmarkEnd w:id="5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13</w:t>
      </w:r>
    </w:p>
    <w:p w14:paraId="2006E934" w14:textId="77777777" w:rsidR="00AB2366" w:rsidRDefault="00AB2366">
      <w:pPr>
        <w:spacing w:line="200" w:lineRule="exact"/>
        <w:ind w:left="1799"/>
      </w:pPr>
    </w:p>
    <w:p w14:paraId="442D3B45" w14:textId="77777777" w:rsidR="00AB2366" w:rsidRDefault="00AB2366">
      <w:pPr>
        <w:spacing w:line="268" w:lineRule="exact"/>
        <w:ind w:left="1799"/>
      </w:pPr>
    </w:p>
    <w:p w14:paraId="16479591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5341AACD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14</w:t>
      </w:r>
    </w:p>
    <w:p w14:paraId="19424D1F" w14:textId="77777777" w:rsidR="00AB2366" w:rsidRDefault="00C044CB">
      <w:pPr>
        <w:tabs>
          <w:tab w:val="left" w:pos="2890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Hypothesis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Test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Model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1F955F27" w14:textId="77777777" w:rsidR="00AB2366" w:rsidRDefault="00C044CB">
      <w:pPr>
        <w:tabs>
          <w:tab w:val="left" w:pos="28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40701A2F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16</w:t>
      </w:r>
    </w:p>
    <w:p w14:paraId="27A94DB3" w14:textId="77777777" w:rsidR="00AB2366" w:rsidRDefault="00C044CB">
      <w:pPr>
        <w:tabs>
          <w:tab w:val="left" w:pos="3808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18</w:t>
      </w:r>
    </w:p>
    <w:p w14:paraId="25169097" w14:textId="77777777" w:rsidR="00AB2366" w:rsidRDefault="00C044CB">
      <w:pPr>
        <w:tabs>
          <w:tab w:val="left" w:pos="2890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</w:t>
      </w:r>
    </w:p>
    <w:p w14:paraId="6DB5AC0C" w14:textId="77777777" w:rsidR="00AB2366" w:rsidRDefault="00C044CB">
      <w:pPr>
        <w:tabs>
          <w:tab w:val="left" w:pos="2890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Method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6D96353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21</w:t>
      </w:r>
    </w:p>
    <w:p w14:paraId="3684EF6D" w14:textId="77777777" w:rsidR="00AB2366" w:rsidRDefault="00C044CB">
      <w:pPr>
        <w:tabs>
          <w:tab w:val="left" w:pos="3808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24E1FE18" w14:textId="77777777" w:rsidR="00AB2366" w:rsidRDefault="00C044CB">
      <w:pPr>
        <w:tabs>
          <w:tab w:val="left" w:pos="3808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23</w:t>
      </w:r>
    </w:p>
    <w:p w14:paraId="0CDD9BDD" w14:textId="77777777" w:rsidR="00AB2366" w:rsidRDefault="00C044CB">
      <w:pPr>
        <w:tabs>
          <w:tab w:val="left" w:pos="289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Challenges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Discussion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CB12928" w14:textId="77777777" w:rsidR="00AB2366" w:rsidRDefault="00C044CB">
      <w:pPr>
        <w:tabs>
          <w:tab w:val="left" w:pos="3808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3849C07" w14:textId="77777777" w:rsidR="00AB2366" w:rsidRDefault="00C044CB">
      <w:pPr>
        <w:tabs>
          <w:tab w:val="left" w:pos="3808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316290BC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25</w:t>
      </w:r>
    </w:p>
    <w:p w14:paraId="2D574E1F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26</w:t>
      </w:r>
    </w:p>
    <w:p w14:paraId="095CBC3A" w14:textId="77777777" w:rsidR="00AB2366" w:rsidRDefault="00AB2366">
      <w:pPr>
        <w:spacing w:line="200" w:lineRule="exact"/>
        <w:ind w:left="1799"/>
      </w:pPr>
    </w:p>
    <w:p w14:paraId="45ADC30E" w14:textId="77777777" w:rsidR="00AB2366" w:rsidRDefault="00AB2366">
      <w:pPr>
        <w:spacing w:line="268" w:lineRule="exact"/>
        <w:ind w:left="1799"/>
      </w:pPr>
    </w:p>
    <w:p w14:paraId="3620BC97" w14:textId="77777777" w:rsidR="00AB2366" w:rsidRDefault="00C044CB">
      <w:pPr>
        <w:tabs>
          <w:tab w:val="left" w:pos="2230"/>
          <w:tab w:val="left" w:pos="10153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Work: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Novel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0EFB1CB" w14:textId="77777777" w:rsidR="00AB2366" w:rsidRDefault="00C044CB">
      <w:pPr>
        <w:tabs>
          <w:tab w:val="left" w:pos="2890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20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27</w:t>
      </w:r>
    </w:p>
    <w:p w14:paraId="2684706B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41D99123" w14:textId="77777777" w:rsidR="00AB2366" w:rsidRDefault="00C044CB">
      <w:pPr>
        <w:tabs>
          <w:tab w:val="left" w:pos="3808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28</w:t>
      </w:r>
    </w:p>
    <w:p w14:paraId="52A1C48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2FC6C12" w14:textId="77777777" w:rsidR="00AB2366" w:rsidRDefault="00AB2366">
      <w:pPr>
        <w:spacing w:line="200" w:lineRule="exact"/>
        <w:ind w:left="2230"/>
      </w:pPr>
    </w:p>
    <w:p w14:paraId="48CAB4E6" w14:textId="77777777" w:rsidR="00AB2366" w:rsidRDefault="00AB2366">
      <w:pPr>
        <w:spacing w:line="200" w:lineRule="exact"/>
        <w:ind w:left="2230"/>
      </w:pPr>
    </w:p>
    <w:p w14:paraId="238AA489" w14:textId="77777777" w:rsidR="00AB2366" w:rsidRDefault="00AB2366">
      <w:pPr>
        <w:spacing w:line="200" w:lineRule="exact"/>
        <w:ind w:left="2230"/>
      </w:pPr>
    </w:p>
    <w:p w14:paraId="18D6F277" w14:textId="77777777" w:rsidR="00AB2366" w:rsidRDefault="00AB2366">
      <w:pPr>
        <w:spacing w:line="200" w:lineRule="exact"/>
        <w:ind w:left="2230"/>
      </w:pPr>
    </w:p>
    <w:p w14:paraId="092078C7" w14:textId="77777777" w:rsidR="00AB2366" w:rsidRDefault="00AB2366">
      <w:pPr>
        <w:spacing w:line="200" w:lineRule="exact"/>
        <w:ind w:left="2230"/>
      </w:pPr>
    </w:p>
    <w:p w14:paraId="3DC630F3" w14:textId="77777777" w:rsidR="00AB2366" w:rsidRDefault="00AB2366">
      <w:pPr>
        <w:spacing w:line="200" w:lineRule="exact"/>
        <w:ind w:left="2230"/>
      </w:pPr>
    </w:p>
    <w:p w14:paraId="7750BF21" w14:textId="77777777" w:rsidR="00AB2366" w:rsidRDefault="00AB2366">
      <w:pPr>
        <w:spacing w:line="200" w:lineRule="exact"/>
        <w:ind w:left="2230"/>
      </w:pPr>
    </w:p>
    <w:p w14:paraId="6FC1418F" w14:textId="77777777" w:rsidR="00AB2366" w:rsidRDefault="00AB2366">
      <w:pPr>
        <w:spacing w:line="200" w:lineRule="exact"/>
        <w:ind w:left="2230"/>
      </w:pPr>
    </w:p>
    <w:p w14:paraId="63FCEC6E" w14:textId="77777777" w:rsidR="00AB2366" w:rsidRDefault="00AB2366">
      <w:pPr>
        <w:spacing w:line="200" w:lineRule="exact"/>
        <w:ind w:left="2230"/>
      </w:pPr>
    </w:p>
    <w:p w14:paraId="79071DEF" w14:textId="77777777" w:rsidR="00AB2366" w:rsidRDefault="00AB2366">
      <w:pPr>
        <w:spacing w:line="200" w:lineRule="exact"/>
        <w:ind w:left="2230"/>
      </w:pPr>
    </w:p>
    <w:p w14:paraId="21146232" w14:textId="77777777" w:rsidR="00AB2366" w:rsidRDefault="00AB2366">
      <w:pPr>
        <w:spacing w:line="200" w:lineRule="exact"/>
        <w:ind w:left="2230"/>
      </w:pPr>
    </w:p>
    <w:p w14:paraId="2607E21F" w14:textId="77777777" w:rsidR="00AB2366" w:rsidRDefault="00AB2366">
      <w:pPr>
        <w:spacing w:line="200" w:lineRule="exact"/>
        <w:ind w:left="2230"/>
      </w:pPr>
    </w:p>
    <w:p w14:paraId="177A7D74" w14:textId="77777777" w:rsidR="00AB2366" w:rsidRDefault="00AB2366">
      <w:pPr>
        <w:spacing w:line="200" w:lineRule="exact"/>
        <w:ind w:left="2230"/>
      </w:pPr>
    </w:p>
    <w:p w14:paraId="512B9BD6" w14:textId="77777777" w:rsidR="00AB2366" w:rsidRDefault="00AB2366">
      <w:pPr>
        <w:spacing w:line="271" w:lineRule="exact"/>
        <w:ind w:left="2230"/>
      </w:pPr>
    </w:p>
    <w:p w14:paraId="110652A3" w14:textId="77777777" w:rsidR="00AB2366" w:rsidRDefault="00C044CB">
      <w:pPr>
        <w:tabs>
          <w:tab w:val="left" w:pos="2890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345" w:lineRule="exact"/>
        <w:ind w:left="2230"/>
      </w:pPr>
      <w:bookmarkStart w:id="6" w:name="PageMark7"/>
      <w:bookmarkEnd w:id="6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Potential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Applications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A9CEE4A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29</w:t>
      </w:r>
    </w:p>
    <w:p w14:paraId="316E53C4" w14:textId="77777777" w:rsidR="00AB2366" w:rsidRDefault="00C044CB">
      <w:pPr>
        <w:tabs>
          <w:tab w:val="left" w:pos="3808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0905998" w14:textId="77777777" w:rsidR="00AB2366" w:rsidRDefault="00C044CB">
      <w:pPr>
        <w:tabs>
          <w:tab w:val="left" w:pos="3808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8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32</w:t>
      </w:r>
    </w:p>
    <w:p w14:paraId="6CCA22CA" w14:textId="77777777" w:rsidR="00AB2366" w:rsidRDefault="00C044CB">
      <w:pPr>
        <w:tabs>
          <w:tab w:val="left" w:pos="380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34</w:t>
      </w:r>
    </w:p>
    <w:p w14:paraId="21A581EA" w14:textId="77777777" w:rsidR="00AB2366" w:rsidRDefault="00C044CB">
      <w:pPr>
        <w:tabs>
          <w:tab w:val="left" w:pos="2890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Conclusion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6575C27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1B1AAD0" w14:textId="77777777" w:rsidR="00AB2366" w:rsidRDefault="00AB2366">
      <w:pPr>
        <w:spacing w:line="200" w:lineRule="exact"/>
        <w:ind w:left="1800"/>
      </w:pPr>
    </w:p>
    <w:p w14:paraId="47F2E320" w14:textId="77777777" w:rsidR="00AB2366" w:rsidRDefault="00AB2366">
      <w:pPr>
        <w:spacing w:line="200" w:lineRule="exact"/>
        <w:ind w:left="1800"/>
      </w:pPr>
    </w:p>
    <w:p w14:paraId="4C001C50" w14:textId="77777777" w:rsidR="00AB2366" w:rsidRDefault="00AB2366">
      <w:pPr>
        <w:spacing w:line="200" w:lineRule="exact"/>
        <w:ind w:left="1800"/>
      </w:pPr>
    </w:p>
    <w:p w14:paraId="3B4B1329" w14:textId="77777777" w:rsidR="00AB2366" w:rsidRDefault="00AB2366">
      <w:pPr>
        <w:spacing w:line="200" w:lineRule="exact"/>
        <w:ind w:left="1800"/>
      </w:pPr>
    </w:p>
    <w:p w14:paraId="4A2AED87" w14:textId="77777777" w:rsidR="00AB2366" w:rsidRDefault="00AB2366">
      <w:pPr>
        <w:spacing w:line="200" w:lineRule="exact"/>
        <w:ind w:left="1800"/>
      </w:pPr>
    </w:p>
    <w:p w14:paraId="6BE72184" w14:textId="77777777" w:rsidR="00AB2366" w:rsidRDefault="00AB2366">
      <w:pPr>
        <w:spacing w:line="200" w:lineRule="exact"/>
        <w:ind w:left="1800"/>
      </w:pPr>
    </w:p>
    <w:p w14:paraId="1CFDBE1D" w14:textId="77777777" w:rsidR="00AB2366" w:rsidRDefault="00AB2366">
      <w:pPr>
        <w:spacing w:line="200" w:lineRule="exact"/>
        <w:ind w:left="1800"/>
      </w:pPr>
    </w:p>
    <w:p w14:paraId="4D732D6F" w14:textId="77777777" w:rsidR="00AB2366" w:rsidRDefault="00AB2366">
      <w:pPr>
        <w:spacing w:line="200" w:lineRule="exact"/>
        <w:ind w:left="1800"/>
      </w:pPr>
    </w:p>
    <w:p w14:paraId="56A2DF6D" w14:textId="77777777" w:rsidR="00AB2366" w:rsidRDefault="00AB2366">
      <w:pPr>
        <w:spacing w:line="200" w:lineRule="exact"/>
        <w:ind w:left="1800"/>
      </w:pPr>
    </w:p>
    <w:p w14:paraId="41624C36" w14:textId="77777777" w:rsidR="00AB2366" w:rsidRDefault="00AB2366">
      <w:pPr>
        <w:spacing w:line="200" w:lineRule="exact"/>
        <w:ind w:left="1800"/>
      </w:pPr>
    </w:p>
    <w:p w14:paraId="731297DE" w14:textId="77777777" w:rsidR="00AB2366" w:rsidRDefault="00AB2366">
      <w:pPr>
        <w:spacing w:line="200" w:lineRule="exact"/>
        <w:ind w:left="1800"/>
      </w:pPr>
    </w:p>
    <w:p w14:paraId="2B592133" w14:textId="77777777" w:rsidR="00AB2366" w:rsidRDefault="00AB2366">
      <w:pPr>
        <w:spacing w:line="200" w:lineRule="exact"/>
        <w:ind w:left="1800"/>
      </w:pPr>
    </w:p>
    <w:p w14:paraId="155B7D9E" w14:textId="77777777" w:rsidR="00AB2366" w:rsidRDefault="00AB2366">
      <w:pPr>
        <w:spacing w:line="200" w:lineRule="exact"/>
        <w:ind w:left="1800"/>
      </w:pPr>
    </w:p>
    <w:p w14:paraId="71EED2F0" w14:textId="77777777" w:rsidR="00AB2366" w:rsidRDefault="00AB2366">
      <w:pPr>
        <w:spacing w:line="200" w:lineRule="exact"/>
        <w:ind w:left="1800"/>
      </w:pPr>
    </w:p>
    <w:p w14:paraId="721F3865" w14:textId="77777777" w:rsidR="00AB2366" w:rsidRDefault="00AB2366">
      <w:pPr>
        <w:spacing w:line="200" w:lineRule="exact"/>
        <w:ind w:left="1800"/>
      </w:pPr>
    </w:p>
    <w:p w14:paraId="32C37A98" w14:textId="77777777" w:rsidR="00AB2366" w:rsidRDefault="00AB2366">
      <w:pPr>
        <w:spacing w:line="200" w:lineRule="exact"/>
        <w:ind w:left="1800"/>
      </w:pPr>
    </w:p>
    <w:p w14:paraId="1042F575" w14:textId="77777777" w:rsidR="00AB2366" w:rsidRDefault="00AB2366">
      <w:pPr>
        <w:spacing w:line="200" w:lineRule="exact"/>
        <w:ind w:left="1800"/>
      </w:pPr>
    </w:p>
    <w:p w14:paraId="73CF53FB" w14:textId="77777777" w:rsidR="00AB2366" w:rsidRDefault="00AB2366">
      <w:pPr>
        <w:spacing w:line="200" w:lineRule="exact"/>
        <w:ind w:left="1800"/>
      </w:pPr>
    </w:p>
    <w:p w14:paraId="73D5B326" w14:textId="77777777" w:rsidR="00AB2366" w:rsidRDefault="00AB2366">
      <w:pPr>
        <w:spacing w:line="200" w:lineRule="exact"/>
        <w:ind w:left="1800"/>
      </w:pPr>
    </w:p>
    <w:p w14:paraId="6846B974" w14:textId="77777777" w:rsidR="00AB2366" w:rsidRDefault="00AB2366">
      <w:pPr>
        <w:spacing w:line="200" w:lineRule="exact"/>
        <w:ind w:left="1800"/>
      </w:pPr>
    </w:p>
    <w:p w14:paraId="7C4592B2" w14:textId="77777777" w:rsidR="00AB2366" w:rsidRDefault="00AB2366">
      <w:pPr>
        <w:spacing w:line="200" w:lineRule="exact"/>
        <w:ind w:left="1800"/>
      </w:pPr>
    </w:p>
    <w:p w14:paraId="1419A4A9" w14:textId="77777777" w:rsidR="00AB2366" w:rsidRDefault="00AB2366">
      <w:pPr>
        <w:spacing w:line="353" w:lineRule="exact"/>
        <w:ind w:left="1800"/>
      </w:pPr>
    </w:p>
    <w:p w14:paraId="36CEB3BF" w14:textId="77777777" w:rsidR="00AB2366" w:rsidRDefault="00C044CB">
      <w:pPr>
        <w:spacing w:line="644" w:lineRule="exact"/>
        <w:ind w:left="1800"/>
      </w:pPr>
      <w:bookmarkStart w:id="7" w:name="PageMark8"/>
      <w:bookmarkEnd w:id="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Figures</w:t>
      </w:r>
    </w:p>
    <w:p w14:paraId="32D283C0" w14:textId="77777777" w:rsidR="00AB2366" w:rsidRDefault="00AB2366">
      <w:pPr>
        <w:spacing w:line="200" w:lineRule="exact"/>
        <w:ind w:left="1800"/>
      </w:pPr>
    </w:p>
    <w:p w14:paraId="51151CAA" w14:textId="77777777" w:rsidR="00AB2366" w:rsidRDefault="00AB2366">
      <w:pPr>
        <w:spacing w:line="200" w:lineRule="exact"/>
        <w:ind w:left="1800"/>
      </w:pPr>
    </w:p>
    <w:p w14:paraId="31F97D46" w14:textId="77777777" w:rsidR="00AB2366" w:rsidRDefault="00AB2366">
      <w:pPr>
        <w:spacing w:line="200" w:lineRule="exact"/>
        <w:ind w:left="1800"/>
      </w:pPr>
    </w:p>
    <w:p w14:paraId="4B47C643" w14:textId="77777777" w:rsidR="00AB2366" w:rsidRDefault="00AB2366">
      <w:pPr>
        <w:spacing w:line="300" w:lineRule="exact"/>
        <w:ind w:left="1800"/>
      </w:pPr>
    </w:p>
    <w:p w14:paraId="1B8DDE65" w14:textId="77777777" w:rsidR="00AB2366" w:rsidRDefault="00C044CB">
      <w:pPr>
        <w:tabs>
          <w:tab w:val="left" w:pos="2890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Blockdiagramofcompressivereceiverimplementedbyran-</w:t>
      </w:r>
    </w:p>
    <w:p w14:paraId="2C998B4E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demodulator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(RD).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</w:p>
    <w:p w14:paraId="1981F52C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pseudo-random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generator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(PRSG),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low-pass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</w:t>
      </w:r>
    </w:p>
    <w:p w14:paraId="29A7578D" w14:textId="77777777" w:rsidR="00AB2366" w:rsidRDefault="00C044CB">
      <w:pPr>
        <w:tabs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(LPF),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sub-Nyquist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ADC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8</w:t>
      </w:r>
    </w:p>
    <w:p w14:paraId="13D6896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Blockdiagramoflow-ratecompressiverandommixingUWB</w:t>
      </w:r>
    </w:p>
    <w:p w14:paraId="2861EB58" w14:textId="77777777" w:rsidR="00AB2366" w:rsidRDefault="00C044CB">
      <w:pPr>
        <w:tabs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296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positioning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9</w:t>
      </w:r>
    </w:p>
    <w:p w14:paraId="4F8E47EA" w14:textId="77777777" w:rsidR="00AB2366" w:rsidRDefault="00AB2366">
      <w:pPr>
        <w:spacing w:line="391" w:lineRule="exact"/>
        <w:ind w:left="1800"/>
      </w:pPr>
    </w:p>
    <w:p w14:paraId="2069B7A6" w14:textId="77777777" w:rsidR="00AB2366" w:rsidRDefault="00C044CB">
      <w:pPr>
        <w:tabs>
          <w:tab w:val="left" w:pos="2890"/>
          <w:tab w:val="left" w:pos="3323"/>
          <w:tab w:val="left" w:pos="3885"/>
          <w:tab w:val="left" w:pos="5063"/>
          <w:tab w:val="left" w:pos="5417"/>
          <w:tab w:val="left" w:pos="6345"/>
          <w:tab w:val="left" w:pos="7512"/>
          <w:tab w:val="left" w:pos="8812"/>
          <w:tab w:val="left" w:pos="9262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existence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unused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resources;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(b)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</w:p>
    <w:p w14:paraId="12B71467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concept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holes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15</w:t>
      </w:r>
    </w:p>
    <w:p w14:paraId="149676A2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6B51D5B4" w14:textId="77777777" w:rsidR="00AB2366" w:rsidRDefault="006E3BC1">
      <w:pPr>
        <w:tabs>
          <w:tab w:val="left" w:pos="399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tab/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matched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filtering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energy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</w:p>
    <w:p w14:paraId="3D8044B7" w14:textId="77777777" w:rsidR="00AB2366" w:rsidRDefault="006E3BC1">
      <w:pPr>
        <w:tabs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6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feature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28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17</w:t>
      </w:r>
    </w:p>
    <w:p w14:paraId="7CD8F0BA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architec-</w:t>
      </w:r>
    </w:p>
    <w:p w14:paraId="2997FE04" w14:textId="77777777" w:rsidR="00AB2366" w:rsidRDefault="006E3BC1">
      <w:pPr>
        <w:tabs>
          <w:tab w:val="left" w:pos="3676"/>
          <w:tab w:val="left" w:pos="7047"/>
          <w:tab w:val="left" w:pos="9478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tures: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multiband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joint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wavelet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tab/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</w:p>
    <w:p w14:paraId="46F8AF67" w14:textId="77777777" w:rsidR="00AB2366" w:rsidRDefault="006E3BC1">
      <w:pPr>
        <w:tabs>
          <w:tab w:val="left" w:pos="8112"/>
          <w:tab w:val="left" w:pos="8327"/>
          <w:tab w:val="left" w:pos="8542"/>
          <w:tab w:val="left" w:pos="8757"/>
          <w:tab w:val="left" w:pos="8972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sweep-tune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</w:t>
        </w:r>
      </w:hyperlink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filter-bank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0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</w:t>
        </w:r>
      </w:hyperlink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 w:rsidR="00C044CB">
        <w:tab/>
      </w:r>
      <w:r w:rsidR="00C044CB">
        <w:rPr>
          <w:rFonts w:ascii="Times New Roman" w:eastAsia="Times New Roman" w:hAnsi="Times New Roman" w:cs="Times New Roman"/>
          <w:color w:val="000000"/>
          <w:sz w:val="28"/>
          <w:szCs w:val="28"/>
        </w:rPr>
        <w:t>19</w:t>
      </w:r>
    </w:p>
    <w:p w14:paraId="4D6DD4F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990CE32" w14:textId="77777777" w:rsidR="00AB2366" w:rsidRDefault="00AB2366">
      <w:pPr>
        <w:spacing w:line="200" w:lineRule="exact"/>
        <w:ind w:left="2230"/>
      </w:pPr>
    </w:p>
    <w:p w14:paraId="1343174E" w14:textId="77777777" w:rsidR="00AB2366" w:rsidRDefault="00AB2366">
      <w:pPr>
        <w:spacing w:line="200" w:lineRule="exact"/>
        <w:ind w:left="2230"/>
      </w:pPr>
    </w:p>
    <w:p w14:paraId="0FE1B539" w14:textId="77777777" w:rsidR="00AB2366" w:rsidRDefault="00AB2366">
      <w:pPr>
        <w:spacing w:line="200" w:lineRule="exact"/>
        <w:ind w:left="2230"/>
      </w:pPr>
    </w:p>
    <w:p w14:paraId="60F213C9" w14:textId="77777777" w:rsidR="00AB2366" w:rsidRDefault="00AB2366">
      <w:pPr>
        <w:spacing w:line="200" w:lineRule="exact"/>
        <w:ind w:left="2230"/>
      </w:pPr>
    </w:p>
    <w:p w14:paraId="41EDFC2F" w14:textId="77777777" w:rsidR="00AB2366" w:rsidRDefault="00AB2366">
      <w:pPr>
        <w:spacing w:line="200" w:lineRule="exact"/>
        <w:ind w:left="2230"/>
      </w:pPr>
    </w:p>
    <w:p w14:paraId="61F05BB5" w14:textId="77777777" w:rsidR="00AB2366" w:rsidRDefault="00AB2366">
      <w:pPr>
        <w:spacing w:line="200" w:lineRule="exact"/>
        <w:ind w:left="2230"/>
      </w:pPr>
    </w:p>
    <w:p w14:paraId="5CFB1747" w14:textId="77777777" w:rsidR="00AB2366" w:rsidRDefault="00AB2366">
      <w:pPr>
        <w:spacing w:line="200" w:lineRule="exact"/>
        <w:ind w:left="2230"/>
      </w:pPr>
    </w:p>
    <w:p w14:paraId="27B8E78B" w14:textId="77777777" w:rsidR="00AB2366" w:rsidRDefault="00AB2366">
      <w:pPr>
        <w:spacing w:line="200" w:lineRule="exact"/>
        <w:ind w:left="2230"/>
      </w:pPr>
    </w:p>
    <w:p w14:paraId="7B9796C9" w14:textId="77777777" w:rsidR="00AB2366" w:rsidRDefault="00AB2366">
      <w:pPr>
        <w:spacing w:line="200" w:lineRule="exact"/>
        <w:ind w:left="2230"/>
      </w:pPr>
    </w:p>
    <w:p w14:paraId="01808E51" w14:textId="77777777" w:rsidR="00AB2366" w:rsidRDefault="00AB2366">
      <w:pPr>
        <w:spacing w:line="200" w:lineRule="exact"/>
        <w:ind w:left="2230"/>
      </w:pPr>
    </w:p>
    <w:p w14:paraId="3BE05F1E" w14:textId="77777777" w:rsidR="00AB2366" w:rsidRDefault="00AB2366">
      <w:pPr>
        <w:spacing w:line="200" w:lineRule="exact"/>
        <w:ind w:left="2230"/>
      </w:pPr>
    </w:p>
    <w:p w14:paraId="29ADC363" w14:textId="77777777" w:rsidR="00AB2366" w:rsidRDefault="00AB2366">
      <w:pPr>
        <w:spacing w:line="200" w:lineRule="exact"/>
        <w:ind w:left="2230"/>
      </w:pPr>
    </w:p>
    <w:p w14:paraId="0A2D88D5" w14:textId="77777777" w:rsidR="00AB2366" w:rsidRDefault="00AB2366">
      <w:pPr>
        <w:spacing w:line="200" w:lineRule="exact"/>
        <w:ind w:left="2230"/>
      </w:pPr>
    </w:p>
    <w:p w14:paraId="0FE6FB05" w14:textId="77777777" w:rsidR="00AB2366" w:rsidRDefault="00AB2366">
      <w:pPr>
        <w:spacing w:line="271" w:lineRule="exact"/>
        <w:ind w:left="2230"/>
      </w:pPr>
    </w:p>
    <w:p w14:paraId="2B38A5AA" w14:textId="77777777" w:rsidR="00AB2366" w:rsidRDefault="00C044CB">
      <w:pPr>
        <w:tabs>
          <w:tab w:val="left" w:pos="2890"/>
        </w:tabs>
        <w:spacing w:line="345" w:lineRule="exact"/>
        <w:ind w:left="2230"/>
      </w:pPr>
      <w:bookmarkStart w:id="8" w:name="PageMark9"/>
      <w:bookmarkEnd w:id="8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archi-</w:t>
      </w:r>
    </w:p>
    <w:p w14:paraId="37384319" w14:textId="77777777" w:rsidR="00AB2366" w:rsidRDefault="006E3BC1">
      <w:pPr>
        <w:spacing w:line="537" w:lineRule="exact"/>
        <w:ind w:left="2890"/>
      </w:pP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tectures: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a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random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demodulation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based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detector;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b</w:t>
        </w:r>
      </w:hyperlink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)</w:t>
        </w:r>
      </w:hyperlink>
      <w:r w:rsidR="00C044C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33" w:history="1">
        <w:r w:rsidR="00C044CB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modu-</w:t>
        </w:r>
      </w:hyperlink>
    </w:p>
    <w:p w14:paraId="0472F5D8" w14:textId="77777777" w:rsidR="00AB2366" w:rsidRDefault="00C044CB">
      <w:pPr>
        <w:tabs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converter-based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22</w:t>
      </w:r>
    </w:p>
    <w:p w14:paraId="494E1830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mean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square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5402D688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performance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</w:p>
    <w:p w14:paraId="0BED0B3B" w14:textId="77777777" w:rsidR="00AB2366" w:rsidRDefault="00C044CB">
      <w:pPr>
        <w:tabs>
          <w:tab w:val="left" w:pos="4023"/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</w:t>
      </w:r>
    </w:p>
    <w:p w14:paraId="1FD49886" w14:textId="77777777" w:rsidR="00AB2366" w:rsidRDefault="00AB2366">
      <w:pPr>
        <w:spacing w:line="391" w:lineRule="exact"/>
        <w:ind w:left="2230"/>
      </w:pPr>
    </w:p>
    <w:p w14:paraId="39EC0819" w14:textId="77777777" w:rsidR="00AB2366" w:rsidRDefault="00C044CB">
      <w:pPr>
        <w:tabs>
          <w:tab w:val="left" w:pos="2890"/>
          <w:tab w:val="left" w:pos="9453"/>
        </w:tabs>
        <w:spacing w:line="345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circulant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tab/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H</w:t>
        </w:r>
      </w:hyperlink>
    </w:p>
    <w:p w14:paraId="2EFF827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corresponding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impulse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response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hyperlink w:anchor="PageMark41" w:history="1">
        <w:r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Φ</w:t>
        </w:r>
      </w:hyperlink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com-</w:t>
      </w:r>
    </w:p>
    <w:p w14:paraId="1B3E0CB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pressed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matrix.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exchanging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sacrifice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loss</w:t>
      </w:r>
    </w:p>
    <w:p w14:paraId="3679B1E0" w14:textId="77777777" w:rsidR="00AB2366" w:rsidRDefault="00C044CB">
      <w:pPr>
        <w:tabs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rows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results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(matrix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side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equal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30</w:t>
      </w:r>
    </w:p>
    <w:p w14:paraId="75A9B477" w14:textId="77777777" w:rsidR="00AB2366" w:rsidRDefault="00C044CB">
      <w:pPr>
        <w:tabs>
          <w:tab w:val="left" w:pos="2890"/>
        </w:tabs>
        <w:spacing w:line="537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BlockdiagramofperformancecomparisonbetweentheCSP</w:t>
      </w:r>
    </w:p>
    <w:p w14:paraId="0A7D2E1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F5F1C8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aspect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</w:p>
    <w:p w14:paraId="7ED62288" w14:textId="77777777" w:rsidR="00AB2366" w:rsidRDefault="00C044CB">
      <w:pPr>
        <w:tabs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error.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31</w:t>
      </w:r>
    </w:p>
    <w:p w14:paraId="77F7C44C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diagram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lookup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table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7732926A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through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signal-to-noise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(SNR)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asymptotic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eigen-</w:t>
      </w:r>
    </w:p>
    <w:p w14:paraId="6A27E19E" w14:textId="77777777" w:rsidR="00AB2366" w:rsidRDefault="00C044CB">
      <w:pPr>
        <w:tabs>
          <w:tab w:val="left" w:pos="850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probability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distribution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function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(aepdf).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exam-</w:t>
      </w:r>
    </w:p>
    <w:p w14:paraId="17076702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ple,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value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aepdf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7.26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case</w:t>
      </w:r>
    </w:p>
    <w:p w14:paraId="12076DD4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2db,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that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sparsity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order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of</w:t>
      </w:r>
    </w:p>
    <w:p w14:paraId="420D1709" w14:textId="77777777" w:rsidR="00AB2366" w:rsidRDefault="00C044CB">
      <w:pPr>
        <w:tabs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occupancy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0.6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33</w:t>
      </w:r>
    </w:p>
    <w:p w14:paraId="0B3996E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B5DEAB7" w14:textId="77777777" w:rsidR="00AB2366" w:rsidRDefault="00AB2366">
      <w:pPr>
        <w:spacing w:line="200" w:lineRule="exact"/>
        <w:ind w:left="2230"/>
      </w:pPr>
    </w:p>
    <w:p w14:paraId="1D023211" w14:textId="77777777" w:rsidR="00AB2366" w:rsidRDefault="00AB2366">
      <w:pPr>
        <w:spacing w:line="200" w:lineRule="exact"/>
        <w:ind w:left="2230"/>
      </w:pPr>
    </w:p>
    <w:p w14:paraId="784789DE" w14:textId="77777777" w:rsidR="00AB2366" w:rsidRDefault="00AB2366">
      <w:pPr>
        <w:spacing w:line="200" w:lineRule="exact"/>
        <w:ind w:left="2230"/>
      </w:pPr>
    </w:p>
    <w:p w14:paraId="6B8105BA" w14:textId="77777777" w:rsidR="00AB2366" w:rsidRDefault="00AB2366">
      <w:pPr>
        <w:spacing w:line="200" w:lineRule="exact"/>
        <w:ind w:left="2230"/>
      </w:pPr>
    </w:p>
    <w:p w14:paraId="4FC5A8FB" w14:textId="77777777" w:rsidR="00AB2366" w:rsidRDefault="00AB2366">
      <w:pPr>
        <w:spacing w:line="200" w:lineRule="exact"/>
        <w:ind w:left="2230"/>
      </w:pPr>
    </w:p>
    <w:p w14:paraId="6CF07B20" w14:textId="77777777" w:rsidR="00AB2366" w:rsidRDefault="00AB2366">
      <w:pPr>
        <w:spacing w:line="200" w:lineRule="exact"/>
        <w:ind w:left="2230"/>
      </w:pPr>
    </w:p>
    <w:p w14:paraId="60B06193" w14:textId="77777777" w:rsidR="00AB2366" w:rsidRDefault="00AB2366">
      <w:pPr>
        <w:spacing w:line="200" w:lineRule="exact"/>
        <w:ind w:left="2230"/>
      </w:pPr>
    </w:p>
    <w:p w14:paraId="699C346B" w14:textId="77777777" w:rsidR="00AB2366" w:rsidRDefault="00AB2366">
      <w:pPr>
        <w:spacing w:line="200" w:lineRule="exact"/>
        <w:ind w:left="2230"/>
      </w:pPr>
    </w:p>
    <w:p w14:paraId="2893DBEB" w14:textId="77777777" w:rsidR="00AB2366" w:rsidRDefault="00AB2366">
      <w:pPr>
        <w:spacing w:line="200" w:lineRule="exact"/>
        <w:ind w:left="2230"/>
      </w:pPr>
    </w:p>
    <w:p w14:paraId="4B688130" w14:textId="77777777" w:rsidR="00AB2366" w:rsidRDefault="00AB2366">
      <w:pPr>
        <w:spacing w:line="200" w:lineRule="exact"/>
        <w:ind w:left="2230"/>
      </w:pPr>
    </w:p>
    <w:p w14:paraId="0330FED5" w14:textId="77777777" w:rsidR="00AB2366" w:rsidRDefault="00AB2366">
      <w:pPr>
        <w:spacing w:line="200" w:lineRule="exact"/>
        <w:ind w:left="2230"/>
      </w:pPr>
    </w:p>
    <w:p w14:paraId="09ACF68B" w14:textId="77777777" w:rsidR="00AB2366" w:rsidRDefault="00AB2366">
      <w:pPr>
        <w:spacing w:line="200" w:lineRule="exact"/>
        <w:ind w:left="2230"/>
      </w:pPr>
    </w:p>
    <w:p w14:paraId="4B7AD8B6" w14:textId="77777777" w:rsidR="00AB2366" w:rsidRDefault="00AB2366">
      <w:pPr>
        <w:spacing w:line="200" w:lineRule="exact"/>
        <w:ind w:left="2230"/>
      </w:pPr>
    </w:p>
    <w:p w14:paraId="42D8A103" w14:textId="77777777" w:rsidR="00AB2366" w:rsidRDefault="00AB2366">
      <w:pPr>
        <w:spacing w:line="271" w:lineRule="exact"/>
        <w:ind w:left="2230"/>
      </w:pPr>
    </w:p>
    <w:p w14:paraId="0BA5D805" w14:textId="77777777" w:rsidR="00AB2366" w:rsidRDefault="00C044CB">
      <w:pPr>
        <w:tabs>
          <w:tab w:val="left" w:pos="2890"/>
          <w:tab w:val="left" w:pos="8318"/>
        </w:tabs>
        <w:spacing w:line="345" w:lineRule="exact"/>
        <w:ind w:left="2230"/>
      </w:pPr>
      <w:bookmarkStart w:id="9" w:name="PageMark10"/>
      <w:bookmarkEnd w:id="9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Histogram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SNR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From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left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</w:p>
    <w:p w14:paraId="745CE8D1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right,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bottom,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ratio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=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0.1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...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true</w:t>
      </w:r>
    </w:p>
    <w:p w14:paraId="2B5C9230" w14:textId="77777777" w:rsidR="00AB2366" w:rsidRDefault="00C044CB">
      <w:pPr>
        <w:tabs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3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shift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was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all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trials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35</w:t>
      </w:r>
    </w:p>
    <w:p w14:paraId="19610372" w14:textId="77777777" w:rsidR="00AB2366" w:rsidRDefault="00C044CB">
      <w:pPr>
        <w:tabs>
          <w:tab w:val="left" w:pos="2890"/>
        </w:tabs>
        <w:spacing w:line="538" w:lineRule="exact"/>
        <w:ind w:left="223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6.5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Blockdiagramofthecompressivesensingphase-lockedloop</w:t>
      </w:r>
    </w:p>
    <w:p w14:paraId="39CDF53F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(CS-PLL).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components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includes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pre-CS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sampler,</w:t>
      </w:r>
    </w:p>
    <w:p w14:paraId="2D463AA5" w14:textId="77777777" w:rsidR="00AB2366" w:rsidRDefault="00C044CB">
      <w:pPr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phase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loop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oscillator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feed-back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</w:p>
    <w:p w14:paraId="7A448DBA" w14:textId="77777777" w:rsidR="00AB2366" w:rsidRDefault="00C044CB">
      <w:pPr>
        <w:tabs>
          <w:tab w:val="left" w:pos="4238"/>
          <w:tab w:val="left" w:pos="4454"/>
          <w:tab w:val="left" w:pos="4669"/>
          <w:tab w:val="left" w:pos="4884"/>
          <w:tab w:val="left" w:pos="5099"/>
          <w:tab w:val="left" w:pos="5314"/>
          <w:tab w:val="left" w:pos="5530"/>
          <w:tab w:val="left" w:pos="5745"/>
          <w:tab w:val="left" w:pos="5960"/>
          <w:tab w:val="left" w:pos="6175"/>
          <w:tab w:val="left" w:pos="6390"/>
          <w:tab w:val="left" w:pos="6605"/>
          <w:tab w:val="left" w:pos="6821"/>
          <w:tab w:val="left" w:pos="7036"/>
          <w:tab w:val="left" w:pos="7251"/>
          <w:tab w:val="left" w:pos="7466"/>
          <w:tab w:val="left" w:pos="7681"/>
          <w:tab w:val="left" w:pos="7897"/>
          <w:tab w:val="left" w:pos="8112"/>
          <w:tab w:val="left" w:pos="8327"/>
          <w:tab w:val="left" w:pos="8542"/>
          <w:tab w:val="left" w:pos="8757"/>
          <w:tab w:val="left" w:pos="8973"/>
          <w:tab w:val="left" w:pos="9188"/>
          <w:tab w:val="left" w:pos="9403"/>
          <w:tab w:val="left" w:pos="9618"/>
          <w:tab w:val="left" w:pos="9833"/>
          <w:tab w:val="left" w:pos="10152"/>
        </w:tabs>
        <w:spacing w:line="537" w:lineRule="exact"/>
        <w:ind w:left="289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multiplier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36</w:t>
      </w:r>
    </w:p>
    <w:p w14:paraId="32FE04D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C9813" w14:textId="77777777" w:rsidR="00AB2366" w:rsidRDefault="00AB2366">
      <w:pPr>
        <w:spacing w:line="200" w:lineRule="exact"/>
        <w:ind w:left="1800"/>
      </w:pPr>
    </w:p>
    <w:p w14:paraId="3C33074A" w14:textId="77777777" w:rsidR="00AB2366" w:rsidRDefault="00AB2366">
      <w:pPr>
        <w:spacing w:line="200" w:lineRule="exact"/>
        <w:ind w:left="1800"/>
      </w:pPr>
    </w:p>
    <w:p w14:paraId="0CAB7B6D" w14:textId="77777777" w:rsidR="00AB2366" w:rsidRDefault="00AB2366">
      <w:pPr>
        <w:spacing w:line="200" w:lineRule="exact"/>
        <w:ind w:left="1800"/>
      </w:pPr>
    </w:p>
    <w:p w14:paraId="29AABA66" w14:textId="77777777" w:rsidR="00AB2366" w:rsidRDefault="00AB2366">
      <w:pPr>
        <w:spacing w:line="200" w:lineRule="exact"/>
        <w:ind w:left="1800"/>
      </w:pPr>
    </w:p>
    <w:p w14:paraId="15BD9E91" w14:textId="77777777" w:rsidR="00AB2366" w:rsidRDefault="00AB2366">
      <w:pPr>
        <w:spacing w:line="200" w:lineRule="exact"/>
        <w:ind w:left="1800"/>
      </w:pPr>
    </w:p>
    <w:p w14:paraId="2678ED67" w14:textId="77777777" w:rsidR="00AB2366" w:rsidRDefault="00AB2366">
      <w:pPr>
        <w:spacing w:line="200" w:lineRule="exact"/>
        <w:ind w:left="1800"/>
      </w:pPr>
    </w:p>
    <w:p w14:paraId="08386243" w14:textId="77777777" w:rsidR="00AB2366" w:rsidRDefault="00AB2366">
      <w:pPr>
        <w:spacing w:line="200" w:lineRule="exact"/>
        <w:ind w:left="1800"/>
      </w:pPr>
    </w:p>
    <w:p w14:paraId="761E4FA5" w14:textId="77777777" w:rsidR="00AB2366" w:rsidRDefault="00AB2366">
      <w:pPr>
        <w:spacing w:line="200" w:lineRule="exact"/>
        <w:ind w:left="1800"/>
      </w:pPr>
    </w:p>
    <w:p w14:paraId="03E26CB3" w14:textId="77777777" w:rsidR="00AB2366" w:rsidRDefault="00AB2366">
      <w:pPr>
        <w:spacing w:line="200" w:lineRule="exact"/>
        <w:ind w:left="1800"/>
      </w:pPr>
    </w:p>
    <w:p w14:paraId="2070B6F7" w14:textId="77777777" w:rsidR="00AB2366" w:rsidRDefault="00AB2366">
      <w:pPr>
        <w:spacing w:line="200" w:lineRule="exact"/>
        <w:ind w:left="1800"/>
      </w:pPr>
    </w:p>
    <w:p w14:paraId="1F27F474" w14:textId="77777777" w:rsidR="00AB2366" w:rsidRDefault="00AB2366">
      <w:pPr>
        <w:spacing w:line="200" w:lineRule="exact"/>
        <w:ind w:left="1800"/>
      </w:pPr>
    </w:p>
    <w:p w14:paraId="5AD9CDFF" w14:textId="77777777" w:rsidR="00AB2366" w:rsidRDefault="00AB2366">
      <w:pPr>
        <w:spacing w:line="200" w:lineRule="exact"/>
        <w:ind w:left="1800"/>
      </w:pPr>
    </w:p>
    <w:p w14:paraId="70C090E4" w14:textId="77777777" w:rsidR="00AB2366" w:rsidRDefault="00AB2366">
      <w:pPr>
        <w:spacing w:line="200" w:lineRule="exact"/>
        <w:ind w:left="1800"/>
      </w:pPr>
    </w:p>
    <w:p w14:paraId="26837231" w14:textId="77777777" w:rsidR="00AB2366" w:rsidRDefault="00AB2366">
      <w:pPr>
        <w:spacing w:line="200" w:lineRule="exact"/>
        <w:ind w:left="1800"/>
      </w:pPr>
    </w:p>
    <w:p w14:paraId="1BC082EA" w14:textId="77777777" w:rsidR="00AB2366" w:rsidRDefault="00AB2366">
      <w:pPr>
        <w:spacing w:line="200" w:lineRule="exact"/>
        <w:ind w:left="1800"/>
      </w:pPr>
    </w:p>
    <w:p w14:paraId="436B1EED" w14:textId="77777777" w:rsidR="00AB2366" w:rsidRDefault="00AB2366">
      <w:pPr>
        <w:spacing w:line="200" w:lineRule="exact"/>
        <w:ind w:left="1800"/>
      </w:pPr>
    </w:p>
    <w:p w14:paraId="7F8E54B8" w14:textId="77777777" w:rsidR="00AB2366" w:rsidRDefault="00AB2366">
      <w:pPr>
        <w:spacing w:line="200" w:lineRule="exact"/>
        <w:ind w:left="1800"/>
      </w:pPr>
    </w:p>
    <w:p w14:paraId="125502E5" w14:textId="77777777" w:rsidR="00AB2366" w:rsidRDefault="00AB2366">
      <w:pPr>
        <w:spacing w:line="200" w:lineRule="exact"/>
        <w:ind w:left="1800"/>
      </w:pPr>
    </w:p>
    <w:p w14:paraId="625CBBF8" w14:textId="77777777" w:rsidR="00AB2366" w:rsidRDefault="00AB2366">
      <w:pPr>
        <w:spacing w:line="200" w:lineRule="exact"/>
        <w:ind w:left="1800"/>
      </w:pPr>
    </w:p>
    <w:p w14:paraId="1AA3FC74" w14:textId="77777777" w:rsidR="00AB2366" w:rsidRDefault="00AB2366">
      <w:pPr>
        <w:spacing w:line="200" w:lineRule="exact"/>
        <w:ind w:left="1800"/>
      </w:pPr>
    </w:p>
    <w:p w14:paraId="20189C13" w14:textId="77777777" w:rsidR="00AB2366" w:rsidRDefault="00AB2366">
      <w:pPr>
        <w:spacing w:line="200" w:lineRule="exact"/>
        <w:ind w:left="1800"/>
      </w:pPr>
    </w:p>
    <w:p w14:paraId="6B2845A3" w14:textId="77777777" w:rsidR="00AB2366" w:rsidRDefault="00AB2366">
      <w:pPr>
        <w:spacing w:line="353" w:lineRule="exact"/>
        <w:ind w:left="1800"/>
      </w:pPr>
    </w:p>
    <w:p w14:paraId="03047C06" w14:textId="77777777" w:rsidR="00AB2366" w:rsidRDefault="00C044CB">
      <w:pPr>
        <w:spacing w:line="644" w:lineRule="exact"/>
        <w:ind w:left="1800"/>
      </w:pPr>
      <w:bookmarkStart w:id="10" w:name="PageMark11"/>
      <w:bookmarkEnd w:id="10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List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of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Tables</w:t>
      </w:r>
    </w:p>
    <w:p w14:paraId="5E16A4C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5BB7142" w14:textId="77777777" w:rsidR="00AB2366" w:rsidRDefault="00AB2366">
      <w:pPr>
        <w:spacing w:line="200" w:lineRule="exact"/>
        <w:ind w:left="1800"/>
      </w:pPr>
    </w:p>
    <w:p w14:paraId="22F4C619" w14:textId="77777777" w:rsidR="00AB2366" w:rsidRDefault="00AB2366">
      <w:pPr>
        <w:spacing w:line="200" w:lineRule="exact"/>
        <w:ind w:left="1800"/>
      </w:pPr>
    </w:p>
    <w:p w14:paraId="23606DBF" w14:textId="77777777" w:rsidR="00AB2366" w:rsidRDefault="00AB2366">
      <w:pPr>
        <w:spacing w:line="200" w:lineRule="exact"/>
        <w:ind w:left="1800"/>
      </w:pPr>
    </w:p>
    <w:p w14:paraId="455F08DC" w14:textId="77777777" w:rsidR="00AB2366" w:rsidRDefault="00AB2366">
      <w:pPr>
        <w:spacing w:line="200" w:lineRule="exact"/>
        <w:ind w:left="1800"/>
      </w:pPr>
    </w:p>
    <w:p w14:paraId="69E3BCE8" w14:textId="77777777" w:rsidR="00AB2366" w:rsidRDefault="00AB2366">
      <w:pPr>
        <w:spacing w:line="200" w:lineRule="exact"/>
        <w:ind w:left="1800"/>
      </w:pPr>
    </w:p>
    <w:p w14:paraId="60D2FA14" w14:textId="77777777" w:rsidR="00AB2366" w:rsidRDefault="00AB2366">
      <w:pPr>
        <w:spacing w:line="200" w:lineRule="exact"/>
        <w:ind w:left="1800"/>
      </w:pPr>
    </w:p>
    <w:p w14:paraId="18D0BD64" w14:textId="77777777" w:rsidR="00AB2366" w:rsidRDefault="00AB2366">
      <w:pPr>
        <w:spacing w:line="200" w:lineRule="exact"/>
        <w:ind w:left="1800"/>
      </w:pPr>
    </w:p>
    <w:p w14:paraId="1AFE5CED" w14:textId="77777777" w:rsidR="00AB2366" w:rsidRDefault="00AB2366">
      <w:pPr>
        <w:spacing w:line="200" w:lineRule="exact"/>
        <w:ind w:left="1800"/>
      </w:pPr>
    </w:p>
    <w:p w14:paraId="2B3FC165" w14:textId="77777777" w:rsidR="00AB2366" w:rsidRDefault="00AB2366">
      <w:pPr>
        <w:spacing w:line="200" w:lineRule="exact"/>
        <w:ind w:left="1800"/>
      </w:pPr>
    </w:p>
    <w:p w14:paraId="47EB1C9A" w14:textId="77777777" w:rsidR="00AB2366" w:rsidRDefault="00AB2366">
      <w:pPr>
        <w:spacing w:line="200" w:lineRule="exact"/>
        <w:ind w:left="1800"/>
      </w:pPr>
    </w:p>
    <w:p w14:paraId="21B522C7" w14:textId="77777777" w:rsidR="00AB2366" w:rsidRDefault="00AB2366">
      <w:pPr>
        <w:spacing w:line="200" w:lineRule="exact"/>
        <w:ind w:left="1800"/>
      </w:pPr>
    </w:p>
    <w:p w14:paraId="3D03F62C" w14:textId="77777777" w:rsidR="00AB2366" w:rsidRDefault="00AB2366">
      <w:pPr>
        <w:spacing w:line="200" w:lineRule="exact"/>
        <w:ind w:left="1800"/>
      </w:pPr>
    </w:p>
    <w:p w14:paraId="5C07D392" w14:textId="77777777" w:rsidR="00AB2366" w:rsidRDefault="00AB2366">
      <w:pPr>
        <w:spacing w:line="200" w:lineRule="exact"/>
        <w:ind w:left="1800"/>
      </w:pPr>
    </w:p>
    <w:p w14:paraId="334C5CDC" w14:textId="77777777" w:rsidR="00AB2366" w:rsidRDefault="00AB2366">
      <w:pPr>
        <w:spacing w:line="200" w:lineRule="exact"/>
        <w:ind w:left="1800"/>
      </w:pPr>
    </w:p>
    <w:p w14:paraId="13932F14" w14:textId="77777777" w:rsidR="00AB2366" w:rsidRDefault="00AB2366">
      <w:pPr>
        <w:spacing w:line="200" w:lineRule="exact"/>
        <w:ind w:left="1800"/>
      </w:pPr>
    </w:p>
    <w:p w14:paraId="1081CCDD" w14:textId="77777777" w:rsidR="00AB2366" w:rsidRDefault="00AB2366">
      <w:pPr>
        <w:spacing w:line="200" w:lineRule="exact"/>
        <w:ind w:left="1800"/>
      </w:pPr>
    </w:p>
    <w:p w14:paraId="5E9CEF68" w14:textId="77777777" w:rsidR="00AB2366" w:rsidRDefault="00AB2366">
      <w:pPr>
        <w:spacing w:line="200" w:lineRule="exact"/>
        <w:ind w:left="1800"/>
      </w:pPr>
    </w:p>
    <w:p w14:paraId="459960AB" w14:textId="77777777" w:rsidR="00AB2366" w:rsidRDefault="00AB2366">
      <w:pPr>
        <w:spacing w:line="200" w:lineRule="exact"/>
        <w:ind w:left="1800"/>
      </w:pPr>
    </w:p>
    <w:p w14:paraId="281E4B93" w14:textId="77777777" w:rsidR="00AB2366" w:rsidRDefault="00AB2366">
      <w:pPr>
        <w:spacing w:line="200" w:lineRule="exact"/>
        <w:ind w:left="1800"/>
      </w:pPr>
    </w:p>
    <w:p w14:paraId="2D461CDF" w14:textId="77777777" w:rsidR="00AB2366" w:rsidRDefault="00AB2366">
      <w:pPr>
        <w:spacing w:line="200" w:lineRule="exact"/>
        <w:ind w:left="1800"/>
      </w:pPr>
    </w:p>
    <w:p w14:paraId="75CE6203" w14:textId="77777777" w:rsidR="00AB2366" w:rsidRDefault="00AB2366">
      <w:pPr>
        <w:spacing w:line="200" w:lineRule="exact"/>
        <w:ind w:left="1800"/>
      </w:pPr>
    </w:p>
    <w:p w14:paraId="0993067A" w14:textId="77777777" w:rsidR="00AB2366" w:rsidRDefault="00AB2366">
      <w:pPr>
        <w:spacing w:line="269" w:lineRule="exact"/>
        <w:ind w:left="1800"/>
      </w:pPr>
    </w:p>
    <w:p w14:paraId="686C33AF" w14:textId="77777777" w:rsidR="00AB2366" w:rsidRDefault="00C044CB">
      <w:pPr>
        <w:spacing w:line="644" w:lineRule="exact"/>
        <w:ind w:left="1800"/>
      </w:pPr>
      <w:bookmarkStart w:id="11" w:name="PageMark12"/>
      <w:bookmarkEnd w:id="11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1</w:t>
      </w:r>
    </w:p>
    <w:p w14:paraId="1A07B7B6" w14:textId="77777777" w:rsidR="00AB2366" w:rsidRDefault="00AB2366">
      <w:pPr>
        <w:spacing w:line="200" w:lineRule="exact"/>
        <w:ind w:left="1800"/>
      </w:pPr>
    </w:p>
    <w:p w14:paraId="351F939D" w14:textId="77777777" w:rsidR="00AB2366" w:rsidRDefault="00AB2366">
      <w:pPr>
        <w:spacing w:line="200" w:lineRule="exact"/>
        <w:ind w:left="1800"/>
      </w:pPr>
    </w:p>
    <w:p w14:paraId="176EC75A" w14:textId="77777777" w:rsidR="00AB2366" w:rsidRDefault="00AB2366">
      <w:pPr>
        <w:spacing w:line="250" w:lineRule="exact"/>
        <w:ind w:left="1800"/>
      </w:pPr>
    </w:p>
    <w:p w14:paraId="0FE28EF5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Introduction</w:t>
      </w:r>
    </w:p>
    <w:p w14:paraId="0192F68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E07F18D" w14:textId="77777777" w:rsidR="00AB2366" w:rsidRDefault="00AB2366">
      <w:pPr>
        <w:spacing w:line="200" w:lineRule="exact"/>
        <w:ind w:left="1800"/>
      </w:pPr>
    </w:p>
    <w:p w14:paraId="11CAB8FF" w14:textId="77777777" w:rsidR="00AB2366" w:rsidRDefault="00AB2366">
      <w:pPr>
        <w:spacing w:line="200" w:lineRule="exact"/>
        <w:ind w:left="1800"/>
      </w:pPr>
    </w:p>
    <w:p w14:paraId="2927B693" w14:textId="77777777" w:rsidR="00AB2366" w:rsidRDefault="00AB2366">
      <w:pPr>
        <w:spacing w:line="200" w:lineRule="exact"/>
        <w:ind w:left="1800"/>
      </w:pPr>
    </w:p>
    <w:p w14:paraId="7393F81F" w14:textId="77777777" w:rsidR="00AB2366" w:rsidRDefault="00AB2366">
      <w:pPr>
        <w:spacing w:line="200" w:lineRule="exact"/>
        <w:ind w:left="1800"/>
      </w:pPr>
    </w:p>
    <w:p w14:paraId="0EA2AB7C" w14:textId="77777777" w:rsidR="00AB2366" w:rsidRDefault="00AB2366">
      <w:pPr>
        <w:spacing w:line="200" w:lineRule="exact"/>
        <w:ind w:left="1800"/>
      </w:pPr>
    </w:p>
    <w:p w14:paraId="11996F05" w14:textId="77777777" w:rsidR="00AB2366" w:rsidRDefault="00AB2366">
      <w:pPr>
        <w:spacing w:line="200" w:lineRule="exact"/>
        <w:ind w:left="1800"/>
      </w:pPr>
    </w:p>
    <w:p w14:paraId="4644C46B" w14:textId="77777777" w:rsidR="00AB2366" w:rsidRDefault="00AB2366">
      <w:pPr>
        <w:spacing w:line="200" w:lineRule="exact"/>
        <w:ind w:left="1800"/>
      </w:pPr>
    </w:p>
    <w:p w14:paraId="57302026" w14:textId="77777777" w:rsidR="00AB2366" w:rsidRDefault="00AB2366">
      <w:pPr>
        <w:spacing w:line="200" w:lineRule="exact"/>
        <w:ind w:left="1800"/>
      </w:pPr>
    </w:p>
    <w:p w14:paraId="6C4E457E" w14:textId="77777777" w:rsidR="00AB2366" w:rsidRDefault="00AB2366">
      <w:pPr>
        <w:spacing w:line="200" w:lineRule="exact"/>
        <w:ind w:left="1800"/>
      </w:pPr>
    </w:p>
    <w:p w14:paraId="11CCDE00" w14:textId="77777777" w:rsidR="00AB2366" w:rsidRDefault="00AB2366">
      <w:pPr>
        <w:spacing w:line="200" w:lineRule="exact"/>
        <w:ind w:left="1800"/>
      </w:pPr>
    </w:p>
    <w:p w14:paraId="7B6D56C6" w14:textId="77777777" w:rsidR="00AB2366" w:rsidRDefault="00AB2366">
      <w:pPr>
        <w:spacing w:line="200" w:lineRule="exact"/>
        <w:ind w:left="1800"/>
      </w:pPr>
    </w:p>
    <w:p w14:paraId="2CA6F3A6" w14:textId="77777777" w:rsidR="00AB2366" w:rsidRDefault="00AB2366">
      <w:pPr>
        <w:spacing w:line="200" w:lineRule="exact"/>
        <w:ind w:left="1800"/>
      </w:pPr>
    </w:p>
    <w:p w14:paraId="1BDDFBC0" w14:textId="77777777" w:rsidR="00AB2366" w:rsidRDefault="00AB2366">
      <w:pPr>
        <w:spacing w:line="200" w:lineRule="exact"/>
        <w:ind w:left="1800"/>
      </w:pPr>
    </w:p>
    <w:p w14:paraId="2E0FC36D" w14:textId="77777777" w:rsidR="00AB2366" w:rsidRDefault="00AB2366">
      <w:pPr>
        <w:spacing w:line="200" w:lineRule="exact"/>
        <w:ind w:left="1800"/>
      </w:pPr>
    </w:p>
    <w:p w14:paraId="2DC8FBCC" w14:textId="77777777" w:rsidR="00AB2366" w:rsidRDefault="00AB2366">
      <w:pPr>
        <w:spacing w:line="200" w:lineRule="exact"/>
        <w:ind w:left="1800"/>
      </w:pPr>
    </w:p>
    <w:p w14:paraId="12709ABA" w14:textId="77777777" w:rsidR="00AB2366" w:rsidRDefault="00AB2366">
      <w:pPr>
        <w:spacing w:line="200" w:lineRule="exact"/>
        <w:ind w:left="1800"/>
      </w:pPr>
    </w:p>
    <w:p w14:paraId="04EC8E57" w14:textId="77777777" w:rsidR="00AB2366" w:rsidRDefault="00AB2366">
      <w:pPr>
        <w:spacing w:line="200" w:lineRule="exact"/>
        <w:ind w:left="1800"/>
      </w:pPr>
    </w:p>
    <w:p w14:paraId="021D5F00" w14:textId="77777777" w:rsidR="00AB2366" w:rsidRDefault="00AB2366">
      <w:pPr>
        <w:spacing w:line="200" w:lineRule="exact"/>
        <w:ind w:left="1800"/>
      </w:pPr>
    </w:p>
    <w:p w14:paraId="3BD229BD" w14:textId="77777777" w:rsidR="00AB2366" w:rsidRDefault="00AB2366">
      <w:pPr>
        <w:spacing w:line="200" w:lineRule="exact"/>
        <w:ind w:left="1800"/>
      </w:pPr>
    </w:p>
    <w:p w14:paraId="08980DFC" w14:textId="77777777" w:rsidR="00AB2366" w:rsidRDefault="00AB2366">
      <w:pPr>
        <w:spacing w:line="200" w:lineRule="exact"/>
        <w:ind w:left="1800"/>
      </w:pPr>
    </w:p>
    <w:p w14:paraId="4C5D2A41" w14:textId="77777777" w:rsidR="00AB2366" w:rsidRDefault="00AB2366">
      <w:pPr>
        <w:spacing w:line="200" w:lineRule="exact"/>
        <w:ind w:left="1800"/>
      </w:pPr>
    </w:p>
    <w:p w14:paraId="2D2AD1D0" w14:textId="77777777" w:rsidR="00AB2366" w:rsidRDefault="00AB2366">
      <w:pPr>
        <w:spacing w:line="269" w:lineRule="exact"/>
        <w:ind w:left="1800"/>
      </w:pPr>
    </w:p>
    <w:p w14:paraId="5EBFD601" w14:textId="77777777" w:rsidR="00AB2366" w:rsidRDefault="00C044CB">
      <w:pPr>
        <w:spacing w:line="644" w:lineRule="exact"/>
        <w:ind w:left="1800"/>
      </w:pPr>
      <w:bookmarkStart w:id="12" w:name="PageMark13"/>
      <w:bookmarkEnd w:id="12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2</w:t>
      </w:r>
    </w:p>
    <w:p w14:paraId="0081BC1C" w14:textId="77777777" w:rsidR="00AB2366" w:rsidRDefault="00AB2366">
      <w:pPr>
        <w:spacing w:line="200" w:lineRule="exact"/>
        <w:ind w:left="1800"/>
      </w:pPr>
    </w:p>
    <w:p w14:paraId="0C1A2630" w14:textId="77777777" w:rsidR="00AB2366" w:rsidRDefault="00AB2366">
      <w:pPr>
        <w:spacing w:line="200" w:lineRule="exact"/>
        <w:ind w:left="1800"/>
      </w:pPr>
    </w:p>
    <w:p w14:paraId="6237B2C3" w14:textId="77777777" w:rsidR="00AB2366" w:rsidRDefault="00AB2366">
      <w:pPr>
        <w:spacing w:line="250" w:lineRule="exact"/>
        <w:ind w:left="1800"/>
      </w:pPr>
    </w:p>
    <w:p w14:paraId="0DD1D87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466930E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C86F80C" w14:textId="77777777" w:rsidR="00AB2366" w:rsidRDefault="00AB2366">
      <w:pPr>
        <w:spacing w:line="200" w:lineRule="exact"/>
        <w:ind w:left="1800"/>
      </w:pPr>
    </w:p>
    <w:p w14:paraId="70E6B92D" w14:textId="77777777" w:rsidR="00AB2366" w:rsidRDefault="00AB2366">
      <w:pPr>
        <w:spacing w:line="200" w:lineRule="exact"/>
        <w:ind w:left="1800"/>
      </w:pPr>
    </w:p>
    <w:p w14:paraId="5E5AE4DD" w14:textId="77777777" w:rsidR="00AB2366" w:rsidRDefault="00AB2366">
      <w:pPr>
        <w:spacing w:line="200" w:lineRule="exact"/>
        <w:ind w:left="1800"/>
      </w:pPr>
    </w:p>
    <w:p w14:paraId="600AD351" w14:textId="77777777" w:rsidR="00AB2366" w:rsidRDefault="00AB2366">
      <w:pPr>
        <w:spacing w:line="200" w:lineRule="exact"/>
        <w:ind w:left="1800"/>
      </w:pPr>
    </w:p>
    <w:p w14:paraId="1A59ACE2" w14:textId="77777777" w:rsidR="00AB2366" w:rsidRDefault="00AB2366">
      <w:pPr>
        <w:spacing w:line="200" w:lineRule="exact"/>
        <w:ind w:left="1800"/>
      </w:pPr>
    </w:p>
    <w:p w14:paraId="7D4A2780" w14:textId="77777777" w:rsidR="00AB2366" w:rsidRDefault="00AB2366">
      <w:pPr>
        <w:spacing w:line="200" w:lineRule="exact"/>
        <w:ind w:left="1800"/>
      </w:pPr>
    </w:p>
    <w:p w14:paraId="20DA4BB1" w14:textId="77777777" w:rsidR="00AB2366" w:rsidRDefault="00AB2366">
      <w:pPr>
        <w:spacing w:line="200" w:lineRule="exact"/>
        <w:ind w:left="1800"/>
      </w:pPr>
    </w:p>
    <w:p w14:paraId="7196983E" w14:textId="77777777" w:rsidR="00AB2366" w:rsidRDefault="00AB2366">
      <w:pPr>
        <w:spacing w:line="200" w:lineRule="exact"/>
        <w:ind w:left="1800"/>
      </w:pPr>
    </w:p>
    <w:p w14:paraId="395B85A6" w14:textId="77777777" w:rsidR="00AB2366" w:rsidRDefault="00AB2366">
      <w:pPr>
        <w:spacing w:line="200" w:lineRule="exact"/>
        <w:ind w:left="1800"/>
      </w:pPr>
    </w:p>
    <w:p w14:paraId="0723065A" w14:textId="77777777" w:rsidR="00AB2366" w:rsidRDefault="00AB2366">
      <w:pPr>
        <w:spacing w:line="200" w:lineRule="exact"/>
        <w:ind w:left="1800"/>
      </w:pPr>
    </w:p>
    <w:p w14:paraId="65B76463" w14:textId="77777777" w:rsidR="00AB2366" w:rsidRDefault="00AB2366">
      <w:pPr>
        <w:spacing w:line="200" w:lineRule="exact"/>
        <w:ind w:left="1800"/>
      </w:pPr>
    </w:p>
    <w:p w14:paraId="479324EC" w14:textId="77777777" w:rsidR="00AB2366" w:rsidRDefault="00AB2366">
      <w:pPr>
        <w:spacing w:line="200" w:lineRule="exact"/>
        <w:ind w:left="1800"/>
      </w:pPr>
    </w:p>
    <w:p w14:paraId="72FC4E58" w14:textId="77777777" w:rsidR="00AB2366" w:rsidRDefault="00AB2366">
      <w:pPr>
        <w:spacing w:line="200" w:lineRule="exact"/>
        <w:ind w:left="1800"/>
      </w:pPr>
    </w:p>
    <w:p w14:paraId="5456734A" w14:textId="77777777" w:rsidR="00AB2366" w:rsidRDefault="00AB2366">
      <w:pPr>
        <w:spacing w:line="200" w:lineRule="exact"/>
        <w:ind w:left="1800"/>
      </w:pPr>
    </w:p>
    <w:p w14:paraId="1391B853" w14:textId="77777777" w:rsidR="00AB2366" w:rsidRDefault="00AB2366">
      <w:pPr>
        <w:spacing w:line="200" w:lineRule="exact"/>
        <w:ind w:left="1800"/>
      </w:pPr>
    </w:p>
    <w:p w14:paraId="585904D8" w14:textId="77777777" w:rsidR="00AB2366" w:rsidRDefault="00AB2366">
      <w:pPr>
        <w:spacing w:line="200" w:lineRule="exact"/>
        <w:ind w:left="1800"/>
      </w:pPr>
    </w:p>
    <w:p w14:paraId="6A1BB140" w14:textId="77777777" w:rsidR="00AB2366" w:rsidRDefault="00AB2366">
      <w:pPr>
        <w:spacing w:line="200" w:lineRule="exact"/>
        <w:ind w:left="1800"/>
      </w:pPr>
    </w:p>
    <w:p w14:paraId="436BDBD6" w14:textId="77777777" w:rsidR="00AB2366" w:rsidRDefault="00AB2366">
      <w:pPr>
        <w:spacing w:line="200" w:lineRule="exact"/>
        <w:ind w:left="1800"/>
      </w:pPr>
    </w:p>
    <w:p w14:paraId="1BDD76B0" w14:textId="77777777" w:rsidR="00AB2366" w:rsidRDefault="00AB2366">
      <w:pPr>
        <w:spacing w:line="200" w:lineRule="exact"/>
        <w:ind w:left="1800"/>
      </w:pPr>
    </w:p>
    <w:p w14:paraId="1A1EFE87" w14:textId="77777777" w:rsidR="00AB2366" w:rsidRDefault="00AB2366">
      <w:pPr>
        <w:spacing w:line="200" w:lineRule="exact"/>
        <w:ind w:left="1800"/>
      </w:pPr>
    </w:p>
    <w:p w14:paraId="32174A8C" w14:textId="77777777" w:rsidR="00AB2366" w:rsidRDefault="00AB2366">
      <w:pPr>
        <w:spacing w:line="200" w:lineRule="exact"/>
        <w:ind w:left="1800"/>
      </w:pPr>
    </w:p>
    <w:p w14:paraId="4293BDF7" w14:textId="77777777" w:rsidR="00AB2366" w:rsidRDefault="00AB2366">
      <w:pPr>
        <w:spacing w:line="269" w:lineRule="exact"/>
        <w:ind w:left="1800"/>
      </w:pPr>
    </w:p>
    <w:p w14:paraId="38EB9628" w14:textId="77777777" w:rsidR="00AB2366" w:rsidRDefault="00C044CB">
      <w:pPr>
        <w:spacing w:line="644" w:lineRule="exact"/>
        <w:ind w:left="1800"/>
      </w:pPr>
      <w:bookmarkStart w:id="13" w:name="PageMark14"/>
      <w:bookmarkEnd w:id="13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3</w:t>
      </w:r>
    </w:p>
    <w:p w14:paraId="40EC45D0" w14:textId="77777777" w:rsidR="00AB2366" w:rsidRDefault="00AB2366">
      <w:pPr>
        <w:spacing w:line="200" w:lineRule="exact"/>
        <w:ind w:left="1800"/>
      </w:pPr>
    </w:p>
    <w:p w14:paraId="433F08C4" w14:textId="77777777" w:rsidR="00AB2366" w:rsidRDefault="00AB2366">
      <w:pPr>
        <w:spacing w:line="200" w:lineRule="exact"/>
        <w:ind w:left="1800"/>
      </w:pPr>
    </w:p>
    <w:p w14:paraId="644016A0" w14:textId="77777777" w:rsidR="00AB2366" w:rsidRDefault="00AB2366">
      <w:pPr>
        <w:spacing w:line="250" w:lineRule="exact"/>
        <w:ind w:left="1800"/>
      </w:pPr>
    </w:p>
    <w:p w14:paraId="09B0E6A6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based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Analog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to</w:t>
      </w:r>
    </w:p>
    <w:p w14:paraId="628D1EB5" w14:textId="77777777" w:rsidR="00AB2366" w:rsidRDefault="00AB2366">
      <w:pPr>
        <w:spacing w:line="251" w:lineRule="exact"/>
        <w:ind w:left="1800"/>
      </w:pPr>
    </w:p>
    <w:p w14:paraId="5ADFECA1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Digital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Converter</w:t>
      </w:r>
    </w:p>
    <w:p w14:paraId="5B85C5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F24C32" w14:textId="77777777" w:rsidR="00AB2366" w:rsidRDefault="00AB2366">
      <w:pPr>
        <w:spacing w:line="200" w:lineRule="exact"/>
        <w:ind w:left="1800"/>
      </w:pPr>
    </w:p>
    <w:p w14:paraId="2B61DCDA" w14:textId="77777777" w:rsidR="00AB2366" w:rsidRDefault="00AB2366">
      <w:pPr>
        <w:spacing w:line="200" w:lineRule="exact"/>
        <w:ind w:left="1800"/>
      </w:pPr>
    </w:p>
    <w:p w14:paraId="646263FF" w14:textId="77777777" w:rsidR="00AB2366" w:rsidRDefault="00AB2366">
      <w:pPr>
        <w:spacing w:line="200" w:lineRule="exact"/>
        <w:ind w:left="1800"/>
      </w:pPr>
    </w:p>
    <w:p w14:paraId="2DA30E72" w14:textId="77777777" w:rsidR="00AB2366" w:rsidRDefault="00AB2366">
      <w:pPr>
        <w:spacing w:line="200" w:lineRule="exact"/>
        <w:ind w:left="1800"/>
      </w:pPr>
    </w:p>
    <w:p w14:paraId="636DF8F7" w14:textId="77777777" w:rsidR="00AB2366" w:rsidRDefault="00AB2366">
      <w:pPr>
        <w:spacing w:line="200" w:lineRule="exact"/>
        <w:ind w:left="1800"/>
      </w:pPr>
    </w:p>
    <w:p w14:paraId="0CF4F57F" w14:textId="77777777" w:rsidR="00AB2366" w:rsidRDefault="00AB2366">
      <w:pPr>
        <w:spacing w:line="200" w:lineRule="exact"/>
        <w:ind w:left="1800"/>
      </w:pPr>
    </w:p>
    <w:p w14:paraId="2C7AD3D7" w14:textId="77777777" w:rsidR="00AB2366" w:rsidRDefault="00AB2366">
      <w:pPr>
        <w:spacing w:line="200" w:lineRule="exact"/>
        <w:ind w:left="1800"/>
      </w:pPr>
    </w:p>
    <w:p w14:paraId="7F1DBC9D" w14:textId="77777777" w:rsidR="00AB2366" w:rsidRDefault="00AB2366">
      <w:pPr>
        <w:spacing w:line="200" w:lineRule="exact"/>
        <w:ind w:left="1800"/>
      </w:pPr>
    </w:p>
    <w:p w14:paraId="32D9C740" w14:textId="77777777" w:rsidR="00AB2366" w:rsidRDefault="00AB2366">
      <w:pPr>
        <w:spacing w:line="200" w:lineRule="exact"/>
        <w:ind w:left="1800"/>
      </w:pPr>
    </w:p>
    <w:p w14:paraId="67BDB199" w14:textId="77777777" w:rsidR="00AB2366" w:rsidRDefault="00AB2366">
      <w:pPr>
        <w:spacing w:line="200" w:lineRule="exact"/>
        <w:ind w:left="1800"/>
      </w:pPr>
    </w:p>
    <w:p w14:paraId="73532221" w14:textId="77777777" w:rsidR="00AB2366" w:rsidRDefault="00AB2366">
      <w:pPr>
        <w:spacing w:line="200" w:lineRule="exact"/>
        <w:ind w:left="1800"/>
      </w:pPr>
    </w:p>
    <w:p w14:paraId="57514D3D" w14:textId="77777777" w:rsidR="00AB2366" w:rsidRDefault="00AB2366">
      <w:pPr>
        <w:spacing w:line="200" w:lineRule="exact"/>
        <w:ind w:left="1800"/>
      </w:pPr>
    </w:p>
    <w:p w14:paraId="650D03BC" w14:textId="77777777" w:rsidR="00AB2366" w:rsidRDefault="00AB2366">
      <w:pPr>
        <w:spacing w:line="200" w:lineRule="exact"/>
        <w:ind w:left="1800"/>
      </w:pPr>
    </w:p>
    <w:p w14:paraId="3F5536B0" w14:textId="77777777" w:rsidR="00AB2366" w:rsidRDefault="00AB2366">
      <w:pPr>
        <w:spacing w:line="200" w:lineRule="exact"/>
        <w:ind w:left="1800"/>
      </w:pPr>
    </w:p>
    <w:p w14:paraId="431FCD49" w14:textId="77777777" w:rsidR="00AB2366" w:rsidRDefault="00AB2366">
      <w:pPr>
        <w:spacing w:line="200" w:lineRule="exact"/>
        <w:ind w:left="1800"/>
      </w:pPr>
    </w:p>
    <w:p w14:paraId="36135112" w14:textId="77777777" w:rsidR="00AB2366" w:rsidRDefault="00AB2366">
      <w:pPr>
        <w:spacing w:line="200" w:lineRule="exact"/>
        <w:ind w:left="1800"/>
      </w:pPr>
    </w:p>
    <w:p w14:paraId="1E19FA6E" w14:textId="77777777" w:rsidR="00AB2366" w:rsidRDefault="00AB2366">
      <w:pPr>
        <w:spacing w:line="200" w:lineRule="exact"/>
        <w:ind w:left="1800"/>
      </w:pPr>
    </w:p>
    <w:p w14:paraId="65A90E19" w14:textId="77777777" w:rsidR="00AB2366" w:rsidRDefault="00AB2366">
      <w:pPr>
        <w:spacing w:line="200" w:lineRule="exact"/>
        <w:ind w:left="1800"/>
      </w:pPr>
    </w:p>
    <w:p w14:paraId="218EC181" w14:textId="77777777" w:rsidR="00AB2366" w:rsidRDefault="00AB2366">
      <w:pPr>
        <w:spacing w:line="200" w:lineRule="exact"/>
        <w:ind w:left="1800"/>
      </w:pPr>
    </w:p>
    <w:p w14:paraId="7CA24554" w14:textId="77777777" w:rsidR="00AB2366" w:rsidRDefault="00AB2366">
      <w:pPr>
        <w:spacing w:line="200" w:lineRule="exact"/>
        <w:ind w:left="1800"/>
      </w:pPr>
    </w:p>
    <w:p w14:paraId="784AB50D" w14:textId="77777777" w:rsidR="00AB2366" w:rsidRDefault="00AB2366">
      <w:pPr>
        <w:spacing w:line="200" w:lineRule="exact"/>
        <w:ind w:left="1800"/>
      </w:pPr>
    </w:p>
    <w:p w14:paraId="6510B892" w14:textId="77777777" w:rsidR="00AB2366" w:rsidRDefault="00AB2366">
      <w:pPr>
        <w:spacing w:line="269" w:lineRule="exact"/>
        <w:ind w:left="1800"/>
      </w:pPr>
    </w:p>
    <w:p w14:paraId="4D8594D3" w14:textId="77777777" w:rsidR="00AB2366" w:rsidRDefault="00C044CB">
      <w:pPr>
        <w:spacing w:line="644" w:lineRule="exact"/>
        <w:ind w:left="1800"/>
      </w:pPr>
      <w:bookmarkStart w:id="14" w:name="PageMark15"/>
      <w:bookmarkEnd w:id="14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4</w:t>
      </w:r>
    </w:p>
    <w:p w14:paraId="18AB500D" w14:textId="77777777" w:rsidR="00AB2366" w:rsidRDefault="00AB2366">
      <w:pPr>
        <w:spacing w:line="200" w:lineRule="exact"/>
        <w:ind w:left="1800"/>
      </w:pPr>
    </w:p>
    <w:p w14:paraId="7F2ABDB0" w14:textId="77777777" w:rsidR="00AB2366" w:rsidRDefault="00AB2366">
      <w:pPr>
        <w:spacing w:line="200" w:lineRule="exact"/>
        <w:ind w:left="1800"/>
      </w:pPr>
    </w:p>
    <w:p w14:paraId="25BC0745" w14:textId="77777777" w:rsidR="00AB2366" w:rsidRDefault="00AB2366">
      <w:pPr>
        <w:spacing w:line="250" w:lineRule="exact"/>
        <w:ind w:left="1800"/>
      </w:pPr>
    </w:p>
    <w:p w14:paraId="396F9F22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Compressive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Ultra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</w:p>
    <w:p w14:paraId="0A38B69E" w14:textId="77777777" w:rsidR="00AB2366" w:rsidRDefault="00AB2366">
      <w:pPr>
        <w:spacing w:line="251" w:lineRule="exact"/>
        <w:ind w:left="1800"/>
      </w:pPr>
    </w:p>
    <w:p w14:paraId="3CC28804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Positioning</w:t>
      </w:r>
    </w:p>
    <w:p w14:paraId="0DE8D946" w14:textId="77777777" w:rsidR="00AB2366" w:rsidRDefault="00AB2366">
      <w:pPr>
        <w:spacing w:line="200" w:lineRule="exact"/>
        <w:ind w:left="1800"/>
      </w:pPr>
    </w:p>
    <w:p w14:paraId="38E40169" w14:textId="77777777" w:rsidR="00AB2366" w:rsidRDefault="00AB2366">
      <w:pPr>
        <w:spacing w:line="200" w:lineRule="exact"/>
        <w:ind w:left="1800"/>
      </w:pPr>
    </w:p>
    <w:p w14:paraId="1E16EEB7" w14:textId="77777777" w:rsidR="00AB2366" w:rsidRDefault="00AB2366">
      <w:pPr>
        <w:spacing w:line="200" w:lineRule="exact"/>
        <w:ind w:left="1800"/>
      </w:pPr>
    </w:p>
    <w:p w14:paraId="70D0A696" w14:textId="7AB86AA8" w:rsidR="00AB2366" w:rsidDel="002F2A3C" w:rsidRDefault="00AB2366">
      <w:pPr>
        <w:spacing w:line="240" w:lineRule="exact"/>
        <w:ind w:left="1800"/>
        <w:rPr>
          <w:del w:id="15" w:author="Exam" w:date="2015-02-27T08:14:00Z"/>
        </w:rPr>
      </w:pPr>
    </w:p>
    <w:p w14:paraId="0F93CCF8" w14:textId="49E6EAF5" w:rsidR="00AB2366" w:rsidRDefault="00C044CB">
      <w:pPr>
        <w:spacing w:line="288" w:lineRule="exact"/>
        <w:ind w:left="1800"/>
      </w:pPr>
      <w:del w:id="16" w:author="Exam" w:date="2015-02-27T08:14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</w:del>
      <w:ins w:id="17" w:author="Exam" w:date="2015-02-27T08:14:00Z">
        <w:r w:rsidR="002F2A3C">
          <w:t>This Chapter focus</w:t>
        </w:r>
      </w:ins>
      <w:ins w:id="18" w:author="Exam" w:date="2015-03-02T16:21:00Z">
        <w:r w:rsidR="003137C1">
          <w:t>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applica-</w:t>
      </w:r>
    </w:p>
    <w:p w14:paraId="342AFEF7" w14:textId="5D6E7B1F" w:rsidR="00AB2366" w:rsidDel="002F2A3C" w:rsidRDefault="00C044CB" w:rsidP="002F2A3C">
      <w:pPr>
        <w:tabs>
          <w:tab w:val="left" w:pos="8481"/>
        </w:tabs>
        <w:spacing w:line="433" w:lineRule="exact"/>
        <w:ind w:left="1800"/>
        <w:rPr>
          <w:del w:id="19" w:author="Exam" w:date="2015-02-27T08:17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–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20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and </w:t>
        </w:r>
      </w:ins>
      <w:ins w:id="21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potential of </w:t>
        </w:r>
      </w:ins>
      <w:ins w:id="22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CS </w:t>
        </w:r>
      </w:ins>
      <w:ins w:id="23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techniques </w:t>
        </w:r>
      </w:ins>
      <w:ins w:id="24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to reduce the </w:t>
        </w:r>
      </w:ins>
      <w:ins w:id="25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hardware</w:t>
        </w:r>
      </w:ins>
      <w:ins w:id="26" w:author="Exam" w:date="2015-02-27T08:14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complexity</w:t>
        </w:r>
      </w:ins>
      <w:ins w:id="27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28" w:author="Exam" w:date="2015-02-27T08:19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and to improve the energy efficiency </w:t>
        </w:r>
      </w:ins>
      <w:ins w:id="29" w:author="Exam" w:date="2015-02-27T08:15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 such system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tab/>
      </w:r>
      <w:del w:id="30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</w:del>
    </w:p>
    <w:p w14:paraId="70841E66" w14:textId="28152D93" w:rsidR="00AB2366" w:rsidDel="002F2A3C" w:rsidRDefault="00C044CB">
      <w:pPr>
        <w:tabs>
          <w:tab w:val="left" w:pos="8481"/>
        </w:tabs>
        <w:spacing w:line="433" w:lineRule="exact"/>
        <w:ind w:left="1800"/>
        <w:rPr>
          <w:del w:id="31" w:author="Exam" w:date="2015-02-27T08:17:00Z"/>
        </w:rPr>
        <w:pPrChange w:id="32" w:author="Exam" w:date="2015-02-27T08:17:00Z">
          <w:pPr>
            <w:spacing w:line="433" w:lineRule="exact"/>
            <w:ind w:left="1800"/>
          </w:pPr>
        </w:pPrChange>
      </w:pPr>
      <w:del w:id="3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potential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</w:p>
    <w:p w14:paraId="178F12A3" w14:textId="18A18680" w:rsidR="00AB2366" w:rsidRDefault="00C044CB">
      <w:pPr>
        <w:tabs>
          <w:tab w:val="left" w:pos="8481"/>
        </w:tabs>
        <w:spacing w:line="433" w:lineRule="exact"/>
        <w:ind w:left="1800"/>
        <w:pPrChange w:id="34" w:author="Exam" w:date="2015-02-27T08:17:00Z">
          <w:pPr>
            <w:tabs>
              <w:tab w:val="left" w:pos="9636"/>
            </w:tabs>
            <w:spacing w:line="433" w:lineRule="exact"/>
            <w:ind w:left="1800"/>
          </w:pPr>
        </w:pPrChange>
      </w:pPr>
      <w:del w:id="35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according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result.</w:delText>
        </w:r>
      </w:del>
      <w:r>
        <w:tab/>
      </w:r>
      <w:del w:id="36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</w:del>
    </w:p>
    <w:p w14:paraId="66CABA20" w14:textId="1F0590AB" w:rsidR="00AB2366" w:rsidDel="002F2A3C" w:rsidRDefault="00C044CB">
      <w:pPr>
        <w:spacing w:line="433" w:lineRule="exact"/>
        <w:ind w:left="1800"/>
        <w:rPr>
          <w:del w:id="37" w:author="Exam" w:date="2015-02-27T08:17:00Z"/>
        </w:rPr>
      </w:pPr>
      <w:del w:id="38" w:author="Exam" w:date="2015-02-27T08:16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9" w:author="Exam" w:date="2015-02-27T08:16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</w:t>
        </w:r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system is </w:t>
        </w:r>
      </w:ins>
      <w:ins w:id="4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42" w:author="Exam" w:date="2015-02-27T08:17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proposed </w:t>
        </w:r>
      </w:ins>
      <w:del w:id="43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de-</w:delText>
        </w:r>
      </w:del>
    </w:p>
    <w:p w14:paraId="0A533F56" w14:textId="1AD22F6A" w:rsidR="00AB2366" w:rsidRDefault="00C044CB">
      <w:pPr>
        <w:spacing w:line="433" w:lineRule="exact"/>
        <w:ind w:left="1800"/>
      </w:pPr>
      <w:del w:id="44" w:author="Exam" w:date="2015-02-27T08:17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sign,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" w:author="Exam" w:date="2015-02-27T08:17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using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46" w:author="Exam" w:date="2015-02-27T08:17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7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supported by</w:t>
        </w:r>
      </w:ins>
      <w:del w:id="48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9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sampling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B17453" w14:textId="1832ED1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0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clear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1" w:author="Exam" w:date="2015-02-27T08:18:00Z">
        <w:r w:rsidR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2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approach</w:t>
        </w:r>
      </w:ins>
      <w:del w:id="53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" w:author="Exam" w:date="2015-02-27T08:18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>enables</w:t>
        </w:r>
      </w:ins>
      <w:del w:id="55" w:author="Exam" w:date="2015-02-27T08:18:00Z"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2F2A3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2F2A3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</w:del>
      <w:del w:id="56" w:author="Exam" w:date="2015-02-27T08:20:00Z">
        <w:r w:rsidDel="0067146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7" w:author="Exam" w:date="2015-02-27T08:19:00Z">
        <w:r w:rsidR="002F2A3C">
          <w:rPr>
            <w:rFonts w:ascii="Times New Roman" w:eastAsia="Times New Roman" w:hAnsi="Times New Roman" w:cs="Times New Roman"/>
            <w:sz w:val="23"/>
            <w:szCs w:val="23"/>
          </w:rPr>
          <w:t xml:space="preserve"> tradeoff between </w:t>
        </w:r>
      </w:ins>
      <w:ins w:id="58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maximum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9" w:author="Exam" w:date="2015-02-27T08:21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>allowable</w:t>
        </w:r>
      </w:ins>
      <w:ins w:id="60" w:author="Exam" w:date="2015-02-27T08:20:00Z">
        <w:r w:rsidR="00671466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0C862D4" w14:textId="338BB56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" w:author="Exam" w:date="2015-03-02T16:22:00Z">
        <w:r w:rsidR="003137C1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2842E37" w14:textId="77777777" w:rsidR="00AB2366" w:rsidRDefault="00AB2366">
      <w:pPr>
        <w:spacing w:line="200" w:lineRule="exact"/>
        <w:ind w:left="1800"/>
      </w:pPr>
    </w:p>
    <w:p w14:paraId="13EDCD99" w14:textId="77777777" w:rsidR="00AB2366" w:rsidRDefault="00AB2366">
      <w:pPr>
        <w:spacing w:line="200" w:lineRule="exact"/>
        <w:ind w:left="1800"/>
      </w:pPr>
    </w:p>
    <w:p w14:paraId="24F5235A" w14:textId="77777777" w:rsidR="00AB2366" w:rsidRDefault="00AB2366">
      <w:pPr>
        <w:spacing w:line="236" w:lineRule="exact"/>
        <w:ind w:left="1800"/>
      </w:pPr>
    </w:p>
    <w:p w14:paraId="6B59F31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74CF6017" w14:textId="77777777" w:rsidR="00AB2366" w:rsidRDefault="00AB2366">
      <w:pPr>
        <w:spacing w:line="342" w:lineRule="exact"/>
        <w:ind w:left="1800"/>
      </w:pPr>
    </w:p>
    <w:p w14:paraId="52A64F1C" w14:textId="732855FF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2" w:author="Exam" w:date="2015-03-02T16:34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based wireless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3" w:author="Exam" w:date="2015-03-02T16:34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wireless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as-</w:t>
      </w:r>
    </w:p>
    <w:p w14:paraId="5135CFA5" w14:textId="072EB3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sociated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4" w:author="Exam" w:date="2015-03-02T16:35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such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</w:t>
      </w:r>
      <w:ins w:id="65" w:author="Exam" w:date="2015-03-02T16:35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66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186BCB0E" w14:textId="51CF750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</w:t>
      </w:r>
      <w:del w:id="67" w:author="Exam" w:date="2015-03-02T16:35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8" w:author="Exam" w:date="2015-03-02T16:39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One example is </w:t>
        </w:r>
      </w:ins>
      <w:del w:id="69" w:author="Exam" w:date="2015-03-02T16:35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Among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all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areas</w:delText>
        </w:r>
      </w:del>
      <w:del w:id="70" w:author="Exam" w:date="2015-03-02T16:39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ins w:id="71" w:author="Exam" w:date="2015-03-02T16:39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A5990F4" w14:textId="5D3A9EF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tracking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2" w:author="Exam" w:date="2015-03-02T16:36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del w:id="73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short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range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74" w:author="Exam" w:date="2015-03-02T16:37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communication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75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application </w:t>
        </w:r>
      </w:ins>
      <w:ins w:id="76" w:author="Exam" w:date="2015-03-02T16:40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which </w:t>
        </w:r>
      </w:ins>
      <w:ins w:id="77" w:author="Exam" w:date="2015-03-02T16:37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has</w:t>
        </w:r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591ADBA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66A3936" w14:textId="77777777" w:rsidR="00AB2366" w:rsidRDefault="006E3BC1">
      <w:pPr>
        <w:spacing w:line="200" w:lineRule="exact"/>
        <w:ind w:left="1800"/>
      </w:pPr>
      <w:r>
        <w:lastRenderedPageBreak/>
        <w:pict w14:anchorId="7DE682BF">
          <v:group id="_x0000_s1105" style="position:absolute;left:0;text-align:left;margin-left:89.25pt;margin-top:121.5pt;width:432.75pt;height:.75pt;z-index:251634176;mso-position-horizontal-relative:page;mso-position-vertical-relative:page" coordorigin="1785,2430" coordsize="8655,15">
            <v:polyline id="_x0000_s1106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6421C3C0" w14:textId="77777777" w:rsidR="00AB2366" w:rsidRDefault="00AB2366">
      <w:pPr>
        <w:spacing w:line="200" w:lineRule="exact"/>
        <w:ind w:left="1800"/>
      </w:pPr>
    </w:p>
    <w:p w14:paraId="7E5F95C1" w14:textId="77777777" w:rsidR="00AB2366" w:rsidRDefault="00AB2366">
      <w:pPr>
        <w:spacing w:line="200" w:lineRule="exact"/>
        <w:ind w:left="1800"/>
      </w:pPr>
    </w:p>
    <w:p w14:paraId="34011ABB" w14:textId="77777777" w:rsidR="00AB2366" w:rsidRDefault="00AB2366">
      <w:pPr>
        <w:spacing w:line="200" w:lineRule="exact"/>
        <w:ind w:left="1800"/>
      </w:pPr>
    </w:p>
    <w:p w14:paraId="296B371A" w14:textId="77777777" w:rsidR="00AB2366" w:rsidRDefault="00AB2366">
      <w:pPr>
        <w:spacing w:line="200" w:lineRule="exact"/>
        <w:ind w:left="1800"/>
      </w:pPr>
    </w:p>
    <w:p w14:paraId="112D98A5" w14:textId="77777777" w:rsidR="00AB2366" w:rsidRDefault="00AB2366">
      <w:pPr>
        <w:spacing w:line="200" w:lineRule="exact"/>
        <w:ind w:left="1800"/>
      </w:pPr>
    </w:p>
    <w:p w14:paraId="1D45AE43" w14:textId="77777777" w:rsidR="00AB2366" w:rsidRDefault="00AB2366">
      <w:pPr>
        <w:spacing w:line="200" w:lineRule="exact"/>
        <w:ind w:left="1800"/>
      </w:pPr>
    </w:p>
    <w:p w14:paraId="153AFC49" w14:textId="77777777" w:rsidR="00AB2366" w:rsidRDefault="00AB2366">
      <w:pPr>
        <w:spacing w:line="200" w:lineRule="exact"/>
        <w:ind w:left="1800"/>
      </w:pPr>
    </w:p>
    <w:p w14:paraId="12ED3BFD" w14:textId="77777777" w:rsidR="00AB2366" w:rsidRDefault="00AB2366">
      <w:pPr>
        <w:spacing w:line="200" w:lineRule="exact"/>
        <w:ind w:left="1800"/>
      </w:pPr>
    </w:p>
    <w:p w14:paraId="3223069E" w14:textId="77777777" w:rsidR="00AB2366" w:rsidRDefault="00AB2366">
      <w:pPr>
        <w:spacing w:line="388" w:lineRule="exact"/>
        <w:ind w:left="1800"/>
      </w:pPr>
    </w:p>
    <w:p w14:paraId="04C1AD99" w14:textId="77777777" w:rsidR="00AB2366" w:rsidRDefault="00C044CB">
      <w:pPr>
        <w:spacing w:line="240" w:lineRule="exact"/>
        <w:ind w:left="1804"/>
      </w:pPr>
      <w:bookmarkStart w:id="78" w:name="PageMark16"/>
      <w:bookmarkEnd w:id="7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52D8407" w14:textId="77777777" w:rsidR="00AB2366" w:rsidRDefault="00AB2366">
      <w:pPr>
        <w:spacing w:line="200" w:lineRule="exact"/>
        <w:ind w:left="1800"/>
      </w:pPr>
    </w:p>
    <w:p w14:paraId="0E2EB1ED" w14:textId="77777777" w:rsidR="00AB2366" w:rsidRDefault="00AB2366">
      <w:pPr>
        <w:spacing w:line="202" w:lineRule="exact"/>
        <w:ind w:left="1800"/>
      </w:pPr>
    </w:p>
    <w:p w14:paraId="306C791C" w14:textId="4CA5763F" w:rsidR="00AB2366" w:rsidRDefault="00BB77DC">
      <w:pPr>
        <w:spacing w:line="288" w:lineRule="exact"/>
        <w:ind w:left="1800"/>
      </w:pPr>
      <w:ins w:id="79" w:author="Exam" w:date="2015-03-02T16:3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80" w:author="Exam" w:date="2015-03-02T16:37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resilient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fading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hostile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1" w:author="Exam" w:date="2015-03-02T16:3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provides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</w:p>
    <w:p w14:paraId="4C6F00DC" w14:textId="06A73B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even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2" w:author="Exam" w:date="2015-03-02T16:38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conditions</w:t>
        </w:r>
      </w:ins>
      <w:del w:id="83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situations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4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particular, </w:t>
        </w:r>
      </w:ins>
      <w:del w:id="85" w:author="Exam" w:date="2015-03-02T16:40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86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87" w:author="Exam" w:date="2015-03-02T16:40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88" w:author="Exam" w:date="2015-03-02T16:38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low power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5980E205" w14:textId="58A9ED4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89" w:author="Exam" w:date="2015-03-02T16:38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  <w:del w:id="90" w:author="Exam" w:date="2015-03-02T16:39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battery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supply</w:delText>
        </w:r>
      </w:del>
      <w:del w:id="91" w:author="Exam" w:date="2015-03-02T16:40:00Z"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lead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2" w:author="Exam" w:date="2015-03-02T16:41:00Z">
        <w:r w:rsidR="00BB77DC">
          <w:rPr>
            <w:rFonts w:ascii="Times New Roman" w:eastAsia="Times New Roman" w:hAnsi="Times New Roman" w:cs="Times New Roman"/>
            <w:sz w:val="23"/>
            <w:szCs w:val="23"/>
          </w:rPr>
          <w:t xml:space="preserve">make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impulse-radio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(IR-UWB)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06BBB73" w14:textId="3B840C30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ins w:id="93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very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94" w:author="Exam" w:date="2015-03-02T16:41:00Z">
        <w:r w:rsidR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del w:id="95" w:author="Exam" w:date="2015-03-02T16:41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</w:p>
    <w:p w14:paraId="0002F842" w14:textId="4D0FFEB4" w:rsidR="00AB2366" w:rsidDel="00BB77DC" w:rsidRDefault="00BB77DC">
      <w:pPr>
        <w:spacing w:line="433" w:lineRule="exact"/>
        <w:ind w:left="1800"/>
        <w:rPr>
          <w:del w:id="96" w:author="Exam" w:date="2015-03-02T16:43:00Z"/>
        </w:rPr>
      </w:pPr>
      <w:ins w:id="97" w:author="Exam" w:date="2015-03-02T16:42:00Z">
        <w:r>
          <w:rPr>
            <w:rFonts w:ascii="Times New Roman" w:eastAsia="Times New Roman" w:hAnsi="Times New Roman" w:cs="Times New Roman"/>
            <w:sz w:val="23"/>
            <w:szCs w:val="23"/>
          </w:rPr>
          <w:t>For example</w:t>
        </w:r>
      </w:ins>
      <w:del w:id="98" w:author="Exam" w:date="2015-03-02T16:41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R="00C044CB"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99" w:author="Exam" w:date="2015-03-02T16:42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ins w:id="100" w:author="Exam" w:date="2015-03-02T16:42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IR-UWM has been used for </w:t>
        </w:r>
      </w:ins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short-distance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sensor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networks(WSNs)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ins w:id="101" w:author="Exam" w:date="2015-03-02T16:43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for applications </w:t>
        </w:r>
      </w:ins>
      <w:del w:id="102" w:author="Exam" w:date="2015-03-02T16:43:00Z"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R="000E5CA0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 xml:space="preserve"> </w:delText>
        </w:r>
        <w:r w:rsidR="00C044CB"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</w:del>
    </w:p>
    <w:p w14:paraId="0CFAA86A" w14:textId="77777777" w:rsidR="00AB2366" w:rsidRDefault="00C044CB" w:rsidP="00BB77DC">
      <w:pPr>
        <w:spacing w:line="433" w:lineRule="exact"/>
        <w:ind w:left="1800"/>
      </w:pPr>
      <w:del w:id="103" w:author="Exam" w:date="2015-03-02T16:43:00Z"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numbers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portable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instrument,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widely</w:delText>
        </w:r>
        <w:r w:rsidDel="00BB77D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B77D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deployed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surveil-</w:t>
      </w:r>
    </w:p>
    <w:p w14:paraId="071B92F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automation,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etc.</w:t>
      </w:r>
    </w:p>
    <w:p w14:paraId="47E21F10" w14:textId="3099DDE6" w:rsidR="00AB2366" w:rsidDel="00AC01F6" w:rsidRDefault="00C044CB">
      <w:pPr>
        <w:spacing w:line="433" w:lineRule="exact"/>
        <w:ind w:left="2151"/>
        <w:rPr>
          <w:del w:id="104" w:author="Exam" w:date="2015-03-02T16:4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05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huge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pressure</w:delText>
        </w:r>
      </w:del>
      <w:ins w:id="106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place a high demand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07" w:author="Exam" w:date="2015-03-02T16:49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the receiver’s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108" w:author="Exam" w:date="2015-03-02T16:49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where</w:t>
        </w:r>
      </w:ins>
    </w:p>
    <w:p w14:paraId="48CE89EE" w14:textId="13D4ECB9" w:rsidR="00AB2366" w:rsidRDefault="00C044CB">
      <w:pPr>
        <w:spacing w:line="433" w:lineRule="exact"/>
        <w:ind w:left="2151"/>
        <w:pPrChange w:id="109" w:author="Exam" w:date="2015-03-02T16:49:00Z">
          <w:pPr>
            <w:spacing w:line="433" w:lineRule="exact"/>
            <w:ind w:left="1800"/>
          </w:pPr>
        </w:pPrChange>
      </w:pPr>
      <w:del w:id="110" w:author="Exam" w:date="2015-03-02T16:49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1" w:author="Exam" w:date="2015-03-02T16:50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 a</w:t>
        </w:r>
      </w:ins>
      <w:del w:id="112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</w:p>
    <w:p w14:paraId="368E41CF" w14:textId="156C12C4" w:rsidR="00AB2366" w:rsidDel="00AC01F6" w:rsidRDefault="00C044CB">
      <w:pPr>
        <w:spacing w:line="433" w:lineRule="exact"/>
        <w:ind w:left="1800"/>
        <w:rPr>
          <w:del w:id="113" w:author="Exam" w:date="2015-03-02T16:5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14" w:author="Exam" w:date="2015-03-02T16:50:00Z">
        <w:r w:rsidR="00AC01F6">
          <w:rPr>
            <w:rFonts w:ascii="Times New Roman" w:eastAsia="Times New Roman" w:hAnsi="Times New Roman" w:cs="Times New Roman"/>
            <w:sz w:val="23"/>
            <w:szCs w:val="23"/>
          </w:rPr>
          <w:t xml:space="preserve">chapter presents the study on </w:t>
        </w:r>
      </w:ins>
      <w:del w:id="115" w:author="Exam" w:date="2015-03-02T16:50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116" w:author="Exam" w:date="2015-03-02T16:59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positioning,</w:delText>
        </w:r>
      </w:del>
      <w:del w:id="11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bottle-</w:delText>
        </w:r>
      </w:del>
    </w:p>
    <w:p w14:paraId="0A7F6D95" w14:textId="7D22788A" w:rsidR="00AB2366" w:rsidDel="00AC01F6" w:rsidRDefault="00C044CB">
      <w:pPr>
        <w:spacing w:line="433" w:lineRule="exact"/>
        <w:ind w:left="1800"/>
        <w:rPr>
          <w:del w:id="118" w:author="Exam" w:date="2015-03-02T16:51:00Z"/>
        </w:rPr>
      </w:pPr>
      <w:del w:id="119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technique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(CS),</w:delText>
        </w:r>
      </w:del>
      <w:ins w:id="120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how the </w:t>
        </w:r>
      </w:ins>
    </w:p>
    <w:p w14:paraId="559B9643" w14:textId="16E89EB8" w:rsidR="00AB2366" w:rsidRDefault="00C044CB">
      <w:pPr>
        <w:spacing w:line="433" w:lineRule="exact"/>
        <w:ind w:left="1800"/>
        <w:pPrChange w:id="121" w:author="Exam" w:date="2015-03-02T16:51:00Z">
          <w:pPr>
            <w:tabs>
              <w:tab w:val="left" w:pos="4818"/>
            </w:tabs>
            <w:spacing w:line="433" w:lineRule="exact"/>
            <w:ind w:left="1800"/>
          </w:pPr>
        </w:pPrChange>
      </w:pPr>
      <w:del w:id="122" w:author="Exam" w:date="2015-03-02T16:51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aforementioned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2.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indicates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</w:t>
      </w:r>
      <w:ins w:id="123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del w:id="124" w:author="Exam" w:date="2015-03-02T16:59:00Z">
        <w:r w:rsidR="00AC01F6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5" w:author="Exam" w:date="2015-03-02T16:59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26" w:author="Exam" w:date="2015-03-02T16:51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can be applied to a </w:t>
        </w:r>
      </w:ins>
      <w:del w:id="127" w:author="Exam" w:date="2015-03-02T16:51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del w:id="128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129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</w:t>
        </w:r>
      </w:ins>
      <w:del w:id="130" w:author="Exam" w:date="2015-03-02T16:52:00Z"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possibly</w:delText>
        </w:r>
      </w:del>
    </w:p>
    <w:p w14:paraId="4CE07DD4" w14:textId="2B470A4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31" w:author="Exam" w:date="2015-03-02T17:00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2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sparse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</w:t>
      </w:r>
      <w:ins w:id="133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sing</w:t>
        </w:r>
      </w:ins>
      <w:del w:id="134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nder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135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3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far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below</w:delText>
        </w:r>
      </w:del>
      <w:ins w:id="137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much lower than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38" w:author="Exam" w:date="2015-03-02T16:52:00Z">
        <w:r w:rsidR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</w:p>
    <w:p w14:paraId="5B4800A9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39" w:author="Exam" w:date="2015-03-02T16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(twice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bandwidth).</w:t>
      </w:r>
      <w:r>
        <w:tab/>
      </w:r>
      <w:del w:id="140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advantageous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releases</w:delText>
        </w:r>
      </w:del>
    </w:p>
    <w:p w14:paraId="744E3AA5" w14:textId="77777777" w:rsidR="00AB2366" w:rsidDel="00AC01F6" w:rsidRDefault="00C044CB">
      <w:pPr>
        <w:tabs>
          <w:tab w:val="left" w:pos="6317"/>
        </w:tabs>
        <w:spacing w:line="433" w:lineRule="exact"/>
        <w:ind w:left="1800"/>
        <w:rPr>
          <w:del w:id="141" w:author="Exam" w:date="2015-03-02T16:52:00Z"/>
        </w:rPr>
        <w:pPrChange w:id="142" w:author="Exam" w:date="2015-03-02T16:52:00Z">
          <w:pPr>
            <w:tabs>
              <w:tab w:val="left" w:pos="9579"/>
            </w:tabs>
            <w:spacing w:line="433" w:lineRule="exact"/>
            <w:ind w:left="1800"/>
          </w:pPr>
        </w:pPrChange>
      </w:pPr>
      <w:del w:id="143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bottleneck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large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constraints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receivers,</w:delText>
        </w:r>
        <w:r w:rsidDel="00AC01F6">
          <w:tab/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con-</w:delText>
        </w:r>
      </w:del>
    </w:p>
    <w:p w14:paraId="782CB151" w14:textId="77777777" w:rsidR="00AB2366" w:rsidDel="00AC01F6" w:rsidRDefault="00C044CB">
      <w:pPr>
        <w:tabs>
          <w:tab w:val="left" w:pos="9579"/>
        </w:tabs>
        <w:spacing w:line="433" w:lineRule="exact"/>
        <w:ind w:left="1800"/>
        <w:rPr>
          <w:del w:id="144" w:author="Exam" w:date="2015-03-02T16:52:00Z"/>
        </w:rPr>
        <w:pPrChange w:id="145" w:author="Exam" w:date="2015-03-02T16:52:00Z">
          <w:pPr>
            <w:spacing w:line="433" w:lineRule="exact"/>
            <w:ind w:left="1800"/>
          </w:pPr>
        </w:pPrChange>
      </w:pPr>
      <w:del w:id="146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sequently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storage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improves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C01F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</w:del>
    </w:p>
    <w:p w14:paraId="659B677C" w14:textId="77777777" w:rsidR="00AB2366" w:rsidRDefault="00C044CB" w:rsidP="00AC01F6">
      <w:pPr>
        <w:spacing w:line="433" w:lineRule="exact"/>
        <w:ind w:left="1800"/>
      </w:pPr>
      <w:del w:id="147" w:author="Exam" w:date="2015-03-02T16:52:00Z">
        <w:r w:rsidDel="00AC01F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systems.</w:delText>
        </w:r>
      </w:del>
    </w:p>
    <w:p w14:paraId="15DDF204" w14:textId="77777777" w:rsidR="00AB2366" w:rsidRDefault="00AB2366">
      <w:pPr>
        <w:spacing w:line="200" w:lineRule="exact"/>
        <w:ind w:left="1800"/>
      </w:pPr>
    </w:p>
    <w:p w14:paraId="7E9A417E" w14:textId="77777777" w:rsidR="00AB2366" w:rsidRDefault="00AB2366">
      <w:pPr>
        <w:spacing w:line="345" w:lineRule="exact"/>
        <w:ind w:left="1800"/>
      </w:pPr>
    </w:p>
    <w:p w14:paraId="7ECF67E5" w14:textId="5F621CEF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4.1.1</w:t>
      </w:r>
      <w:r>
        <w:tab/>
      </w:r>
      <w:ins w:id="148" w:author="Exam" w:date="2015-03-02T17:00:00Z">
        <w:r w:rsidR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>CS for IR-UWB</w:t>
        </w:r>
      </w:ins>
      <w:del w:id="149" w:author="Exam" w:date="2015-03-02T17:00:00Z"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Literature</w:delText>
        </w:r>
        <w:r w:rsidDel="00BF48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Review</w:delText>
        </w:r>
      </w:del>
    </w:p>
    <w:p w14:paraId="75D1B666" w14:textId="77777777" w:rsidR="00AB2366" w:rsidRDefault="00AB2366">
      <w:pPr>
        <w:spacing w:line="275" w:lineRule="exact"/>
        <w:ind w:left="1800"/>
      </w:pPr>
    </w:p>
    <w:p w14:paraId="094F4ACA" w14:textId="4F42D5E7" w:rsidR="00AB2366" w:rsidRDefault="00BF488A">
      <w:pPr>
        <w:spacing w:line="288" w:lineRule="exact"/>
        <w:ind w:left="1800"/>
      </w:pPr>
      <w:ins w:id="150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Current </w:t>
        </w:r>
      </w:ins>
      <w:del w:id="151" w:author="Exam" w:date="2015-03-02T17:00:00Z"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Recently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manage</w:delText>
        </w:r>
        <w:r w:rsidR="00C044CB"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  <w:ins w:id="152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CS based IR-UWB system</w:t>
        </w:r>
      </w:ins>
      <w:ins w:id="153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154" w:author="Exam" w:date="2015-03-02T17:00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155" w:author="Exam" w:date="2015-03-02T17:0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revised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or-</w:t>
      </w:r>
    </w:p>
    <w:p w14:paraId="41F4D1DE" w14:textId="77E62DDD" w:rsidR="00AB2366" w:rsidRDefault="00C044CB">
      <w:pPr>
        <w:tabs>
          <w:tab w:val="left" w:pos="63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6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57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can </w:t>
        </w:r>
      </w:ins>
      <w:ins w:id="158" w:author="Exam" w:date="2015-03-02T17:01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also </w:t>
        </w:r>
      </w:ins>
      <w:ins w:id="159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further </w:t>
        </w:r>
      </w:ins>
      <w:del w:id="160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240B1C" w14:textId="0DDEF2F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1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it is </w:t>
        </w:r>
      </w:ins>
      <w:del w:id="162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3" w:author="Exam" w:date="2015-03-02T17:02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forward to </w:t>
        </w:r>
      </w:ins>
      <w:del w:id="164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165" w:author="Exam" w:date="2015-03-02T17:02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stages</w:delText>
        </w:r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  <w:ins w:id="166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167" w:author="Exam" w:date="2015-03-02T17:02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ins w:id="168" w:author="Exam" w:date="2015-03-02T17:03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subsequent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69" w:author="Exam" w:date="2015-03-02T17:03:00Z">
        <w:r w:rsidR="00BF488A">
          <w:rPr>
            <w:rFonts w:ascii="Times New Roman" w:eastAsia="Times New Roman" w:hAnsi="Times New Roman" w:cs="Times New Roman"/>
            <w:sz w:val="23"/>
            <w:szCs w:val="23"/>
          </w:rPr>
          <w:t xml:space="preserve">stage that performs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9CB2CBA" w14:textId="4FFB205E" w:rsidR="00AB2366" w:rsidRDefault="00C044CB">
      <w:pPr>
        <w:tabs>
          <w:tab w:val="left" w:pos="403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170" w:author="Exam" w:date="2015-03-02T17:04:00Z">
        <w:r w:rsidR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hence</w:t>
        </w:r>
      </w:ins>
      <w:del w:id="171" w:author="Exam" w:date="2015-03-02T17:04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BF488A">
          <w:tab/>
        </w:r>
      </w:del>
      <w:del w:id="172" w:author="Exam" w:date="2015-03-02T17:03:00Z"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Consequently,</w:delText>
        </w:r>
      </w:del>
      <w:del w:id="173" w:author="Exam" w:date="2015-03-02T17:04:00Z">
        <w:r w:rsidDel="00BF48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F48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method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127FC991" w14:textId="3258E626" w:rsidR="00AB2366" w:rsidDel="0076707E" w:rsidRDefault="00C044CB">
      <w:pPr>
        <w:spacing w:line="433" w:lineRule="exact"/>
        <w:ind w:left="1800"/>
        <w:rPr>
          <w:del w:id="174" w:author="Exam" w:date="2015-03-02T17:0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175" w:author="Exam" w:date="2015-03-02T17:04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>The</w:t>
        </w:r>
      </w:ins>
      <w:del w:id="176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77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178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typically uses a </w:t>
        </w:r>
      </w:ins>
      <w:del w:id="179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</w:p>
    <w:p w14:paraId="4B648C07" w14:textId="77E0EC71" w:rsidR="00AB2366" w:rsidDel="0076707E" w:rsidRDefault="00C044CB">
      <w:pPr>
        <w:spacing w:line="433" w:lineRule="exact"/>
        <w:ind w:left="1800"/>
        <w:rPr>
          <w:del w:id="180" w:author="Exam" w:date="2015-03-02T17:05:00Z"/>
        </w:rPr>
      </w:pPr>
      <w:del w:id="181" w:author="Exam" w:date="2015-03-02T17:04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them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ins w:id="182" w:author="Exam" w:date="2015-03-02T17:04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</w:t>
        </w:r>
      </w:ins>
      <w:del w:id="183" w:author="Exam" w:date="2015-03-02T17:04:00Z"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termed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ins w:id="184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at the receivers that enable</w:t>
        </w:r>
      </w:ins>
      <w:del w:id="185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6B5CC5E7" w14:textId="5B3680DD" w:rsidR="00AB2366" w:rsidDel="0076707E" w:rsidRDefault="00C044CB">
      <w:pPr>
        <w:spacing w:line="433" w:lineRule="exact"/>
        <w:ind w:left="1800"/>
        <w:rPr>
          <w:del w:id="186" w:author="Exam" w:date="2015-03-02T17:06:00Z"/>
        </w:rPr>
      </w:pPr>
      <w:del w:id="187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88" w:author="Exam" w:date="2015-03-02T17:05:00Z">
        <w:r w:rsidR="0076707E">
          <w:rPr>
            <w:rFonts w:ascii="Times New Roman" w:eastAsia="Times New Roman" w:hAnsi="Times New Roman" w:cs="Times New Roman"/>
            <w:sz w:val="23"/>
            <w:szCs w:val="23"/>
          </w:rPr>
          <w:t xml:space="preserve">significant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</w:t>
      </w:r>
      <w:ins w:id="189" w:author="Exam" w:date="2015-03-02T17:05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tion in the </w:t>
        </w:r>
      </w:ins>
      <w:del w:id="190" w:author="Exam" w:date="2015-03-02T17:05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1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signifi-</w:delText>
        </w:r>
      </w:del>
    </w:p>
    <w:p w14:paraId="61211532" w14:textId="54FA889C" w:rsidR="00AB2366" w:rsidRDefault="00C044CB" w:rsidP="0076707E">
      <w:pPr>
        <w:spacing w:line="433" w:lineRule="exact"/>
        <w:ind w:left="1800"/>
      </w:pPr>
      <w:del w:id="192" w:author="Exam" w:date="2015-03-02T17:06:00Z">
        <w:r w:rsidDel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cantly</w:delText>
        </w:r>
        <w:r w:rsidDel="0076707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193" w:author="Exam" w:date="2015-03-02T17:06:00Z">
        <w:r w:rsidR="0076707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36F6C1" w14:textId="77777777" w:rsidR="00AB2366" w:rsidRDefault="00AB2366">
      <w:pPr>
        <w:spacing w:line="200" w:lineRule="exact"/>
        <w:ind w:left="1800"/>
      </w:pPr>
    </w:p>
    <w:p w14:paraId="50A530EA" w14:textId="77777777" w:rsidR="00AB2366" w:rsidRDefault="00AB2366">
      <w:pPr>
        <w:spacing w:line="216" w:lineRule="exact"/>
        <w:ind w:left="1800"/>
      </w:pPr>
    </w:p>
    <w:p w14:paraId="6C5262F0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</w:p>
    <w:p w14:paraId="2FAA7A8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A2BC298" w14:textId="77777777" w:rsidR="00AB2366" w:rsidRDefault="006E3BC1">
      <w:pPr>
        <w:spacing w:line="200" w:lineRule="exact"/>
        <w:ind w:left="1800"/>
      </w:pPr>
      <w:r>
        <w:lastRenderedPageBreak/>
        <w:pict w14:anchorId="0F32E163">
          <v:group id="_x0000_s1103" style="position:absolute;left:0;text-align:left;margin-left:89.25pt;margin-top:121.5pt;width:432.75pt;height:.75pt;z-index:251635200;mso-position-horizontal-relative:page;mso-position-vertical-relative:page" coordorigin="1785,2430" coordsize="8655,15">
            <v:polyline id="_x0000_s1104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3BD51F7B" w14:textId="77777777" w:rsidR="00AB2366" w:rsidRDefault="00AB2366">
      <w:pPr>
        <w:spacing w:line="200" w:lineRule="exact"/>
        <w:ind w:left="1800"/>
      </w:pPr>
    </w:p>
    <w:p w14:paraId="7A25787D" w14:textId="77777777" w:rsidR="00AB2366" w:rsidRDefault="00AB2366">
      <w:pPr>
        <w:spacing w:line="200" w:lineRule="exact"/>
        <w:ind w:left="1800"/>
      </w:pPr>
    </w:p>
    <w:p w14:paraId="0A8C4634" w14:textId="77777777" w:rsidR="00AB2366" w:rsidRDefault="00AB2366">
      <w:pPr>
        <w:spacing w:line="200" w:lineRule="exact"/>
        <w:ind w:left="1800"/>
      </w:pPr>
    </w:p>
    <w:p w14:paraId="426DF6DB" w14:textId="77777777" w:rsidR="00AB2366" w:rsidRDefault="00AB2366">
      <w:pPr>
        <w:spacing w:line="200" w:lineRule="exact"/>
        <w:ind w:left="1800"/>
      </w:pPr>
    </w:p>
    <w:p w14:paraId="0FA411B8" w14:textId="77777777" w:rsidR="00AB2366" w:rsidRDefault="00AB2366">
      <w:pPr>
        <w:spacing w:line="200" w:lineRule="exact"/>
        <w:ind w:left="1800"/>
      </w:pPr>
    </w:p>
    <w:p w14:paraId="24487160" w14:textId="77777777" w:rsidR="00AB2366" w:rsidRDefault="00AB2366">
      <w:pPr>
        <w:spacing w:line="200" w:lineRule="exact"/>
        <w:ind w:left="1800"/>
      </w:pPr>
    </w:p>
    <w:p w14:paraId="0A3225D4" w14:textId="77777777" w:rsidR="00AB2366" w:rsidRDefault="00AB2366">
      <w:pPr>
        <w:spacing w:line="200" w:lineRule="exact"/>
        <w:ind w:left="1800"/>
      </w:pPr>
    </w:p>
    <w:p w14:paraId="40E1E11A" w14:textId="77777777" w:rsidR="00AB2366" w:rsidRDefault="00AB2366">
      <w:pPr>
        <w:spacing w:line="200" w:lineRule="exact"/>
        <w:ind w:left="1800"/>
      </w:pPr>
    </w:p>
    <w:p w14:paraId="348566EE" w14:textId="77777777" w:rsidR="00AB2366" w:rsidRDefault="00AB2366">
      <w:pPr>
        <w:spacing w:line="388" w:lineRule="exact"/>
        <w:ind w:left="1800"/>
      </w:pPr>
    </w:p>
    <w:p w14:paraId="7CCA930C" w14:textId="77777777" w:rsidR="00AB2366" w:rsidRDefault="00C044CB">
      <w:pPr>
        <w:spacing w:line="240" w:lineRule="exact"/>
        <w:ind w:left="1804"/>
      </w:pPr>
      <w:bookmarkStart w:id="194" w:name="PageMark17"/>
      <w:bookmarkEnd w:id="19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278245B" w14:textId="77777777" w:rsidR="00AB2366" w:rsidRDefault="00AB2366">
      <w:pPr>
        <w:spacing w:line="200" w:lineRule="exact"/>
        <w:ind w:left="1800"/>
      </w:pPr>
    </w:p>
    <w:p w14:paraId="5617673D" w14:textId="77777777" w:rsidR="00AB2366" w:rsidRDefault="00AB2366">
      <w:pPr>
        <w:spacing w:line="202" w:lineRule="exact"/>
        <w:ind w:left="1800"/>
      </w:pPr>
    </w:p>
    <w:p w14:paraId="5AE06122" w14:textId="43163D63" w:rsidR="00AB2366" w:rsidRDefault="00C044CB">
      <w:pPr>
        <w:spacing w:line="288" w:lineRule="exact"/>
        <w:ind w:left="2151"/>
      </w:pPr>
      <w:del w:id="195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196" w:author="Exam" w:date="2015-03-02T17:09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Another approach is to</w:t>
        </w:r>
      </w:ins>
      <w:del w:id="197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198" w:author="Exam" w:date="2015-03-02T17:09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trans-</w:t>
      </w:r>
    </w:p>
    <w:p w14:paraId="6CFB3B40" w14:textId="664B46C9" w:rsidR="00AB2366" w:rsidRDefault="00AC4811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itters</w:t>
      </w:r>
      <w:ins w:id="199" w:author="Exam" w:date="2015-03-02T17:09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utilizing</w:t>
        </w:r>
      </w:ins>
      <w:del w:id="200" w:author="Exam" w:date="2015-03-02T17:09:00Z"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R="00C044CB"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waveform-based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precoding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fulfil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7D1D07A6" w14:textId="0BD041D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ins w:id="201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such that</w:t>
        </w:r>
      </w:ins>
      <w:del w:id="202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03" w:author="Exam" w:date="2015-03-02T17:10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can be used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ins w:id="204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DBB5FD1" w14:textId="31A54DAB" w:rsidR="00AB2366" w:rsidDel="00AC4811" w:rsidRDefault="00C044CB">
      <w:pPr>
        <w:spacing w:line="433" w:lineRule="exact"/>
        <w:ind w:left="1800"/>
        <w:rPr>
          <w:del w:id="205" w:author="Exam" w:date="2015-03-02T17:1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206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207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calculating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location</w:delText>
        </w:r>
      </w:del>
    </w:p>
    <w:p w14:paraId="7857C025" w14:textId="22BBD7DC" w:rsidR="00AB2366" w:rsidRDefault="00C044CB">
      <w:pPr>
        <w:spacing w:line="433" w:lineRule="exact"/>
        <w:ind w:left="1800"/>
        <w:pPrChange w:id="208" w:author="Exam" w:date="2015-03-02T17:10:00Z">
          <w:pPr>
            <w:tabs>
              <w:tab w:val="left" w:pos="4229"/>
            </w:tabs>
            <w:spacing w:line="433" w:lineRule="exact"/>
            <w:ind w:left="1800"/>
          </w:pPr>
        </w:pPrChange>
      </w:pPr>
      <w:del w:id="209" w:author="Exam" w:date="2015-03-02T17:10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</w:del>
      <w:ins w:id="210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include the block diagram</w:t>
        </w:r>
      </w:ins>
      <w:ins w:id="211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212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</w:t>
        </w:r>
      </w:ins>
      <w:ins w:id="213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above system will make it much clearer)</w:t>
        </w:r>
      </w:ins>
      <w:ins w:id="214" w:author="Exam" w:date="2015-03-02T17:10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man-</w:t>
      </w:r>
    </w:p>
    <w:p w14:paraId="597348DF" w14:textId="6FA117AA" w:rsidR="00AB2366" w:rsidDel="00AC4811" w:rsidRDefault="00C044CB">
      <w:pPr>
        <w:spacing w:line="433" w:lineRule="exact"/>
        <w:ind w:left="1800"/>
        <w:rPr>
          <w:del w:id="215" w:author="Exam" w:date="2015-03-02T17:1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16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while </w:t>
        </w:r>
      </w:ins>
      <w:del w:id="217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ins w:id="218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ins w:id="219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compared to the conventional</w:t>
        </w:r>
      </w:ins>
    </w:p>
    <w:p w14:paraId="36BF6F8D" w14:textId="5D465E0D" w:rsidR="00AB2366" w:rsidRDefault="00C044CB">
      <w:pPr>
        <w:spacing w:line="433" w:lineRule="exact"/>
        <w:ind w:left="1800"/>
      </w:pPr>
      <w:del w:id="220" w:author="Exam" w:date="2015-03-02T17:11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69273436" w14:textId="2E4FB794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1" w:author="Exam" w:date="2015-03-02T17:11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ins w:id="222" w:author="Exam" w:date="2015-03-02T17:11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approach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3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>require</w:t>
        </w:r>
      </w:ins>
      <w:del w:id="224" w:author="Exam" w:date="2015-03-02T17:12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high-data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00ADA1B" w14:textId="1EB0FF7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5" w:author="Exam" w:date="2015-03-02T17:12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ins w:id="226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mixer’s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27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28" w:author="Exam" w:date="2015-03-02T17:13:00Z">
        <w:r w:rsidR="00AC4811">
          <w:rPr>
            <w:rFonts w:ascii="Times New Roman" w:eastAsia="Times New Roman" w:hAnsi="Times New Roman" w:cs="Times New Roman"/>
            <w:sz w:val="23"/>
            <w:szCs w:val="23"/>
          </w:rPr>
          <w:t xml:space="preserve">is at </w:t>
        </w:r>
      </w:ins>
      <w:del w:id="229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reach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C4811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</w:p>
    <w:p w14:paraId="5B5DF328" w14:textId="7F73F925" w:rsidR="00AB2366" w:rsidRDefault="00C044CB">
      <w:pPr>
        <w:tabs>
          <w:tab w:val="left" w:pos="4239"/>
          <w:tab w:val="left" w:pos="607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e.g.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beyond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GHz).</w:t>
      </w:r>
      <w:r w:rsidR="000E5CA0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30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1" w:author="Exam" w:date="2015-03-02T17:14:00Z">
        <w:r w:rsidR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imposes </w:t>
        </w:r>
      </w:ins>
      <w:del w:id="232" w:author="Exam" w:date="2015-03-02T17:13:00Z">
        <w:r w:rsidDel="00AC4811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  <w:del w:id="233" w:author="Exam" w:date="2015-03-02T17:14:00Z"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</w:del>
    </w:p>
    <w:p w14:paraId="3E462BF5" w14:textId="1F29FB1A" w:rsidR="00AB2366" w:rsidRDefault="005E2EA2">
      <w:pPr>
        <w:spacing w:line="433" w:lineRule="exact"/>
        <w:ind w:left="1800"/>
      </w:pPr>
      <w:ins w:id="234" w:author="Exam" w:date="2015-03-02T17:14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very high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5" w:author="Exam" w:date="2015-03-02T17:14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6" w:author="Exam" w:date="2015-03-02T17:15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ins w:id="237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which also </w:t>
        </w:r>
      </w:ins>
      <w:del w:id="238" w:author="Exam" w:date="2015-03-02T17:15:00Z"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R="00C044CB" w:rsidDel="005E2EA2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additionally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increases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39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240" w:author="Exam" w:date="2015-03-02T17:15:00Z">
        <w:r w:rsidR="00C044CB" w:rsidDel="005E2EA2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ins w:id="241" w:author="Exam" w:date="2015-03-02T17:1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in the system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25113B75" w14:textId="77777777" w:rsidR="00AB2366" w:rsidRDefault="00AB2366">
      <w:pPr>
        <w:spacing w:line="200" w:lineRule="exact"/>
        <w:ind w:left="1800"/>
      </w:pPr>
    </w:p>
    <w:p w14:paraId="2122CF19" w14:textId="134E0DCC" w:rsidR="00AB2366" w:rsidDel="00DB3497" w:rsidRDefault="00AB2366">
      <w:pPr>
        <w:spacing w:line="345" w:lineRule="exact"/>
        <w:ind w:left="1800"/>
        <w:rPr>
          <w:del w:id="242" w:author="Exam" w:date="2015-03-02T21:41:00Z"/>
        </w:rPr>
      </w:pPr>
    </w:p>
    <w:p w14:paraId="4F6FB285" w14:textId="213A721F" w:rsidR="00AB2366" w:rsidRDefault="00C044CB">
      <w:pPr>
        <w:tabs>
          <w:tab w:val="left" w:pos="2660"/>
        </w:tabs>
        <w:spacing w:line="373" w:lineRule="exact"/>
        <w:ind w:left="1800"/>
      </w:pPr>
      <w:del w:id="243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4.1.2</w:delText>
        </w:r>
        <w:r w:rsidDel="00DB3497">
          <w:tab/>
        </w:r>
      </w:del>
      <w:del w:id="244" w:author="Exam" w:date="2015-03-02T17:15:00Z">
        <w:r w:rsidDel="005E2EA2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Contribution</w:delText>
        </w:r>
      </w:del>
    </w:p>
    <w:p w14:paraId="0B207A40" w14:textId="77777777" w:rsidR="00AB2366" w:rsidRDefault="00AB2366">
      <w:pPr>
        <w:spacing w:line="275" w:lineRule="exact"/>
        <w:ind w:left="1800"/>
      </w:pPr>
    </w:p>
    <w:p w14:paraId="77FEAC3C" w14:textId="55575B15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5" w:author="Exam" w:date="2015-03-02T21:40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</w:del>
      <w:ins w:id="246" w:author="Exam" w:date="2015-03-02T21:40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address these issue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47" w:author="Exam" w:date="2015-03-02T21:41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advanced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48" w:author="Exam" w:date="2015-03-02T21:41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design is proposed for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posi-</w:t>
      </w:r>
    </w:p>
    <w:p w14:paraId="0022627A" w14:textId="15DB467B" w:rsidR="00AB2366" w:rsidRDefault="00C044CB">
      <w:pPr>
        <w:tabs>
          <w:tab w:val="left" w:pos="337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system:</w:t>
      </w:r>
      <w:r>
        <w:tab/>
      </w:r>
      <w:ins w:id="249" w:author="Exam" w:date="2015-03-02T21:42:00Z">
        <w:r w:rsidR="00DB3497">
          <w:t xml:space="preserve">In this design, </w:t>
        </w:r>
      </w:ins>
      <w:del w:id="250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42288C5B" w14:textId="10A83C51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51" w:author="Exam" w:date="2015-03-02T21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2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is used 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3" w:author="Exam" w:date="2015-03-02T21:42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reduce</w:t>
        </w:r>
      </w:ins>
      <w:del w:id="254" w:author="Exam" w:date="2015-03-02T21:42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55" w:author="Exam" w:date="2015-03-02T21:42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 xml:space="preserve">required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ins w:id="256" w:author="Exam" w:date="2015-03-02T21:44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with the receiver using slightly higher </w:t>
        </w:r>
      </w:ins>
      <w:del w:id="257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DB3497">
          <w:tab/>
        </w:r>
      </w:del>
      <w:del w:id="258" w:author="Exam" w:date="2015-03-02T21:43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</w:del>
      <w:del w:id="259" w:author="Exam" w:date="2015-03-02T21:44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</w:del>
      <w:del w:id="260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</w:p>
    <w:p w14:paraId="289D5514" w14:textId="6CAA5DC7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61" w:author="Exam" w:date="2015-03-02T21:46:00Z"/>
        </w:rPr>
        <w:pPrChange w:id="262" w:author="Exam" w:date="2015-03-02T21:45:00Z">
          <w:pPr>
            <w:spacing w:line="433" w:lineRule="exact"/>
            <w:ind w:left="1800"/>
          </w:pPr>
        </w:pPrChange>
      </w:pPr>
      <w:del w:id="263" w:author="Exam" w:date="2015-03-02T21:45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small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degree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those</w:delText>
        </w:r>
      </w:del>
      <w:ins w:id="264" w:author="Exam" w:date="2015-03-02T21:45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sampling rate compared with </w:t>
        </w:r>
      </w:ins>
      <w:ins w:id="265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existing</w:t>
        </w:r>
      </w:ins>
      <w:del w:id="266" w:author="Exam" w:date="2015-03-02T21:46:00Z"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36D5B636" w14:textId="5BD318CB" w:rsidR="00AB2366" w:rsidDel="00DB3497" w:rsidRDefault="00C044CB">
      <w:pPr>
        <w:tabs>
          <w:tab w:val="left" w:pos="6519"/>
        </w:tabs>
        <w:spacing w:line="433" w:lineRule="exact"/>
        <w:ind w:left="1800"/>
        <w:rPr>
          <w:del w:id="267" w:author="Exam" w:date="2015-03-02T21:46:00Z"/>
        </w:rPr>
        <w:pPrChange w:id="268" w:author="Exam" w:date="2015-03-02T21:46:00Z">
          <w:pPr>
            <w:spacing w:line="433" w:lineRule="exact"/>
            <w:ind w:left="1800"/>
          </w:pPr>
        </w:pPrChange>
      </w:pPr>
      <w:del w:id="269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0" w:author="Exam" w:date="2015-03-02T21:46:00Z">
        <w:r w:rsidR="00DB3497">
          <w:rPr>
            <w:rFonts w:ascii="Times New Roman" w:eastAsia="Times New Roman" w:hAnsi="Times New Roman" w:cs="Times New Roman"/>
            <w:sz w:val="23"/>
            <w:szCs w:val="23"/>
          </w:rPr>
          <w:t>design, but substantially lower than the convention Nyquist rate required of such a system.</w:t>
        </w:r>
      </w:ins>
      <w:del w:id="271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transmitters.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between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</w:del>
    </w:p>
    <w:p w14:paraId="3FBBF635" w14:textId="5C686001" w:rsidR="00AB2366" w:rsidRDefault="00C044CB">
      <w:pPr>
        <w:tabs>
          <w:tab w:val="left" w:pos="6519"/>
        </w:tabs>
        <w:spacing w:line="433" w:lineRule="exact"/>
        <w:ind w:left="1800"/>
        <w:pPrChange w:id="272" w:author="Exam" w:date="2015-03-02T21:46:00Z">
          <w:pPr>
            <w:spacing w:line="433" w:lineRule="exact"/>
            <w:ind w:left="1800"/>
          </w:pPr>
        </w:pPrChange>
      </w:pPr>
      <w:del w:id="273" w:author="Exam" w:date="2015-03-02T21:46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sub-Nyquist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ins w:id="274" w:author="Exam" w:date="2015-03-02T21:46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These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75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our proposed </w:t>
        </w:r>
      </w:ins>
      <w:del w:id="276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277" w:author="Exam" w:date="2015-03-02T21:47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28E118C3" w14:textId="661947C5" w:rsidR="00AB2366" w:rsidDel="00DB3497" w:rsidRDefault="00C044CB">
      <w:pPr>
        <w:spacing w:line="433" w:lineRule="exact"/>
        <w:ind w:left="1800"/>
        <w:rPr>
          <w:del w:id="278" w:author="Exam" w:date="2015-03-02T2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ins w:id="279" w:author="Exam" w:date="2015-03-02T21:47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design at the transmitter and receiver</w:t>
        </w:r>
      </w:ins>
      <w:ins w:id="280" w:author="Exam" w:date="2015-03-02T21:48:00Z">
        <w:r w:rsidR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s.</w:t>
        </w:r>
      </w:ins>
      <w:del w:id="281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gains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entire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consumption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</w:del>
    </w:p>
    <w:p w14:paraId="5E7FAB95" w14:textId="355702F5" w:rsidR="00AB2366" w:rsidRDefault="00C044CB">
      <w:pPr>
        <w:spacing w:line="433" w:lineRule="exact"/>
        <w:ind w:left="1800"/>
      </w:pPr>
      <w:del w:id="282" w:author="Exam" w:date="2015-03-02T21:48:00Z"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DB3497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B3497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</w:del>
    </w:p>
    <w:p w14:paraId="62E65C8D" w14:textId="77777777" w:rsidR="00AB2366" w:rsidRDefault="00AB2366">
      <w:pPr>
        <w:spacing w:line="200" w:lineRule="exact"/>
        <w:ind w:left="1800"/>
      </w:pPr>
    </w:p>
    <w:p w14:paraId="3A797CDE" w14:textId="77777777" w:rsidR="00AB2366" w:rsidRDefault="00AB2366">
      <w:pPr>
        <w:spacing w:line="200" w:lineRule="exact"/>
        <w:ind w:left="1800"/>
      </w:pPr>
    </w:p>
    <w:p w14:paraId="61B81CD9" w14:textId="77777777" w:rsidR="00AB2366" w:rsidRDefault="00AB2366">
      <w:pPr>
        <w:spacing w:line="236" w:lineRule="exact"/>
        <w:ind w:left="1800"/>
      </w:pPr>
    </w:p>
    <w:p w14:paraId="6F37A69E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of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UWB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Positioning</w:t>
      </w:r>
    </w:p>
    <w:p w14:paraId="44FFE9EB" w14:textId="77777777" w:rsidR="00AB2366" w:rsidRDefault="00AB2366">
      <w:pPr>
        <w:spacing w:line="342" w:lineRule="exact"/>
        <w:ind w:left="1800"/>
        <w:rPr>
          <w:ins w:id="283" w:author="Exam" w:date="2015-03-02T21:48:00Z"/>
        </w:rPr>
      </w:pPr>
    </w:p>
    <w:p w14:paraId="72E33771" w14:textId="11D2D2F4" w:rsidR="00DB3497" w:rsidRDefault="00DB3497">
      <w:pPr>
        <w:spacing w:line="342" w:lineRule="exact"/>
        <w:ind w:left="1800"/>
      </w:pPr>
      <w:ins w:id="284" w:author="Exam" w:date="2015-03-02T21:48:00Z">
        <w:r>
          <w:t>(comment: put this in Appendix)</w:t>
        </w:r>
      </w:ins>
    </w:p>
    <w:p w14:paraId="28BDB337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Extremely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</w:p>
    <w:p w14:paraId="10910C7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resolutions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</w:p>
    <w:p w14:paraId="2797EFA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AD1728C" w14:textId="77777777" w:rsidR="00AB2366" w:rsidRDefault="00AB2366">
      <w:pPr>
        <w:spacing w:line="200" w:lineRule="exact"/>
        <w:ind w:left="1800"/>
      </w:pPr>
    </w:p>
    <w:p w14:paraId="20242407" w14:textId="77777777" w:rsidR="00AB2366" w:rsidRDefault="00AB2366">
      <w:pPr>
        <w:spacing w:line="234" w:lineRule="exact"/>
        <w:ind w:left="1800"/>
      </w:pPr>
    </w:p>
    <w:p w14:paraId="2586D8BE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</w:t>
      </w:r>
    </w:p>
    <w:p w14:paraId="4135AD57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47C4E9" w14:textId="77777777" w:rsidR="00AB2366" w:rsidRDefault="006E3BC1">
      <w:pPr>
        <w:spacing w:line="200" w:lineRule="exact"/>
        <w:ind w:left="1799"/>
      </w:pPr>
      <w:r>
        <w:lastRenderedPageBreak/>
        <w:pict w14:anchorId="2DFD3A27">
          <v:group id="_x0000_s1101" style="position:absolute;left:0;text-align:left;margin-left:89.25pt;margin-top:121.5pt;width:432.75pt;height:.75pt;z-index:251636224;mso-position-horizontal-relative:page;mso-position-vertical-relative:page" coordorigin="1785,2430" coordsize="8655,15">
            <v:polyline id="_x0000_s1102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335A0479" w14:textId="77777777" w:rsidR="00AB2366" w:rsidRDefault="00AB2366">
      <w:pPr>
        <w:spacing w:line="200" w:lineRule="exact"/>
        <w:ind w:left="1799"/>
      </w:pPr>
    </w:p>
    <w:p w14:paraId="1F6A6A07" w14:textId="77777777" w:rsidR="00AB2366" w:rsidRDefault="00AB2366">
      <w:pPr>
        <w:spacing w:line="200" w:lineRule="exact"/>
        <w:ind w:left="1799"/>
      </w:pPr>
    </w:p>
    <w:p w14:paraId="507260BD" w14:textId="77777777" w:rsidR="00AB2366" w:rsidRDefault="00AB2366">
      <w:pPr>
        <w:spacing w:line="200" w:lineRule="exact"/>
        <w:ind w:left="1799"/>
      </w:pPr>
    </w:p>
    <w:p w14:paraId="4EF61677" w14:textId="77777777" w:rsidR="00AB2366" w:rsidRDefault="00AB2366">
      <w:pPr>
        <w:spacing w:line="200" w:lineRule="exact"/>
        <w:ind w:left="1799"/>
      </w:pPr>
    </w:p>
    <w:p w14:paraId="51C8AAF9" w14:textId="77777777" w:rsidR="00AB2366" w:rsidRDefault="00AB2366">
      <w:pPr>
        <w:spacing w:line="200" w:lineRule="exact"/>
        <w:ind w:left="1799"/>
      </w:pPr>
    </w:p>
    <w:p w14:paraId="1A53E0D6" w14:textId="77777777" w:rsidR="00AB2366" w:rsidRDefault="00AB2366">
      <w:pPr>
        <w:spacing w:line="200" w:lineRule="exact"/>
        <w:ind w:left="1799"/>
      </w:pPr>
    </w:p>
    <w:p w14:paraId="1EE52512" w14:textId="77777777" w:rsidR="00AB2366" w:rsidRDefault="00AB2366">
      <w:pPr>
        <w:spacing w:line="200" w:lineRule="exact"/>
        <w:ind w:left="1799"/>
      </w:pPr>
    </w:p>
    <w:p w14:paraId="57CBE746" w14:textId="77777777" w:rsidR="00AB2366" w:rsidRDefault="00AB2366">
      <w:pPr>
        <w:spacing w:line="200" w:lineRule="exact"/>
        <w:ind w:left="1799"/>
      </w:pPr>
    </w:p>
    <w:p w14:paraId="44744A10" w14:textId="77777777" w:rsidR="00AB2366" w:rsidRDefault="00AB2366">
      <w:pPr>
        <w:spacing w:line="388" w:lineRule="exact"/>
        <w:ind w:left="1799"/>
      </w:pPr>
    </w:p>
    <w:p w14:paraId="3C4A154A" w14:textId="77777777" w:rsidR="00AB2366" w:rsidRDefault="00C044CB">
      <w:pPr>
        <w:spacing w:line="240" w:lineRule="exact"/>
        <w:ind w:left="1804"/>
      </w:pPr>
      <w:bookmarkStart w:id="285" w:name="PageMark18"/>
      <w:bookmarkEnd w:id="28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11F8AAF" w14:textId="77777777" w:rsidR="00AB2366" w:rsidRDefault="00AB2366">
      <w:pPr>
        <w:spacing w:line="200" w:lineRule="exact"/>
        <w:ind w:left="1799"/>
      </w:pPr>
    </w:p>
    <w:p w14:paraId="32180409" w14:textId="77777777" w:rsidR="00AB2366" w:rsidRDefault="00AB2366">
      <w:pPr>
        <w:spacing w:line="202" w:lineRule="exact"/>
        <w:ind w:left="1799"/>
      </w:pPr>
    </w:p>
    <w:p w14:paraId="5E5FAA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(tag).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periodically</w:t>
      </w:r>
    </w:p>
    <w:p w14:paraId="171934A8" w14:textId="4A222AFB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broadcasts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86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while multiple </w:t>
        </w:r>
      </w:ins>
      <w:del w:id="287" w:author="Exam" w:date="2015-03-02T21:49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ins w:id="288" w:author="Exam" w:date="2015-03-02T21:49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used to</w:t>
        </w:r>
      </w:ins>
    </w:p>
    <w:p w14:paraId="1E54D57F" w14:textId="77777777" w:rsidR="00F21F54" w:rsidRDefault="00C044CB">
      <w:pPr>
        <w:spacing w:line="433" w:lineRule="exact"/>
        <w:ind w:left="1799"/>
        <w:rPr>
          <w:ins w:id="289" w:author="Exam" w:date="2015-03-02T21:51:00Z"/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290" w:author="Exam" w:date="2015-03-02T21:49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ins w:id="291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’</w:t>
        </w:r>
      </w:ins>
      <w:ins w:id="292" w:author="Exam" w:date="2015-03-02T21:50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</w:t>
        </w:r>
      </w:ins>
      <w:del w:id="293" w:author="Exam" w:date="2015-03-02T21:50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ins w:id="294" w:author="Exam" w:date="2015-03-02T21:51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. These information are then </w:t>
        </w:r>
      </w:ins>
      <w:del w:id="295" w:author="Exam" w:date="2015-03-02T21:51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296" w:author="Exam" w:date="2015-03-02T21:50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collectively</w:t>
        </w:r>
      </w:ins>
      <w:ins w:id="297" w:author="Exam" w:date="2015-03-02T21:51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used to perform</w:t>
        </w:r>
      </w:ins>
      <w:del w:id="298" w:author="Exam" w:date="2015-03-02T21:51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calculation.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</w:p>
    <w:p w14:paraId="0CD5B055" w14:textId="77777777" w:rsidR="00F21F54" w:rsidRDefault="00F21F54">
      <w:pPr>
        <w:spacing w:line="433" w:lineRule="exact"/>
        <w:ind w:left="1799"/>
        <w:rPr>
          <w:ins w:id="299" w:author="Exam" w:date="2015-03-02T21:51:00Z"/>
          <w:rFonts w:ascii="Times New Roman" w:eastAsia="Times New Roman" w:hAnsi="Times New Roman" w:cs="Times New Roman"/>
          <w:sz w:val="23"/>
          <w:szCs w:val="23"/>
        </w:rPr>
      </w:pPr>
    </w:p>
    <w:p w14:paraId="2502365A" w14:textId="7FB7CC05" w:rsidR="00AB2366" w:rsidRDefault="00F21F54" w:rsidP="00F21F54">
      <w:pPr>
        <w:spacing w:line="4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ins w:id="300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In such as system, </w:t>
        </w:r>
      </w:ins>
      <w:del w:id="301" w:author="Exam" w:date="2015-03-02T21:51:00Z">
        <w:r w:rsidR="00C044CB"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302" w:author="Exam" w:date="2015-03-02T21:51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described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3" w:author="Exam" w:date="2015-03-02T21:51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shown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(4.1):</w:t>
      </w:r>
    </w:p>
    <w:p w14:paraId="60EBE6F8" w14:textId="77777777" w:rsidR="00B828A6" w:rsidRDefault="00B828A6">
      <w:pPr>
        <w:spacing w:line="433" w:lineRule="exact"/>
        <w:ind w:left="1799"/>
      </w:pPr>
      <w:r>
        <w:rPr>
          <w:noProof/>
        </w:rPr>
        <w:drawing>
          <wp:anchor distT="0" distB="0" distL="114300" distR="114300" simplePos="0" relativeHeight="251685376" behindDoc="0" locked="0" layoutInCell="1" allowOverlap="1" wp14:anchorId="66ACC3EE" wp14:editId="0CE57288">
            <wp:simplePos x="0" y="0"/>
            <wp:positionH relativeFrom="column">
              <wp:posOffset>1141730</wp:posOffset>
            </wp:positionH>
            <wp:positionV relativeFrom="paragraph">
              <wp:posOffset>164465</wp:posOffset>
            </wp:positionV>
            <wp:extent cx="5463540" cy="1882140"/>
            <wp:effectExtent l="0" t="0" r="0" b="0"/>
            <wp:wrapSquare wrapText="bothSides"/>
            <wp:docPr id="2" name="Picture 2" descr="Macintosh HD:Users:chenhao:Desktop:Screen Shot 2015-02-23 at 11.39.1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chenhao:Desktop:Screen Shot 2015-02-23 at 11.39.15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35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508B4D9" w14:textId="77777777" w:rsidR="00AB2366" w:rsidRDefault="00AB2366">
      <w:pPr>
        <w:spacing w:line="247" w:lineRule="exact"/>
        <w:ind w:left="1799"/>
      </w:pPr>
    </w:p>
    <w:p w14:paraId="4A0ED33B" w14:textId="77777777" w:rsidR="00AB2366" w:rsidRDefault="00AB236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35CA5593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E41CBC2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D32A5C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0B0E5DAC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412C4090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59B5AD2D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29C18186" w14:textId="77777777" w:rsidR="00B828A6" w:rsidRDefault="00B828A6">
      <w:pPr>
        <w:rPr>
          <w:rFonts w:ascii="Times New Roman" w:eastAsia="Times New Roman" w:hAnsi="Times New Roman" w:cs="Times New Roman"/>
          <w:color w:val="000000"/>
          <w:sz w:val="15"/>
          <w:szCs w:val="15"/>
        </w:rPr>
      </w:pPr>
    </w:p>
    <w:p w14:paraId="7F92B3EA" w14:textId="77777777" w:rsidR="00B828A6" w:rsidRDefault="00B828A6">
      <w:pPr>
        <w:sectPr w:rsidR="00B828A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A0D07BA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0EE3DD1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EC64D32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88C61F0" w14:textId="77777777" w:rsidR="00B828A6" w:rsidRDefault="00B828A6">
      <w:pPr>
        <w:tabs>
          <w:tab w:val="left" w:pos="2584"/>
          <w:tab w:val="left" w:pos="3227"/>
        </w:tabs>
        <w:spacing w:line="372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C9607E2" w14:textId="77777777" w:rsidR="00AB2366" w:rsidRDefault="00C044CB">
      <w:pPr>
        <w:tabs>
          <w:tab w:val="left" w:pos="2584"/>
          <w:tab w:val="left" w:pos="3227"/>
        </w:tabs>
        <w:spacing w:line="372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τ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i-th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32B93ED2" w14:textId="77777777" w:rsidR="00AB2366" w:rsidRDefault="00C044CB">
      <w:pPr>
        <w:spacing w:line="42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number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propagation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paths,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δ(t)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Dirac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function.</w:t>
      </w:r>
    </w:p>
    <w:p w14:paraId="07ABD057" w14:textId="491ADB5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geometrical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arrivals,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04" w:author="Exam" w:date="2015-03-02T21:52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received</w:delText>
        </w:r>
      </w:del>
    </w:p>
    <w:p w14:paraId="6564491C" w14:textId="3231713E" w:rsidR="00AB2366" w:rsidRDefault="00C044CB">
      <w:pPr>
        <w:tabs>
          <w:tab w:val="left" w:pos="892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05" w:author="Exam" w:date="2015-03-02T21:52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detected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306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to determine</w:t>
        </w:r>
      </w:ins>
      <w:del w:id="307" w:author="Exam" w:date="2015-03-02T21:53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F21F54">
          <w:tab/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accurate</w:delText>
        </w:r>
      </w:del>
      <w:ins w:id="308" w:author="Exam" w:date="2015-03-02T21:53:00Z">
        <w:r w:rsidR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</w:p>
    <w:p w14:paraId="53559727" w14:textId="32C7D7F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309" w:author="Exam" w:date="2015-03-02T21:53:00Z"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calculated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TOA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0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>It is noted</w:t>
        </w:r>
      </w:ins>
      <w:ins w:id="311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ins w:id="312" w:author="Exam" w:date="2015-03-02T21:53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that </w:t>
        </w:r>
      </w:ins>
      <w:del w:id="313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1594A7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multipath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regarded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</w:p>
    <w:p w14:paraId="080E194A" w14:textId="2751EA3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IR-UWB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4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can hence be considered </w:t>
        </w:r>
      </w:ins>
      <w:del w:id="315" w:author="Exam" w:date="2015-03-02T21:54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16" w:author="Exam" w:date="2015-03-02T21:54:00Z">
        <w:r w:rsidR="00F21F54">
          <w:rPr>
            <w:rFonts w:ascii="Times New Roman" w:eastAsia="Times New Roman" w:hAnsi="Times New Roman" w:cs="Times New Roman"/>
            <w:sz w:val="23"/>
            <w:szCs w:val="23"/>
          </w:rPr>
          <w:t xml:space="preserve">making </w:t>
        </w:r>
      </w:ins>
      <w:del w:id="317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consequently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18" w:author="Exam" w:date="2015-03-02T21:55:00Z">
        <w:r w:rsidDel="00F21F54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21F54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F21F54"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applications[5]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FECE369" w14:textId="77777777" w:rsidR="00AB2366" w:rsidRDefault="00AB2366">
      <w:pPr>
        <w:spacing w:line="200" w:lineRule="exact"/>
        <w:ind w:left="1800"/>
      </w:pPr>
    </w:p>
    <w:p w14:paraId="5DDCEE1A" w14:textId="77777777" w:rsidR="00AB2366" w:rsidRDefault="00AB2366">
      <w:pPr>
        <w:spacing w:line="345" w:lineRule="exact"/>
        <w:ind w:left="1800"/>
      </w:pPr>
    </w:p>
    <w:p w14:paraId="7FA74A86" w14:textId="05750709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ins w:id="319" w:author="Exam" w:date="2015-03-02T21:56:00Z">
        <w:r w:rsidR="00A970D0">
          <w:rPr>
            <w:rFonts w:ascii="Times New Roman" w:eastAsia="Times New Roman" w:hAnsi="Times New Roman" w:cs="Times New Roman"/>
            <w:sz w:val="28"/>
            <w:szCs w:val="28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Receivers</w:t>
      </w:r>
    </w:p>
    <w:p w14:paraId="4FE2EE90" w14:textId="77777777" w:rsidR="00AB2366" w:rsidRDefault="00AB2366">
      <w:pPr>
        <w:spacing w:line="275" w:lineRule="exact"/>
        <w:ind w:left="1800"/>
      </w:pPr>
    </w:p>
    <w:p w14:paraId="4FE6FC21" w14:textId="2C8AF228" w:rsidR="00AB2366" w:rsidRDefault="00C044CB">
      <w:pPr>
        <w:spacing w:line="288" w:lineRule="exact"/>
        <w:ind w:left="1800"/>
      </w:pPr>
      <w:del w:id="320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Typical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</w:delText>
        </w:r>
      </w:del>
      <w:ins w:id="321" w:author="Exam" w:date="2015-03-02T21:59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2" w:author="Exam" w:date="2015-03-02T21:59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work on </w:t>
        </w:r>
      </w:ins>
      <w:del w:id="323" w:author="Exam" w:date="2015-03-02T21:59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</w:delText>
        </w:r>
      </w:del>
      <w:del w:id="324" w:author="Exam" w:date="2015-03-02T22:00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ins w:id="325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ding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26" w:author="Exam" w:date="2015-03-02T22:00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 xml:space="preserve">have been shown to be 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im-</w:t>
      </w:r>
    </w:p>
    <w:p w14:paraId="6B635474" w14:textId="5E44DC49" w:rsidR="00AB2366" w:rsidDel="00AA32CD" w:rsidRDefault="00C044CB">
      <w:pPr>
        <w:tabs>
          <w:tab w:val="left" w:pos="5611"/>
        </w:tabs>
        <w:spacing w:line="433" w:lineRule="exact"/>
        <w:ind w:left="1800"/>
        <w:rPr>
          <w:del w:id="327" w:author="Exam" w:date="2015-03-02T22:01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ins w:id="328" w:author="Exam" w:date="2015-03-02T22:00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[3]</w:t>
        </w:r>
      </w:ins>
      <w:ins w:id="329" w:author="Exam" w:date="2015-03-02T22:01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as well as reducing the sampling rate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0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</w:del>
    </w:p>
    <w:p w14:paraId="5CABD781" w14:textId="42EA0ADA" w:rsidR="00AB2366" w:rsidDel="00AA32CD" w:rsidRDefault="00C044CB">
      <w:pPr>
        <w:tabs>
          <w:tab w:val="left" w:pos="5611"/>
        </w:tabs>
        <w:spacing w:line="433" w:lineRule="exact"/>
        <w:ind w:left="1800"/>
        <w:rPr>
          <w:del w:id="331" w:author="Exam" w:date="2015-03-02T22:02:00Z"/>
        </w:rPr>
        <w:pPrChange w:id="332" w:author="Exam" w:date="2015-03-02T22:01:00Z">
          <w:pPr>
            <w:spacing w:line="433" w:lineRule="exact"/>
            <w:ind w:left="1800"/>
          </w:pPr>
        </w:pPrChange>
      </w:pPr>
      <w:del w:id="333" w:author="Exam" w:date="2015-03-02T22:01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</w:delText>
        </w:r>
      </w:del>
      <w:del w:id="334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35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better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6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[3],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</w:del>
      <w:ins w:id="337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can be achieved without using excessing </w:t>
        </w:r>
      </w:ins>
      <w:del w:id="338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reduces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39" w:author="Exam" w:date="2015-03-03T01:3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del w:id="340" w:author="Exam" w:date="2015-03-02T22:02:00Z"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relatively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</w:delText>
        </w:r>
      </w:del>
    </w:p>
    <w:p w14:paraId="47776952" w14:textId="7B1578F0" w:rsidR="00AB2366" w:rsidRDefault="00C044CB">
      <w:pPr>
        <w:tabs>
          <w:tab w:val="left" w:pos="5611"/>
        </w:tabs>
        <w:spacing w:line="433" w:lineRule="exact"/>
        <w:ind w:left="1800"/>
        <w:pPrChange w:id="341" w:author="Exam" w:date="2015-03-02T22:02:00Z">
          <w:pPr>
            <w:tabs>
              <w:tab w:val="left" w:pos="4765"/>
            </w:tabs>
            <w:spacing w:line="433" w:lineRule="exact"/>
            <w:ind w:left="1800"/>
          </w:pPr>
        </w:pPrChange>
      </w:pPr>
      <w:del w:id="342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compared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Nyquist</w:delText>
        </w:r>
        <w:r w:rsidDel="00AA32C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ins w:id="343" w:author="Exam" w:date="2015-03-02T22:02:00Z">
        <w:r w:rsidR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44" w:author="Exam" w:date="2015-03-02T22:02:00Z">
        <w:r w:rsidR="00AA32C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del w:id="345" w:author="Exam" w:date="2015-03-02T22:02:00Z">
        <w:r w:rsidDel="00AA32C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develop</w:delText>
        </w:r>
      </w:del>
    </w:p>
    <w:p w14:paraId="4B1059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[5].</w:t>
      </w:r>
    </w:p>
    <w:p w14:paraId="4D45DD10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composed</w:t>
      </w:r>
    </w:p>
    <w:p w14:paraId="0C3E81B0" w14:textId="77777777" w:rsidR="00AB2366" w:rsidRDefault="00AB2366">
      <w:pPr>
        <w:spacing w:line="200" w:lineRule="exact"/>
        <w:ind w:left="1800"/>
      </w:pPr>
    </w:p>
    <w:p w14:paraId="5501EC5E" w14:textId="77777777" w:rsidR="00AB2366" w:rsidRDefault="00AB2366">
      <w:pPr>
        <w:spacing w:line="226" w:lineRule="exact"/>
        <w:ind w:left="1800"/>
      </w:pPr>
    </w:p>
    <w:p w14:paraId="45D5AB2A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</w:t>
      </w:r>
    </w:p>
    <w:p w14:paraId="31143C01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04ED2B8" w14:textId="77777777" w:rsidR="00AB2366" w:rsidRDefault="006E3BC1">
      <w:pPr>
        <w:spacing w:line="200" w:lineRule="exact"/>
        <w:ind w:left="1799"/>
      </w:pPr>
      <w:r>
        <w:lastRenderedPageBreak/>
        <w:pict w14:anchorId="5967828D">
          <v:shape id="_x0000_s1100" type="#_x0000_t75" style="position:absolute;left:0;text-align:left;margin-left:0;margin-top:0;width:595.5pt;height:842.25pt;z-index:-251683328;mso-position-horizontal-relative:page;mso-position-vertical-relative:page">
            <v:imagedata r:id="rId10" o:title=""/>
            <w10:wrap anchorx="page" anchory="page"/>
          </v:shape>
        </w:pict>
      </w:r>
    </w:p>
    <w:p w14:paraId="1AF6CD50" w14:textId="77777777" w:rsidR="00AB2366" w:rsidRDefault="00AB2366">
      <w:pPr>
        <w:spacing w:line="200" w:lineRule="exact"/>
        <w:ind w:left="1799"/>
      </w:pPr>
    </w:p>
    <w:p w14:paraId="092F4245" w14:textId="77777777" w:rsidR="00AB2366" w:rsidRDefault="00AB2366">
      <w:pPr>
        <w:spacing w:line="200" w:lineRule="exact"/>
        <w:ind w:left="1799"/>
      </w:pPr>
    </w:p>
    <w:p w14:paraId="750DFA20" w14:textId="77777777" w:rsidR="00AB2366" w:rsidRDefault="00AB2366">
      <w:pPr>
        <w:spacing w:line="200" w:lineRule="exact"/>
        <w:ind w:left="1799"/>
      </w:pPr>
    </w:p>
    <w:p w14:paraId="34418C25" w14:textId="77777777" w:rsidR="00AB2366" w:rsidRDefault="00AB2366">
      <w:pPr>
        <w:spacing w:line="200" w:lineRule="exact"/>
        <w:ind w:left="1799"/>
      </w:pPr>
    </w:p>
    <w:p w14:paraId="51AA3E48" w14:textId="77777777" w:rsidR="00AB2366" w:rsidRDefault="00AB2366">
      <w:pPr>
        <w:spacing w:line="200" w:lineRule="exact"/>
        <w:ind w:left="1799"/>
      </w:pPr>
    </w:p>
    <w:p w14:paraId="0B243E01" w14:textId="77777777" w:rsidR="00AB2366" w:rsidRDefault="00AB2366">
      <w:pPr>
        <w:spacing w:line="200" w:lineRule="exact"/>
        <w:ind w:left="1799"/>
      </w:pPr>
    </w:p>
    <w:p w14:paraId="086B6AC8" w14:textId="77777777" w:rsidR="00AB2366" w:rsidRDefault="00AB2366">
      <w:pPr>
        <w:spacing w:line="200" w:lineRule="exact"/>
        <w:ind w:left="1799"/>
      </w:pPr>
    </w:p>
    <w:p w14:paraId="1BEC39E6" w14:textId="77777777" w:rsidR="00AB2366" w:rsidRDefault="00AB2366">
      <w:pPr>
        <w:spacing w:line="200" w:lineRule="exact"/>
        <w:ind w:left="1799"/>
      </w:pPr>
    </w:p>
    <w:p w14:paraId="5075EBB8" w14:textId="77777777" w:rsidR="00AB2366" w:rsidRDefault="00AB2366">
      <w:pPr>
        <w:spacing w:line="388" w:lineRule="exact"/>
        <w:ind w:left="1799"/>
      </w:pPr>
    </w:p>
    <w:p w14:paraId="56E0D067" w14:textId="77777777" w:rsidR="00AB2366" w:rsidRDefault="00C044CB">
      <w:pPr>
        <w:spacing w:line="240" w:lineRule="exact"/>
        <w:ind w:left="1804"/>
      </w:pPr>
      <w:bookmarkStart w:id="346" w:name="PageMark19"/>
      <w:bookmarkEnd w:id="34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09A7E21A" w14:textId="77777777" w:rsidR="00AB2366" w:rsidRDefault="00AB2366">
      <w:pPr>
        <w:spacing w:line="200" w:lineRule="exact"/>
        <w:ind w:left="1799"/>
      </w:pPr>
    </w:p>
    <w:p w14:paraId="0899BB64" w14:textId="77777777" w:rsidR="00AB2366" w:rsidRDefault="00AB2366">
      <w:pPr>
        <w:spacing w:line="200" w:lineRule="exact"/>
        <w:ind w:left="1799"/>
      </w:pPr>
    </w:p>
    <w:p w14:paraId="0CB6AACC" w14:textId="77777777" w:rsidR="00AB2366" w:rsidRDefault="00AB2366">
      <w:pPr>
        <w:spacing w:line="200" w:lineRule="exact"/>
        <w:ind w:left="1799"/>
      </w:pPr>
    </w:p>
    <w:p w14:paraId="56C301D1" w14:textId="77777777" w:rsidR="00AB2366" w:rsidRDefault="00AB2366">
      <w:pPr>
        <w:spacing w:line="200" w:lineRule="exact"/>
        <w:ind w:left="1799"/>
      </w:pPr>
    </w:p>
    <w:p w14:paraId="12298120" w14:textId="77777777" w:rsidR="00AB2366" w:rsidRDefault="00AB2366">
      <w:pPr>
        <w:spacing w:line="200" w:lineRule="exact"/>
        <w:ind w:left="1799"/>
      </w:pPr>
    </w:p>
    <w:p w14:paraId="5D4B6611" w14:textId="77777777" w:rsidR="00AB2366" w:rsidRDefault="00AB2366">
      <w:pPr>
        <w:spacing w:line="200" w:lineRule="exact"/>
        <w:ind w:left="1799"/>
      </w:pPr>
    </w:p>
    <w:p w14:paraId="309771EB" w14:textId="77777777" w:rsidR="00AB2366" w:rsidRDefault="00AB2366">
      <w:pPr>
        <w:spacing w:line="200" w:lineRule="exact"/>
        <w:ind w:left="1799"/>
      </w:pPr>
    </w:p>
    <w:p w14:paraId="3CFA12BF" w14:textId="77777777" w:rsidR="00AB2366" w:rsidRDefault="00AB2366">
      <w:pPr>
        <w:spacing w:line="200" w:lineRule="exact"/>
        <w:ind w:left="1799"/>
      </w:pPr>
    </w:p>
    <w:p w14:paraId="60AE0313" w14:textId="77777777" w:rsidR="00AB2366" w:rsidRDefault="00AB2366">
      <w:pPr>
        <w:spacing w:line="200" w:lineRule="exact"/>
        <w:ind w:left="1799"/>
      </w:pPr>
    </w:p>
    <w:p w14:paraId="0EB8DA01" w14:textId="77777777" w:rsidR="00AB2366" w:rsidRDefault="00AB2366">
      <w:pPr>
        <w:spacing w:line="200" w:lineRule="exact"/>
        <w:ind w:left="1799"/>
      </w:pPr>
    </w:p>
    <w:p w14:paraId="649013A1" w14:textId="77777777" w:rsidR="00AB2366" w:rsidRDefault="00AB2366">
      <w:pPr>
        <w:spacing w:line="200" w:lineRule="exact"/>
        <w:ind w:left="1799"/>
      </w:pPr>
    </w:p>
    <w:p w14:paraId="064DFB55" w14:textId="77777777" w:rsidR="00AB2366" w:rsidRDefault="00AB2366">
      <w:pPr>
        <w:spacing w:line="200" w:lineRule="exact"/>
        <w:ind w:left="1799"/>
      </w:pPr>
    </w:p>
    <w:p w14:paraId="78AF984F" w14:textId="77777777" w:rsidR="00AB2366" w:rsidRDefault="00AB2366">
      <w:pPr>
        <w:spacing w:line="229" w:lineRule="exact"/>
        <w:ind w:left="1799"/>
      </w:pPr>
    </w:p>
    <w:p w14:paraId="037303E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</w:t>
      </w:r>
    </w:p>
    <w:p w14:paraId="6E68F89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(RD).ThecomponentsofRDincludesapseudo-randomsigngenerator(PRSG),alow-pass</w:t>
      </w:r>
    </w:p>
    <w:p w14:paraId="4C15FD5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</w:p>
    <w:p w14:paraId="02A3F076" w14:textId="77777777" w:rsidR="00AB2366" w:rsidRDefault="00AB2366">
      <w:pPr>
        <w:spacing w:line="200" w:lineRule="exact"/>
        <w:ind w:left="1799"/>
      </w:pPr>
    </w:p>
    <w:p w14:paraId="664C7EC9" w14:textId="77777777" w:rsidR="00AB2366" w:rsidRDefault="00AB2366">
      <w:pPr>
        <w:spacing w:line="201" w:lineRule="exact"/>
        <w:ind w:left="1799"/>
      </w:pPr>
    </w:p>
    <w:p w14:paraId="1FA8CD6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(PRSG),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(LPF),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29DC8D82" w14:textId="27AF33B3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(ADC),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47" w:author="Exam" w:date="2015-03-03T01:34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Fig.4.1.</w:t>
      </w:r>
    </w:p>
    <w:p w14:paraId="0D2D8AB2" w14:textId="7073160F" w:rsidR="00AB2366" w:rsidRDefault="00C044CB">
      <w:pPr>
        <w:spacing w:line="433" w:lineRule="exact"/>
        <w:ind w:left="2151"/>
      </w:pPr>
      <w:del w:id="348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349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50" w:author="Exam" w:date="2015-03-03T01:34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collected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51" w:author="Exam" w:date="2015-03-03T01:34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detected</w:t>
        </w:r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52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53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low-rate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54" w:author="Exam" w:date="2015-03-03T01:35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ADCs </w:t>
        </w:r>
      </w:ins>
      <w:del w:id="355" w:author="Exam" w:date="2015-03-03T01:35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ADCs</w:delText>
        </w:r>
      </w:del>
    </w:p>
    <w:p w14:paraId="272E99AB" w14:textId="752CA251" w:rsidR="00AB2366" w:rsidRDefault="00AD562D">
      <w:pPr>
        <w:spacing w:line="433" w:lineRule="exact"/>
        <w:ind w:left="1800"/>
      </w:pPr>
      <w:ins w:id="356" w:author="Exam" w:date="2015-03-03T01:3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operating </w:t>
        </w:r>
      </w:ins>
      <w:ins w:id="357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 </w:t>
        </w:r>
      </w:ins>
      <w:del w:id="358" w:author="Exam" w:date="2015-03-03T01:35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only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using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minimal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1.7K(log(N/K))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[4],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</w:p>
    <w:p w14:paraId="41CA082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EA730CE" w14:textId="28E33F40" w:rsidR="00AB2366" w:rsidRDefault="00AD562D">
      <w:pPr>
        <w:spacing w:line="433" w:lineRule="exact"/>
        <w:ind w:left="1799"/>
      </w:pPr>
      <w:ins w:id="359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proposed </w:t>
        </w:r>
      </w:ins>
      <w:del w:id="360" w:author="Exam" w:date="2015-03-03T01:36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improves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</w:p>
    <w:p w14:paraId="6F0845F8" w14:textId="77777777" w:rsidR="00AB2366" w:rsidRDefault="00AB2366">
      <w:pPr>
        <w:spacing w:line="200" w:lineRule="exact"/>
        <w:ind w:left="1799"/>
      </w:pPr>
    </w:p>
    <w:p w14:paraId="2B71341B" w14:textId="77777777" w:rsidR="00AB2366" w:rsidRDefault="00AB2366">
      <w:pPr>
        <w:spacing w:line="345" w:lineRule="exact"/>
        <w:ind w:left="1799"/>
      </w:pPr>
    </w:p>
    <w:p w14:paraId="30E8B0C6" w14:textId="30FE342C" w:rsidR="00AB2366" w:rsidRDefault="00C044CB">
      <w:pPr>
        <w:tabs>
          <w:tab w:val="left" w:pos="2660"/>
        </w:tabs>
        <w:spacing w:line="37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4.2.2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ins w:id="361" w:author="Exam" w:date="2015-03-03T01:36:00Z">
        <w:r w:rsidR="00AD562D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t xml:space="preserve"> Sensing based</w:t>
        </w:r>
      </w:ins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Transmitters</w:t>
      </w:r>
    </w:p>
    <w:p w14:paraId="69D261E9" w14:textId="77777777" w:rsidR="00AB2366" w:rsidRDefault="00AB2366">
      <w:pPr>
        <w:spacing w:line="276" w:lineRule="exact"/>
        <w:ind w:left="1799"/>
      </w:pPr>
    </w:p>
    <w:p w14:paraId="47031A82" w14:textId="000E1089" w:rsidR="00AB2366" w:rsidDel="00AD562D" w:rsidRDefault="00AD562D">
      <w:pPr>
        <w:spacing w:line="288" w:lineRule="exact"/>
        <w:ind w:left="2151"/>
        <w:rPr>
          <w:del w:id="362" w:author="Exam" w:date="2015-03-03T01:37:00Z"/>
        </w:rPr>
      </w:pPr>
      <w:ins w:id="363" w:author="Exam" w:date="2015-03-03T01:36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alternative approach is to </w:t>
        </w:r>
      </w:ins>
      <w:del w:id="364" w:author="Exam" w:date="2015-03-03T01:37:00Z"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other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hand,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some</w:delText>
        </w:r>
        <w:r w:rsidR="00C044CB"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researches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</w:p>
    <w:p w14:paraId="5D1CD886" w14:textId="0408802B" w:rsidR="00AB2366" w:rsidDel="00AD562D" w:rsidRDefault="00C044CB">
      <w:pPr>
        <w:spacing w:line="288" w:lineRule="exact"/>
        <w:rPr>
          <w:del w:id="365" w:author="Exam" w:date="2015-03-03T01:37:00Z"/>
        </w:rPr>
        <w:pPrChange w:id="366" w:author="Exam" w:date="2015-03-03T01:37:00Z">
          <w:pPr>
            <w:spacing w:line="433" w:lineRule="exact"/>
            <w:ind w:left="1799"/>
          </w:pPr>
        </w:pPrChange>
      </w:pPr>
      <w:del w:id="367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better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solution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terms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hard-</w:delText>
        </w:r>
      </w:del>
    </w:p>
    <w:p w14:paraId="36AB6AB7" w14:textId="572AD6FA" w:rsidR="00AB2366" w:rsidDel="00AD562D" w:rsidRDefault="00C044CB">
      <w:pPr>
        <w:spacing w:line="288" w:lineRule="exact"/>
        <w:ind w:left="2151"/>
        <w:rPr>
          <w:del w:id="368" w:author="Exam" w:date="2015-03-03T01:38:00Z"/>
        </w:rPr>
        <w:pPrChange w:id="369" w:author="Exam" w:date="2015-03-03T01:37:00Z">
          <w:pPr>
            <w:spacing w:line="433" w:lineRule="exact"/>
            <w:ind w:left="1799"/>
          </w:pPr>
        </w:pPrChange>
      </w:pPr>
      <w:del w:id="370" w:author="Exam" w:date="2015-03-03T01:37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power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efficiency.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371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372" w:author="Exam" w:date="2015-03-03T01:38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uses</w:t>
        </w:r>
      </w:ins>
      <w:del w:id="373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</w:del>
      <w:ins w:id="374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75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transmitter,</w:delText>
        </w:r>
      </w:del>
    </w:p>
    <w:p w14:paraId="6929C6BE" w14:textId="2207A5A6" w:rsidR="00AB2366" w:rsidRDefault="00C044CB">
      <w:pPr>
        <w:spacing w:line="288" w:lineRule="exact"/>
        <w:ind w:left="2151"/>
        <w:pPrChange w:id="376" w:author="Exam" w:date="2015-03-03T01:38:00Z">
          <w:pPr>
            <w:spacing w:line="433" w:lineRule="exact"/>
            <w:ind w:left="1799"/>
          </w:pPr>
        </w:pPrChange>
      </w:pPr>
      <w:del w:id="377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</w:del>
      <w:ins w:id="378" w:author="Exam" w:date="2015-03-03T01:38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to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accomplish</w:t>
      </w:r>
      <w:del w:id="379" w:author="Exam" w:date="2015-03-03T01:38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0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[6].</w:t>
      </w:r>
    </w:p>
    <w:p w14:paraId="02BA662E" w14:textId="74EFBEBE" w:rsidR="00AB2366" w:rsidRDefault="00C044CB">
      <w:pPr>
        <w:spacing w:line="433" w:lineRule="exact"/>
        <w:ind w:left="1799"/>
      </w:pPr>
      <w:del w:id="381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distributed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382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ins w:id="383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are then used at the receiver where</w:t>
        </w:r>
      </w:ins>
      <w:del w:id="384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collected</w:t>
      </w:r>
    </w:p>
    <w:p w14:paraId="43EEAF8E" w14:textId="33621D06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385" w:author="Exam" w:date="2015-03-03T01:39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</w:ins>
      <w:del w:id="386" w:author="Exam" w:date="2015-03-03T01:39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7" w:author="Exam" w:date="2015-03-03T01:39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36D1A0F2" w14:textId="70C62682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8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design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89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able to </w:t>
        </w:r>
      </w:ins>
      <w:del w:id="390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suitable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detecting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channel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higher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</w:del>
      <w:ins w:id="391" w:author="Exam" w:date="2015-03-03T01:40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perfrom better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</w:p>
    <w:p w14:paraId="231843E6" w14:textId="221B5788" w:rsidR="00AB2366" w:rsidRDefault="00C044CB">
      <w:pPr>
        <w:tabs>
          <w:tab w:val="left" w:pos="3878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392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also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93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as</w:t>
        </w:r>
      </w:ins>
      <w:del w:id="394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because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4F19C2D" w14:textId="0421FE75" w:rsidR="00AB2366" w:rsidRDefault="00C044CB">
      <w:pPr>
        <w:tabs>
          <w:tab w:val="left" w:pos="770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395" w:author="Exam" w:date="2015-03-03T01:40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 the same</w:t>
        </w:r>
      </w:ins>
      <w:del w:id="396" w:author="Exam" w:date="2015-03-03T01:40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keep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del w:id="397" w:author="Exam" w:date="2015-03-03T01:41:00Z"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same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398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(comment: not clear what is the implication of this feature)</w:t>
        </w:r>
      </w:ins>
      <w:r w:rsidR="00B828A6">
        <w:t xml:space="preserve"> </w:t>
      </w:r>
      <w:del w:id="399" w:author="Exam" w:date="2015-03-03T01:41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Besides,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saves</w:delText>
        </w:r>
      </w:del>
      <w:ins w:id="400" w:author="Exam" w:date="2015-03-03T01:41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It is also</w:t>
        </w:r>
      </w:ins>
    </w:p>
    <w:p w14:paraId="74017171" w14:textId="2D300979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1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efficient</w:t>
        </w:r>
      </w:ins>
      <w:del w:id="402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3" w:author="Exam" w:date="2015-03-03T01:42:00Z">
        <w:r w:rsidR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require simpler</w:t>
        </w:r>
      </w:ins>
      <w:del w:id="404" w:author="Exam" w:date="2015-03-03T01:42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contains</w:delText>
        </w:r>
        <w:r w:rsidDel="00AD56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less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5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6" w:author="Exam" w:date="2015-03-03T01:42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 xml:space="preserve">sensing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7669E912" w14:textId="77777777" w:rsidR="00AB2366" w:rsidRDefault="00AB2366">
      <w:pPr>
        <w:spacing w:line="200" w:lineRule="exact"/>
        <w:ind w:left="1799"/>
      </w:pPr>
    </w:p>
    <w:p w14:paraId="581F3C77" w14:textId="77777777" w:rsidR="00AB2366" w:rsidRDefault="00AB2366">
      <w:pPr>
        <w:spacing w:line="333" w:lineRule="exact"/>
        <w:ind w:left="1799"/>
      </w:pPr>
    </w:p>
    <w:p w14:paraId="415F94D8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</w:t>
      </w:r>
    </w:p>
    <w:p w14:paraId="0ADE06BA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B4C266" w14:textId="77777777" w:rsidR="00AB2366" w:rsidRDefault="006E3BC1">
      <w:pPr>
        <w:spacing w:line="200" w:lineRule="exact"/>
        <w:ind w:left="1799"/>
      </w:pPr>
      <w:r>
        <w:lastRenderedPageBreak/>
        <w:pict w14:anchorId="73084F6F">
          <v:shape id="_x0000_s1099" type="#_x0000_t75" style="position:absolute;left:0;text-align:left;margin-left:0;margin-top:0;width:595.5pt;height:842.25pt;z-index:-251679232;mso-position-horizontal-relative:page;mso-position-vertical-relative:page">
            <v:imagedata r:id="rId11" o:title=""/>
            <w10:wrap anchorx="page" anchory="page"/>
          </v:shape>
        </w:pict>
      </w:r>
    </w:p>
    <w:p w14:paraId="6B9278B3" w14:textId="77777777" w:rsidR="00AB2366" w:rsidRDefault="00AB2366">
      <w:pPr>
        <w:spacing w:line="200" w:lineRule="exact"/>
        <w:ind w:left="1799"/>
      </w:pPr>
    </w:p>
    <w:p w14:paraId="6D2D6D54" w14:textId="77777777" w:rsidR="00AB2366" w:rsidRDefault="00AB2366">
      <w:pPr>
        <w:spacing w:line="200" w:lineRule="exact"/>
        <w:ind w:left="1799"/>
      </w:pPr>
    </w:p>
    <w:p w14:paraId="02C81B7E" w14:textId="77777777" w:rsidR="00AB2366" w:rsidRDefault="00AB2366">
      <w:pPr>
        <w:spacing w:line="200" w:lineRule="exact"/>
        <w:ind w:left="1799"/>
      </w:pPr>
    </w:p>
    <w:p w14:paraId="51D35A82" w14:textId="77777777" w:rsidR="00AB2366" w:rsidRDefault="00AB2366">
      <w:pPr>
        <w:spacing w:line="200" w:lineRule="exact"/>
        <w:ind w:left="1799"/>
      </w:pPr>
    </w:p>
    <w:p w14:paraId="34440DBD" w14:textId="77777777" w:rsidR="00AB2366" w:rsidRDefault="00AB2366">
      <w:pPr>
        <w:spacing w:line="200" w:lineRule="exact"/>
        <w:ind w:left="1799"/>
      </w:pPr>
    </w:p>
    <w:p w14:paraId="31CFD457" w14:textId="77777777" w:rsidR="00AB2366" w:rsidRDefault="00AB2366">
      <w:pPr>
        <w:spacing w:line="200" w:lineRule="exact"/>
        <w:ind w:left="1799"/>
      </w:pPr>
    </w:p>
    <w:p w14:paraId="0D11EECA" w14:textId="77777777" w:rsidR="00AB2366" w:rsidRDefault="00AB2366">
      <w:pPr>
        <w:spacing w:line="200" w:lineRule="exact"/>
        <w:ind w:left="1799"/>
      </w:pPr>
    </w:p>
    <w:p w14:paraId="0402856A" w14:textId="77777777" w:rsidR="00AB2366" w:rsidRDefault="00AB2366">
      <w:pPr>
        <w:spacing w:line="200" w:lineRule="exact"/>
        <w:ind w:left="1799"/>
      </w:pPr>
    </w:p>
    <w:p w14:paraId="6FC4F8AA" w14:textId="77777777" w:rsidR="00AB2366" w:rsidRDefault="00AB2366">
      <w:pPr>
        <w:spacing w:line="388" w:lineRule="exact"/>
        <w:ind w:left="1799"/>
      </w:pPr>
    </w:p>
    <w:p w14:paraId="728484B2" w14:textId="77777777" w:rsidR="00AB2366" w:rsidRDefault="00C044CB">
      <w:pPr>
        <w:spacing w:line="240" w:lineRule="exact"/>
        <w:ind w:left="1804"/>
      </w:pPr>
      <w:bookmarkStart w:id="407" w:name="PageMark20"/>
      <w:bookmarkEnd w:id="40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0E39314" w14:textId="77777777" w:rsidR="00AB2366" w:rsidRDefault="00AB2366">
      <w:pPr>
        <w:spacing w:line="200" w:lineRule="exact"/>
        <w:ind w:left="1799"/>
      </w:pPr>
    </w:p>
    <w:p w14:paraId="158E4E32" w14:textId="77777777" w:rsidR="00AB2366" w:rsidRDefault="00AB2366">
      <w:pPr>
        <w:spacing w:line="200" w:lineRule="exact"/>
        <w:ind w:left="1799"/>
      </w:pPr>
    </w:p>
    <w:p w14:paraId="0F5A852C" w14:textId="77777777" w:rsidR="00AB2366" w:rsidRDefault="00AB2366">
      <w:pPr>
        <w:spacing w:line="200" w:lineRule="exact"/>
        <w:ind w:left="1799"/>
      </w:pPr>
    </w:p>
    <w:p w14:paraId="1EB39485" w14:textId="77777777" w:rsidR="00AB2366" w:rsidRDefault="00AB2366">
      <w:pPr>
        <w:spacing w:line="200" w:lineRule="exact"/>
        <w:ind w:left="1799"/>
      </w:pPr>
    </w:p>
    <w:p w14:paraId="6A557A3F" w14:textId="77777777" w:rsidR="00AB2366" w:rsidRDefault="00AB2366">
      <w:pPr>
        <w:spacing w:line="200" w:lineRule="exact"/>
        <w:ind w:left="1799"/>
      </w:pPr>
    </w:p>
    <w:p w14:paraId="6C3FAB1C" w14:textId="77777777" w:rsidR="00AB2366" w:rsidRDefault="00AB2366">
      <w:pPr>
        <w:spacing w:line="200" w:lineRule="exact"/>
        <w:ind w:left="1799"/>
      </w:pPr>
    </w:p>
    <w:p w14:paraId="61944469" w14:textId="77777777" w:rsidR="00AB2366" w:rsidRDefault="00AB2366">
      <w:pPr>
        <w:spacing w:line="200" w:lineRule="exact"/>
        <w:ind w:left="1799"/>
      </w:pPr>
    </w:p>
    <w:p w14:paraId="10115813" w14:textId="77777777" w:rsidR="00AB2366" w:rsidRDefault="00AB2366">
      <w:pPr>
        <w:spacing w:line="200" w:lineRule="exact"/>
        <w:ind w:left="1799"/>
      </w:pPr>
    </w:p>
    <w:p w14:paraId="046C81E9" w14:textId="77777777" w:rsidR="00AB2366" w:rsidRDefault="00AB2366">
      <w:pPr>
        <w:spacing w:line="200" w:lineRule="exact"/>
        <w:ind w:left="1799"/>
      </w:pPr>
    </w:p>
    <w:p w14:paraId="51C0732D" w14:textId="77777777" w:rsidR="00AB2366" w:rsidRDefault="00AB2366">
      <w:pPr>
        <w:spacing w:line="200" w:lineRule="exact"/>
        <w:ind w:left="1799"/>
      </w:pPr>
    </w:p>
    <w:p w14:paraId="5F0F73A4" w14:textId="77777777" w:rsidR="00AB2366" w:rsidRDefault="00AB2366">
      <w:pPr>
        <w:spacing w:line="200" w:lineRule="exact"/>
        <w:ind w:left="1799"/>
      </w:pPr>
    </w:p>
    <w:p w14:paraId="6ED442CD" w14:textId="77777777" w:rsidR="00AB2366" w:rsidRDefault="00AB2366">
      <w:pPr>
        <w:spacing w:line="200" w:lineRule="exact"/>
        <w:ind w:left="1799"/>
      </w:pPr>
    </w:p>
    <w:p w14:paraId="6013A5B6" w14:textId="77777777" w:rsidR="00AB2366" w:rsidRDefault="00AB2366">
      <w:pPr>
        <w:spacing w:line="331" w:lineRule="exact"/>
        <w:ind w:left="1799"/>
      </w:pPr>
    </w:p>
    <w:p w14:paraId="6CC91F0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7AB8C05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tem.</w:t>
      </w:r>
    </w:p>
    <w:p w14:paraId="1CB881D6" w14:textId="77777777" w:rsidR="00AB2366" w:rsidRDefault="00AB2366">
      <w:pPr>
        <w:spacing w:line="352" w:lineRule="exact"/>
        <w:ind w:left="1799"/>
      </w:pPr>
    </w:p>
    <w:p w14:paraId="6D599E5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</w:t>
      </w:r>
    </w:p>
    <w:p w14:paraId="221B96BE" w14:textId="68586014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08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remains</w:t>
        </w:r>
      </w:ins>
      <w:del w:id="409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becomes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10" w:author="Exam" w:date="2015-03-03T01:43:00Z">
        <w:r w:rsidR="00AD562D">
          <w:rPr>
            <w:rFonts w:ascii="Times New Roman" w:eastAsia="Times New Roman" w:hAnsi="Times New Roman" w:cs="Times New Roman"/>
            <w:sz w:val="23"/>
            <w:szCs w:val="23"/>
          </w:rPr>
          <w:t>implementation</w:t>
        </w:r>
      </w:ins>
      <w:del w:id="411" w:author="Exam" w:date="2015-03-03T01:43:00Z">
        <w:r w:rsidDel="00AD56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applications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772C0AE" w14:textId="77777777" w:rsidR="00AB2366" w:rsidRDefault="00AB2366">
      <w:pPr>
        <w:spacing w:line="200" w:lineRule="exact"/>
        <w:ind w:left="1799"/>
      </w:pPr>
    </w:p>
    <w:p w14:paraId="28569BE5" w14:textId="77777777" w:rsidR="00AB2366" w:rsidRDefault="00AB2366">
      <w:pPr>
        <w:spacing w:line="200" w:lineRule="exact"/>
        <w:ind w:left="1799"/>
      </w:pPr>
    </w:p>
    <w:p w14:paraId="1DA75B03" w14:textId="77777777" w:rsidR="00AB2366" w:rsidRDefault="00AB2366">
      <w:pPr>
        <w:spacing w:line="236" w:lineRule="exact"/>
        <w:ind w:left="1799"/>
      </w:pPr>
    </w:p>
    <w:p w14:paraId="385B4C1F" w14:textId="17FEB35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4.3</w:t>
      </w:r>
      <w:r>
        <w:tab/>
      </w:r>
      <w:del w:id="412" w:author="Exam" w:date="2015-03-03T01:45:00Z">
        <w:r w:rsidDel="0086489E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ProposedWork:</w:delText>
        </w:r>
        <w:r w:rsidDel="0086489E">
          <w:rPr>
            <w:rFonts w:ascii="Times New Roman" w:eastAsia="Times New Roman" w:hAnsi="Times New Roman" w:cs="Times New Roman"/>
            <w:sz w:val="34"/>
            <w:szCs w:val="34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Energy</w:t>
      </w:r>
      <w:ins w:id="413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Aware</w:t>
      </w:r>
      <w:ins w:id="414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Random</w:t>
      </w:r>
      <w:ins w:id="415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Mixing</w:t>
      </w:r>
      <w:ins w:id="416" w:author="hao chen" w:date="2015-03-04T13:38:00Z">
        <w:r w:rsidR="0085159F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Trans-</w:t>
      </w:r>
    </w:p>
    <w:p w14:paraId="2184066C" w14:textId="77777777" w:rsidR="00AB2366" w:rsidRDefault="00AB2366">
      <w:pPr>
        <w:spacing w:line="209" w:lineRule="exact"/>
        <w:ind w:left="1799"/>
      </w:pPr>
    </w:p>
    <w:p w14:paraId="60F729CF" w14:textId="77777777" w:rsidR="00AB2366" w:rsidRDefault="00C044CB">
      <w:pPr>
        <w:spacing w:line="447" w:lineRule="exact"/>
        <w:ind w:left="2574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mitters</w:t>
      </w:r>
    </w:p>
    <w:p w14:paraId="050BDC78" w14:textId="77777777" w:rsidR="00AB2366" w:rsidRDefault="00AB2366">
      <w:pPr>
        <w:spacing w:line="342" w:lineRule="exact"/>
        <w:ind w:left="1799"/>
      </w:pPr>
    </w:p>
    <w:p w14:paraId="33159B25" w14:textId="09704643" w:rsidR="00AB2366" w:rsidDel="0086489E" w:rsidRDefault="00C044CB">
      <w:pPr>
        <w:spacing w:line="288" w:lineRule="exact"/>
        <w:ind w:left="1800"/>
        <w:rPr>
          <w:del w:id="417" w:author="Exam" w:date="2015-03-03T01:46:00Z"/>
        </w:rPr>
      </w:pPr>
      <w:del w:id="418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section,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follows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waveform-based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pre-coding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</w:delText>
        </w:r>
      </w:del>
    </w:p>
    <w:p w14:paraId="5EEDB314" w14:textId="7B5C5714" w:rsidR="00AB2366" w:rsidDel="0086489E" w:rsidRDefault="00C044CB">
      <w:pPr>
        <w:spacing w:line="433" w:lineRule="exact"/>
        <w:ind w:left="1800"/>
        <w:rPr>
          <w:del w:id="419" w:author="Exam" w:date="2015-03-03T01:46:00Z"/>
        </w:rPr>
      </w:pPr>
      <w:del w:id="420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[6],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1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422" w:author="Exam" w:date="2015-03-03T01:46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proposed with the aim </w:t>
        </w:r>
      </w:ins>
      <w:del w:id="423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</w:del>
    </w:p>
    <w:p w14:paraId="5FFC01E5" w14:textId="48F4282A" w:rsidR="00AB2366" w:rsidDel="0086489E" w:rsidRDefault="00C044CB">
      <w:pPr>
        <w:spacing w:line="433" w:lineRule="exact"/>
        <w:ind w:left="1800"/>
        <w:rPr>
          <w:del w:id="424" w:author="Exam" w:date="2015-03-03T01:47:00Z"/>
        </w:rPr>
      </w:pPr>
      <w:del w:id="425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purpose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26" w:author="Exam" w:date="2015-03-03T01:46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reduce</w:t>
        </w:r>
      </w:ins>
      <w:del w:id="427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slow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28" w:author="Exam" w:date="2015-03-03T01:46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29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 required</w:t>
        </w:r>
      </w:ins>
      <w:del w:id="430" w:author="Exam" w:date="2015-03-03T01:47:00Z"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</w:del>
      <w:ins w:id="431" w:author="Exam" w:date="2015-03-03T01:47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by</w:t>
        </w:r>
      </w:ins>
    </w:p>
    <w:p w14:paraId="61E1A327" w14:textId="0A9EBB6D" w:rsidR="00AB2366" w:rsidRDefault="0086489E">
      <w:pPr>
        <w:spacing w:line="433" w:lineRule="exact"/>
        <w:ind w:left="1800"/>
        <w:pPrChange w:id="432" w:author="Exam" w:date="2015-03-03T01:47:00Z">
          <w:pPr>
            <w:tabs>
              <w:tab w:val="left" w:pos="5684"/>
            </w:tabs>
            <w:spacing w:line="433" w:lineRule="exact"/>
            <w:ind w:left="1800"/>
          </w:pPr>
        </w:pPrChange>
      </w:pPr>
      <w:del w:id="433" w:author="Exam" w:date="2015-03-03T01:47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uilding</w:delText>
        </w:r>
      </w:del>
      <w:ins w:id="434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embedding the </w:t>
        </w:r>
      </w:ins>
      <w:del w:id="435" w:author="Exam" w:date="2015-03-03T01:47:00Z"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6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technique</w:t>
        </w:r>
      </w:ins>
      <w:del w:id="437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framework</w:delText>
        </w:r>
      </w:del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38" w:author="Exam" w:date="2015-03-03T01:47:00Z">
        <w:r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del w:id="439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</w:t>
      </w:r>
      <w:r w:rsidR="00C044CB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</w:t>
      </w:r>
      <w:ins w:id="440" w:author="Exam" w:date="2015-03-03T01:47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</w:t>
        </w:r>
      </w:ins>
      <w:del w:id="441" w:author="Exam" w:date="2015-03-03T01:47:00Z"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C044CB"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R="00C044CB"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83CFDC4" w14:textId="0B647C03" w:rsidR="00AB2366" w:rsidDel="0086489E" w:rsidRDefault="00C044CB">
      <w:pPr>
        <w:spacing w:line="433" w:lineRule="exact"/>
        <w:ind w:left="1800"/>
        <w:rPr>
          <w:del w:id="442" w:author="Exam" w:date="2015-03-03T01:48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3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can allow the</w:t>
        </w:r>
      </w:ins>
      <w:del w:id="444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decreases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45" w:author="Exam" w:date="2015-03-03T01:48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reduce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6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7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ins w:id="448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rate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49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</w:delText>
        </w:r>
      </w:del>
      <w:ins w:id="450" w:author="Exam" w:date="2015-03-03T01:48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with trade-off in </w:t>
        </w:r>
      </w:ins>
    </w:p>
    <w:p w14:paraId="46DFFF93" w14:textId="31DCE5AA" w:rsidR="00AB2366" w:rsidRDefault="00C044CB">
      <w:pPr>
        <w:spacing w:line="433" w:lineRule="exact"/>
        <w:ind w:left="1800"/>
      </w:pPr>
      <w:del w:id="451" w:author="Exam" w:date="2015-03-03T01:48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slight</w:t>
      </w:r>
      <w:ins w:id="452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decrease in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10%)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small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(&lt;</w:t>
      </w:r>
    </w:p>
    <w:p w14:paraId="1A5C8D29" w14:textId="5499FA6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1mm).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3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When used for </w:t>
        </w:r>
      </w:ins>
      <w:del w:id="454" w:author="Exam" w:date="2015-03-03T01:49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CS-UWB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5" w:author="Exam" w:date="2015-03-03T01:49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456" w:author="Exam" w:date="2015-03-03T01:49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, the proposed design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57" w:author="Exam" w:date="2015-03-03T01:50:00Z">
        <w:r w:rsidR="0086489E">
          <w:rPr>
            <w:rFonts w:ascii="Times New Roman" w:eastAsia="Times New Roman" w:hAnsi="Times New Roman" w:cs="Times New Roman"/>
            <w:sz w:val="23"/>
            <w:szCs w:val="23"/>
          </w:rPr>
          <w:t>also</w:t>
        </w:r>
      </w:ins>
      <w:del w:id="458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ins w:id="459" w:author="Exam" w:date="2015-03-03T01:50:00Z">
        <w:r w:rsidR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6BA020CE" w14:textId="0B6CC4C7" w:rsidR="00AB2366" w:rsidDel="0086489E" w:rsidRDefault="00C044CB">
      <w:pPr>
        <w:tabs>
          <w:tab w:val="left" w:pos="6798"/>
        </w:tabs>
        <w:spacing w:line="433" w:lineRule="exact"/>
        <w:ind w:left="1799"/>
        <w:rPr>
          <w:del w:id="460" w:author="Exam" w:date="2015-03-03T01:50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61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level.</w:delText>
        </w:r>
        <w:r w:rsidR="00B828A6" w:rsidDel="0086489E"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Future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research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focus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</w:del>
    </w:p>
    <w:p w14:paraId="7917608A" w14:textId="72E1B035" w:rsidR="00AB2366" w:rsidRDefault="00C044CB">
      <w:pPr>
        <w:tabs>
          <w:tab w:val="left" w:pos="6798"/>
        </w:tabs>
        <w:spacing w:line="433" w:lineRule="exact"/>
        <w:ind w:left="1799"/>
        <w:pPrChange w:id="462" w:author="Exam" w:date="2015-03-03T01:50:00Z">
          <w:pPr>
            <w:spacing w:line="433" w:lineRule="exact"/>
            <w:ind w:left="1799"/>
          </w:pPr>
        </w:pPrChange>
      </w:pPr>
      <w:del w:id="463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reconstruction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running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real-time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enhanced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</w:p>
    <w:p w14:paraId="10DF88F2" w14:textId="0397C8A5" w:rsidR="00AB2366" w:rsidDel="0086489E" w:rsidRDefault="00C044CB">
      <w:pPr>
        <w:spacing w:line="433" w:lineRule="exact"/>
        <w:ind w:left="1799"/>
        <w:rPr>
          <w:del w:id="464" w:author="Exam" w:date="2015-03-03T01:50:00Z"/>
        </w:rPr>
      </w:pPr>
      <w:del w:id="465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aim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relates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6489E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next</w:delText>
        </w:r>
      </w:del>
    </w:p>
    <w:p w14:paraId="6A95544C" w14:textId="70F91A5C" w:rsidR="00AB2366" w:rsidRDefault="00C044CB">
      <w:pPr>
        <w:spacing w:line="433" w:lineRule="exact"/>
        <w:ind w:left="1799"/>
      </w:pPr>
      <w:del w:id="466" w:author="Exam" w:date="2015-03-03T01:50:00Z">
        <w:r w:rsidDel="0086489E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chapter.</w:delText>
        </w:r>
      </w:del>
    </w:p>
    <w:p w14:paraId="7DCFE423" w14:textId="77777777" w:rsidR="00AB2366" w:rsidRDefault="00AB2366">
      <w:pPr>
        <w:spacing w:line="200" w:lineRule="exact"/>
        <w:ind w:left="1799"/>
      </w:pPr>
    </w:p>
    <w:p w14:paraId="2B700E93" w14:textId="77777777" w:rsidR="00AB2366" w:rsidRDefault="00AB2366">
      <w:pPr>
        <w:spacing w:line="200" w:lineRule="exact"/>
        <w:ind w:left="1799"/>
      </w:pPr>
    </w:p>
    <w:p w14:paraId="04EBDA9F" w14:textId="77777777" w:rsidR="00AB2366" w:rsidRDefault="00AB2366">
      <w:pPr>
        <w:spacing w:line="200" w:lineRule="exact"/>
        <w:ind w:left="1799"/>
      </w:pPr>
    </w:p>
    <w:p w14:paraId="672EC898" w14:textId="77777777" w:rsidR="00AB2366" w:rsidRDefault="00AB2366">
      <w:pPr>
        <w:spacing w:line="200" w:lineRule="exact"/>
        <w:ind w:left="1799"/>
      </w:pPr>
    </w:p>
    <w:p w14:paraId="08D27053" w14:textId="77777777" w:rsidR="00AB2366" w:rsidRDefault="00AB2366">
      <w:pPr>
        <w:spacing w:line="200" w:lineRule="exact"/>
        <w:ind w:left="1799"/>
      </w:pPr>
    </w:p>
    <w:p w14:paraId="0C2BD25C" w14:textId="77777777" w:rsidR="00AB2366" w:rsidRDefault="00AB2366">
      <w:pPr>
        <w:spacing w:line="324" w:lineRule="exact"/>
        <w:ind w:left="1799"/>
      </w:pPr>
    </w:p>
    <w:p w14:paraId="0831BB5D" w14:textId="77777777" w:rsidR="00AB2366" w:rsidRDefault="00C044CB">
      <w:pPr>
        <w:spacing w:line="288" w:lineRule="exact"/>
        <w:ind w:left="606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</w:t>
      </w:r>
    </w:p>
    <w:p w14:paraId="76ED8B2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1FFD24D" w14:textId="77777777" w:rsidR="00AB2366" w:rsidRDefault="006E3BC1">
      <w:pPr>
        <w:spacing w:line="200" w:lineRule="exact"/>
        <w:ind w:left="1800"/>
      </w:pPr>
      <w:r>
        <w:lastRenderedPageBreak/>
        <w:pict w14:anchorId="20DC4AF7">
          <v:group id="_x0000_s1097" style="position:absolute;left:0;text-align:left;margin-left:89.25pt;margin-top:121.5pt;width:432.75pt;height:.75pt;z-index:251638272;mso-position-horizontal-relative:page;mso-position-vertical-relative:page" coordorigin="1785,2430" coordsize="8655,15">
            <v:polyline id="_x0000_s1098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1E338EF2" w14:textId="77777777" w:rsidR="00AB2366" w:rsidRDefault="00AB2366">
      <w:pPr>
        <w:spacing w:line="200" w:lineRule="exact"/>
        <w:ind w:left="1800"/>
      </w:pPr>
    </w:p>
    <w:p w14:paraId="3AFF8B84" w14:textId="77777777" w:rsidR="00AB2366" w:rsidRDefault="00AB2366">
      <w:pPr>
        <w:spacing w:line="200" w:lineRule="exact"/>
        <w:ind w:left="1800"/>
      </w:pPr>
    </w:p>
    <w:p w14:paraId="78982A3B" w14:textId="77777777" w:rsidR="00AB2366" w:rsidRDefault="00AB2366">
      <w:pPr>
        <w:spacing w:line="200" w:lineRule="exact"/>
        <w:ind w:left="1800"/>
      </w:pPr>
    </w:p>
    <w:p w14:paraId="00990D21" w14:textId="77777777" w:rsidR="00AB2366" w:rsidRDefault="00AB2366">
      <w:pPr>
        <w:spacing w:line="200" w:lineRule="exact"/>
        <w:ind w:left="1800"/>
      </w:pPr>
    </w:p>
    <w:p w14:paraId="0A99497D" w14:textId="77777777" w:rsidR="00AB2366" w:rsidRDefault="00AB2366">
      <w:pPr>
        <w:spacing w:line="200" w:lineRule="exact"/>
        <w:ind w:left="1800"/>
      </w:pPr>
    </w:p>
    <w:p w14:paraId="35A4F11E" w14:textId="77777777" w:rsidR="00AB2366" w:rsidRDefault="00AB2366">
      <w:pPr>
        <w:spacing w:line="200" w:lineRule="exact"/>
        <w:ind w:left="1800"/>
      </w:pPr>
    </w:p>
    <w:p w14:paraId="13C2CD6D" w14:textId="77777777" w:rsidR="00AB2366" w:rsidRDefault="00AB2366">
      <w:pPr>
        <w:spacing w:line="200" w:lineRule="exact"/>
        <w:ind w:left="1800"/>
      </w:pPr>
    </w:p>
    <w:p w14:paraId="334F8F56" w14:textId="77777777" w:rsidR="00AB2366" w:rsidRDefault="00AB2366">
      <w:pPr>
        <w:spacing w:line="200" w:lineRule="exact"/>
        <w:ind w:left="1800"/>
      </w:pPr>
    </w:p>
    <w:p w14:paraId="0E3AADB0" w14:textId="77777777" w:rsidR="00AB2366" w:rsidRDefault="00AB2366">
      <w:pPr>
        <w:spacing w:line="388" w:lineRule="exact"/>
        <w:ind w:left="1800"/>
      </w:pPr>
    </w:p>
    <w:p w14:paraId="7C25EB70" w14:textId="77777777" w:rsidR="00AB2366" w:rsidRDefault="00C044CB">
      <w:pPr>
        <w:spacing w:line="240" w:lineRule="exact"/>
        <w:ind w:left="1804"/>
      </w:pPr>
      <w:bookmarkStart w:id="467" w:name="PageMark21"/>
      <w:bookmarkEnd w:id="46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5C611DC" w14:textId="77777777" w:rsidR="00AB2366" w:rsidRDefault="00AB2366">
      <w:pPr>
        <w:spacing w:line="348" w:lineRule="exact"/>
        <w:ind w:left="1800"/>
      </w:pPr>
    </w:p>
    <w:p w14:paraId="2AA80D99" w14:textId="54DA386A" w:rsidR="00AB2366" w:rsidRDefault="00C044CB">
      <w:pPr>
        <w:tabs>
          <w:tab w:val="left" w:pos="2660"/>
        </w:tabs>
        <w:spacing w:line="373" w:lineRule="exact"/>
        <w:ind w:left="1800"/>
      </w:pPr>
      <w:del w:id="468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4.3.1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Introduction</w:delText>
        </w:r>
      </w:del>
    </w:p>
    <w:p w14:paraId="0C1E76E9" w14:textId="77777777" w:rsidR="00AB2366" w:rsidRDefault="00AB2366">
      <w:pPr>
        <w:spacing w:line="275" w:lineRule="exact"/>
        <w:ind w:left="1800"/>
      </w:pPr>
    </w:p>
    <w:p w14:paraId="07C47156" w14:textId="3005F897" w:rsidR="00AB2366" w:rsidDel="00801936" w:rsidRDefault="00C044CB">
      <w:pPr>
        <w:spacing w:line="288" w:lineRule="exact"/>
        <w:ind w:left="1800"/>
        <w:rPr>
          <w:del w:id="469" w:author="Exam" w:date="2015-03-03T01:51:00Z"/>
        </w:rPr>
      </w:pPr>
      <w:del w:id="470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mentioned,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both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high-</w:delText>
        </w:r>
      </w:del>
    </w:p>
    <w:p w14:paraId="163C958F" w14:textId="58275736" w:rsidR="00AB2366" w:rsidDel="00801936" w:rsidRDefault="00C044CB">
      <w:pPr>
        <w:tabs>
          <w:tab w:val="left" w:pos="5687"/>
        </w:tabs>
        <w:spacing w:line="433" w:lineRule="exact"/>
        <w:ind w:left="1800"/>
        <w:rPr>
          <w:del w:id="471" w:author="Exam" w:date="2015-03-03T01:51:00Z"/>
        </w:rPr>
      </w:pPr>
      <w:del w:id="472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projection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operation,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alternative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pseudo-random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se-</w:delText>
        </w:r>
      </w:del>
    </w:p>
    <w:p w14:paraId="2D4253F6" w14:textId="1901049F" w:rsidR="00AB2366" w:rsidDel="00801936" w:rsidRDefault="00C044CB">
      <w:pPr>
        <w:spacing w:line="433" w:lineRule="exact"/>
        <w:ind w:left="1800"/>
        <w:rPr>
          <w:del w:id="473" w:author="Exam" w:date="2015-03-03T01:51:00Z"/>
        </w:rPr>
      </w:pPr>
      <w:del w:id="474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quence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(often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equal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above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5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cases).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requirement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generates</w:delText>
        </w:r>
      </w:del>
    </w:p>
    <w:p w14:paraId="649BC301" w14:textId="6D4A66BB" w:rsidR="00AB2366" w:rsidDel="00801936" w:rsidRDefault="00C044CB">
      <w:pPr>
        <w:spacing w:line="433" w:lineRule="exact"/>
        <w:ind w:left="1800"/>
        <w:rPr>
          <w:del w:id="475" w:author="Exam" w:date="2015-03-03T01:51:00Z"/>
        </w:rPr>
      </w:pPr>
      <w:del w:id="476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heavy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burden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bandwidth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noise.</w:delText>
        </w:r>
      </w:del>
    </w:p>
    <w:p w14:paraId="4694F7DF" w14:textId="2E894923" w:rsidR="00AB2366" w:rsidDel="00801936" w:rsidRDefault="00C044CB">
      <w:pPr>
        <w:tabs>
          <w:tab w:val="left" w:pos="2451"/>
          <w:tab w:val="left" w:pos="3058"/>
          <w:tab w:val="left" w:pos="3345"/>
          <w:tab w:val="left" w:pos="3948"/>
          <w:tab w:val="left" w:pos="4395"/>
          <w:tab w:val="left" w:pos="5294"/>
          <w:tab w:val="left" w:pos="5696"/>
          <w:tab w:val="left" w:pos="6847"/>
          <w:tab w:val="left" w:pos="7755"/>
          <w:tab w:val="left" w:pos="8149"/>
          <w:tab w:val="left" w:pos="8897"/>
          <w:tab w:val="left" w:pos="9776"/>
        </w:tabs>
        <w:spacing w:line="433" w:lineRule="exact"/>
        <w:ind w:left="2151"/>
        <w:rPr>
          <w:del w:id="477" w:author="Exam" w:date="2015-03-03T01:51:00Z"/>
        </w:rPr>
      </w:pPr>
      <w:del w:id="478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order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solve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problem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but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meanwhile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preserve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efficient</w:delText>
        </w:r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feature</w:delText>
        </w:r>
      </w:del>
    </w:p>
    <w:p w14:paraId="5BF5FF2D" w14:textId="14E3134D" w:rsidR="00AB2366" w:rsidRDefault="00C044CB">
      <w:pPr>
        <w:spacing w:line="433" w:lineRule="exact"/>
        <w:ind w:left="1800"/>
      </w:pPr>
      <w:del w:id="479" w:author="Exam" w:date="2015-03-03T01:51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transmitters,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480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The block disgram of 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ins w:id="481" w:author="Exam" w:date="2015-03-03T01:51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d </w:t>
        </w:r>
      </w:ins>
      <w:del w:id="482" w:author="Exam" w:date="2015-03-03T01:51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</w:p>
    <w:p w14:paraId="074B4109" w14:textId="6D0250EF" w:rsidR="00AB2366" w:rsidDel="00801936" w:rsidRDefault="00C044CB">
      <w:pPr>
        <w:tabs>
          <w:tab w:val="left" w:pos="6898"/>
        </w:tabs>
        <w:spacing w:line="433" w:lineRule="exact"/>
        <w:ind w:left="1800"/>
        <w:rPr>
          <w:del w:id="483" w:author="Exam" w:date="2015-03-03T01:52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484" w:author="Exam" w:date="2015-03-03T01:51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Fig.4.2</w:t>
      </w:r>
      <w:ins w:id="485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486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:</w:delText>
        </w:r>
      </w:del>
      <w:r w:rsidR="00B828A6">
        <w:t xml:space="preserve"> </w:t>
      </w:r>
      <w:del w:id="487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488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489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6D0AA805" w14:textId="2EFDB2C2" w:rsidR="00AB2366" w:rsidRDefault="00C044CB">
      <w:pPr>
        <w:tabs>
          <w:tab w:val="left" w:pos="6898"/>
        </w:tabs>
        <w:spacing w:line="433" w:lineRule="exact"/>
        <w:ind w:left="1800"/>
        <w:pPrChange w:id="490" w:author="Exam" w:date="2015-03-03T01:52:00Z">
          <w:pPr>
            <w:spacing w:line="433" w:lineRule="exact"/>
            <w:ind w:left="1800"/>
          </w:pPr>
        </w:pPrChange>
      </w:pPr>
      <w:del w:id="491" w:author="Exam" w:date="2015-03-03T01:52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provides</w:delText>
        </w:r>
      </w:del>
      <w:ins w:id="492" w:author="Exam" w:date="2015-03-03T01:52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uses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</w:p>
    <w:p w14:paraId="4CDCB908" w14:textId="076C6D8E" w:rsidR="00AB2366" w:rsidDel="00801936" w:rsidRDefault="00C044CB">
      <w:pPr>
        <w:spacing w:line="433" w:lineRule="exact"/>
        <w:ind w:left="1800"/>
        <w:rPr>
          <w:del w:id="493" w:author="Exam" w:date="2015-03-03T01:53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ins w:id="494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 This is supported by having variable sampling rate at the receivers.</w:t>
        </w:r>
      </w:ins>
      <w:del w:id="495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R="000E5CA0"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side,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sacrifices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ratio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(or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rate)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catch</w:delText>
        </w:r>
      </w:del>
    </w:p>
    <w:p w14:paraId="4AB3536E" w14:textId="44413B4A" w:rsidR="00AB2366" w:rsidDel="00801936" w:rsidRDefault="00C044CB">
      <w:pPr>
        <w:spacing w:line="433" w:lineRule="exact"/>
        <w:ind w:left="1800"/>
        <w:rPr>
          <w:del w:id="496" w:author="Exam" w:date="2015-03-03T01:53:00Z"/>
        </w:rPr>
      </w:pPr>
      <w:del w:id="497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up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equivalent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performance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that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compressive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UWB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sys-</w:delText>
        </w:r>
      </w:del>
    </w:p>
    <w:p w14:paraId="5C946F89" w14:textId="39185DDF" w:rsidR="00AB2366" w:rsidRDefault="00C044CB">
      <w:pPr>
        <w:spacing w:line="433" w:lineRule="exact"/>
        <w:ind w:left="1800"/>
        <w:pPrChange w:id="498" w:author="Exam" w:date="2015-03-03T01:53:00Z">
          <w:pPr>
            <w:tabs>
              <w:tab w:val="left" w:pos="2369"/>
            </w:tabs>
            <w:spacing w:line="433" w:lineRule="exact"/>
            <w:ind w:left="1800"/>
          </w:pPr>
        </w:pPrChange>
      </w:pPr>
      <w:del w:id="499" w:author="Exam" w:date="2015-03-03T01:53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tem.</w:delText>
        </w:r>
      </w:del>
      <w:del w:id="500" w:author="Exam" w:date="2015-03-03T01:54:00Z">
        <w:r w:rsidDel="00801936">
          <w:tab/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01" w:author="Exam" w:date="2015-03-03T01:54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02" w:author="Exam" w:date="2015-03-03T01:54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03" w:author="Exam" w:date="2015-03-03T01:54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variable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</w:p>
    <w:p w14:paraId="4587CD09" w14:textId="799F3B43" w:rsidR="00AB2366" w:rsidDel="00801936" w:rsidRDefault="00C044CB">
      <w:pPr>
        <w:spacing w:line="433" w:lineRule="exact"/>
        <w:ind w:left="1800"/>
        <w:rPr>
          <w:del w:id="504" w:author="Exam" w:date="2015-03-03T01:5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</w:t>
      </w:r>
      <w:ins w:id="505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y</w:t>
        </w:r>
      </w:ins>
      <w:del w:id="506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etic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balanced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07" w:author="Exam" w:date="2015-03-03T01:55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>design for the tarnsmitter and receiver</w:t>
        </w:r>
      </w:ins>
      <w:del w:id="508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system,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hardware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devices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suffers</w:delText>
        </w:r>
      </w:del>
    </w:p>
    <w:p w14:paraId="05D1AC30" w14:textId="05601E43" w:rsidR="00AB2366" w:rsidRDefault="00C044CB">
      <w:pPr>
        <w:spacing w:line="433" w:lineRule="exact"/>
        <w:ind w:left="1800"/>
        <w:pPrChange w:id="509" w:author="Exam" w:date="2015-03-03T01:55:00Z">
          <w:pPr>
            <w:tabs>
              <w:tab w:val="left" w:pos="7821"/>
            </w:tabs>
            <w:spacing w:line="433" w:lineRule="exact"/>
            <w:ind w:left="1800"/>
          </w:pPr>
        </w:pPrChange>
      </w:pPr>
      <w:del w:id="510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limitation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brought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data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sequence.</w:delText>
        </w:r>
        <w:r w:rsidR="00B828A6" w:rsidDel="00801936"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</w:del>
      <w:ins w:id="511" w:author="Exam" w:date="2015-03-03T01:55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is able to achieve better</w:t>
        </w:r>
      </w:ins>
      <w:del w:id="512" w:author="Exam" w:date="2015-03-03T01:55:00Z"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57C75FB7" w14:textId="23DC768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13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successfully</w:delText>
        </w:r>
        <w:r w:rsidDel="00801936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14" w:author="Exam" w:date="2015-03-03T01:55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</w:delText>
        </w:r>
      </w:del>
      <w:del w:id="515" w:author="Exam" w:date="2015-03-03T01:56:00Z">
        <w:r w:rsidDel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ginal</w:delText>
        </w:r>
      </w:del>
      <w:ins w:id="516" w:author="Exam" w:date="2015-03-03T01:56:00Z">
        <w:r w:rsidR="00801936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conventional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17" w:author="Exam" w:date="2015-03-03T01:56:00Z">
        <w:r w:rsidR="00801936">
          <w:rPr>
            <w:rFonts w:ascii="Times New Roman" w:eastAsia="Times New Roman" w:hAnsi="Times New Roman" w:cs="Times New Roman"/>
            <w:sz w:val="23"/>
            <w:szCs w:val="23"/>
          </w:rPr>
          <w:t xml:space="preserve">based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16AFC4C0" w14:textId="77777777" w:rsidR="00AB2366" w:rsidRDefault="00AB2366">
      <w:pPr>
        <w:spacing w:line="200" w:lineRule="exact"/>
        <w:ind w:left="1800"/>
      </w:pPr>
    </w:p>
    <w:p w14:paraId="701BC859" w14:textId="77777777" w:rsidR="00AB2366" w:rsidRDefault="00AB2366">
      <w:pPr>
        <w:spacing w:line="345" w:lineRule="exact"/>
        <w:ind w:left="1800"/>
      </w:pPr>
    </w:p>
    <w:p w14:paraId="74E1ECEC" w14:textId="0998CE7B" w:rsidR="00AB2366" w:rsidDel="00A00C8A" w:rsidRDefault="00C044CB">
      <w:pPr>
        <w:tabs>
          <w:tab w:val="left" w:pos="2660"/>
        </w:tabs>
        <w:spacing w:line="373" w:lineRule="exact"/>
        <w:ind w:left="1800"/>
        <w:rPr>
          <w:del w:id="518" w:author="Exam" w:date="2015-03-03T01:56:00Z"/>
        </w:rPr>
      </w:pPr>
      <w:del w:id="519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4.3.2</w:delText>
        </w:r>
        <w:r w:rsidDel="00A00C8A">
          <w:tab/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Model</w:delText>
        </w:r>
      </w:del>
    </w:p>
    <w:p w14:paraId="1A4B1DD6" w14:textId="4635EC78" w:rsidR="00AB2366" w:rsidDel="00A00C8A" w:rsidRDefault="00AB2366">
      <w:pPr>
        <w:spacing w:line="276" w:lineRule="exact"/>
        <w:ind w:left="1800"/>
        <w:rPr>
          <w:del w:id="520" w:author="Exam" w:date="2015-03-03T01:56:00Z"/>
        </w:rPr>
      </w:pPr>
    </w:p>
    <w:p w14:paraId="4EC45735" w14:textId="5E681765" w:rsidR="00AB2366" w:rsidDel="00A00C8A" w:rsidRDefault="00C044CB">
      <w:pPr>
        <w:spacing w:line="288" w:lineRule="exact"/>
        <w:ind w:left="1800"/>
        <w:rPr>
          <w:del w:id="521" w:author="Exam" w:date="2015-03-03T01:56:00Z"/>
        </w:rPr>
      </w:pPr>
      <w:del w:id="522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positioning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model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(4.1),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structure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</w:p>
    <w:p w14:paraId="5D527C7F" w14:textId="0AD2E544" w:rsidR="00AB2366" w:rsidRDefault="00C044CB">
      <w:pPr>
        <w:tabs>
          <w:tab w:val="left" w:pos="6217"/>
        </w:tabs>
        <w:spacing w:line="433" w:lineRule="exact"/>
        <w:ind w:left="1800"/>
      </w:pPr>
      <w:del w:id="523" w:author="Exam" w:date="2015-03-03T01:56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regarded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Fig.4.2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ins w:id="524" w:author="Exam" w:date="2015-03-03T01:56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 transmitter in the proposed system</w:t>
        </w:r>
      </w:ins>
      <w:del w:id="525" w:author="Exam" w:date="2015-03-03T01:56:00Z"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</w:delText>
        </w:r>
      </w:del>
      <w:del w:id="526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ansmitter,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527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uses 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se-</w:t>
      </w:r>
    </w:p>
    <w:p w14:paraId="407EF1B9" w14:textId="48AF8521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(PRS)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28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values varied </w:t>
        </w:r>
      </w:ins>
      <w:del w:id="529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variables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chosen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30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between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−1</w:t>
      </w:r>
      <w:ins w:id="531" w:author="Exam" w:date="2015-03-03T01:57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</w:t>
        </w:r>
      </w:ins>
      <w:del w:id="532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33" w:author="Exam" w:date="2015-03-03T01:57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34" w:author="Exam" w:date="2015-03-03T01:57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that is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</w:p>
    <w:p w14:paraId="610C1B06" w14:textId="5FC74D4A" w:rsidR="00AB2366" w:rsidRDefault="00C044CB">
      <w:pPr>
        <w:tabs>
          <w:tab w:val="left" w:pos="5056"/>
        </w:tabs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del w:id="535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</w:del>
      <w:ins w:id="536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The </w:t>
        </w:r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generate </w:t>
        </w:r>
      </w:ins>
      <w:del w:id="537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38" w:author="Exam" w:date="2015-03-03T01:58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generated,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first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it</w:delText>
        </w:r>
      </w:del>
      <w:ins w:id="539" w:author="Exam" w:date="2015-03-03T01:58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it is first </w:t>
        </w:r>
      </w:ins>
      <w:del w:id="540" w:author="Exam" w:date="2015-03-03T01:58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will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</w:p>
    <w:p w14:paraId="2875A6B3" w14:textId="3B87B1F2" w:rsidR="00AB2366" w:rsidDel="00A00C8A" w:rsidRDefault="00C044CB">
      <w:pPr>
        <w:spacing w:line="433" w:lineRule="exact"/>
        <w:ind w:left="1800"/>
        <w:rPr>
          <w:del w:id="541" w:author="Exam" w:date="2015-03-03T01:59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2" w:author="Exam" w:date="2015-03-03T01:58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with</w:t>
        </w:r>
      </w:ins>
      <w:del w:id="543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ins w:id="544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before being transmitted</w:t>
        </w:r>
      </w:ins>
      <w:del w:id="545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broadcasted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indoor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environment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</w:p>
    <w:p w14:paraId="4488DB9F" w14:textId="63E02D49" w:rsidR="00AB2366" w:rsidRDefault="00C044CB">
      <w:pPr>
        <w:spacing w:line="433" w:lineRule="exact"/>
        <w:ind w:left="1800"/>
        <w:pPrChange w:id="546" w:author="Exam" w:date="2015-03-03T01:59:00Z">
          <w:pPr>
            <w:tabs>
              <w:tab w:val="left" w:pos="3342"/>
            </w:tabs>
            <w:spacing w:line="433" w:lineRule="exact"/>
            <w:ind w:left="1800"/>
          </w:pPr>
        </w:pPrChange>
      </w:pPr>
      <w:del w:id="547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transmitter.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Afterwards,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8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49" w:author="Exam" w:date="2015-03-03T01:59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samples</w:t>
        </w:r>
      </w:ins>
      <w:del w:id="550" w:author="Exam" w:date="2015-03-03T01:59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directly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down-sample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</w:p>
    <w:p w14:paraId="515E3E40" w14:textId="13BD284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ins w:id="551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reconstruct the signal</w:t>
        </w:r>
      </w:ins>
      <w:ins w:id="552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ins w:id="553" w:author="Exam" w:date="2015-03-03T01:59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using</w:t>
        </w:r>
      </w:ins>
      <w:del w:id="554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Finally,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after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processing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55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algorithm such as </w:t>
        </w:r>
      </w:ins>
      <w:del w:id="556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(i.e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</w:t>
      </w:r>
      <w:del w:id="557" w:author="Exam" w:date="2015-03-03T02:00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)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58" w:author="Exam" w:date="2015-03-03T02:00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and forward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ins w:id="559" w:author="Exam" w:date="2015-03-03T02:00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m for </w:t>
        </w:r>
      </w:ins>
      <w:del w:id="560" w:author="Exam" w:date="2015-03-03T02:00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original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</w:p>
    <w:p w14:paraId="2786EEC6" w14:textId="63D44B6C" w:rsidR="00AB2366" w:rsidDel="00A00C8A" w:rsidRDefault="00C044CB" w:rsidP="00A00C8A">
      <w:pPr>
        <w:tabs>
          <w:tab w:val="left" w:pos="6652"/>
        </w:tabs>
        <w:spacing w:line="433" w:lineRule="exact"/>
        <w:ind w:left="1800"/>
        <w:rPr>
          <w:del w:id="561" w:author="Exam" w:date="2015-03-03T02:02:00Z"/>
        </w:rPr>
      </w:pPr>
      <w:del w:id="562" w:author="Exam" w:date="2015-03-03T02:01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algorithm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</w:delText>
        </w:r>
      </w:del>
      <w:ins w:id="563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processing  used in</w:t>
        </w:r>
      </w:ins>
      <w:del w:id="564" w:author="Exam" w:date="2015-03-03T02:01:00Z"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ins w:id="565" w:author="Exam" w:date="2015-03-03T02:01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application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 w:rsidR="00B828A6">
        <w:t xml:space="preserve"> </w:t>
      </w:r>
      <w:del w:id="566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addition,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these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steps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</w:del>
    </w:p>
    <w:p w14:paraId="7E82ED61" w14:textId="721762F7" w:rsidR="00AB2366" w:rsidRDefault="00C044CB">
      <w:pPr>
        <w:tabs>
          <w:tab w:val="left" w:pos="6652"/>
        </w:tabs>
        <w:spacing w:line="433" w:lineRule="exact"/>
        <w:ind w:left="1800"/>
        <w:pPrChange w:id="567" w:author="Exam" w:date="2015-03-03T02:02:00Z">
          <w:pPr>
            <w:tabs>
              <w:tab w:val="left" w:pos="4725"/>
            </w:tabs>
            <w:spacing w:line="433" w:lineRule="exact"/>
            <w:ind w:left="1800"/>
          </w:pPr>
        </w:pPrChange>
      </w:pPr>
      <w:del w:id="568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executed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pipelined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[5].</w:delText>
        </w:r>
        <w:r w:rsidR="00B828A6" w:rsidDel="00A00C8A"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Hence,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based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on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workflow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new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architecture,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</w:delText>
        </w:r>
      </w:del>
      <w:ins w:id="569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</w:t>
      </w:r>
    </w:p>
    <w:p w14:paraId="7FD99F11" w14:textId="77777777" w:rsidR="00AB2366" w:rsidRDefault="00AB2366">
      <w:pPr>
        <w:spacing w:line="200" w:lineRule="exact"/>
        <w:ind w:left="1800"/>
      </w:pPr>
    </w:p>
    <w:p w14:paraId="5AB840B1" w14:textId="77777777" w:rsidR="00AB2366" w:rsidRDefault="00AB2366">
      <w:pPr>
        <w:spacing w:line="200" w:lineRule="exact"/>
        <w:ind w:left="1800"/>
      </w:pPr>
    </w:p>
    <w:p w14:paraId="6996A755" w14:textId="77777777" w:rsidR="00AB2366" w:rsidRDefault="00AB2366">
      <w:pPr>
        <w:spacing w:line="288" w:lineRule="exact"/>
        <w:ind w:left="1800"/>
      </w:pPr>
    </w:p>
    <w:p w14:paraId="539E4A5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</w:t>
      </w:r>
    </w:p>
    <w:p w14:paraId="7A9692A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D848FC4" w14:textId="0D09363A" w:rsidR="00AB2366" w:rsidRDefault="006E3BC1">
      <w:pPr>
        <w:spacing w:line="200" w:lineRule="exact"/>
        <w:ind w:left="1799"/>
      </w:pPr>
      <w:del w:id="570" w:author="hao chen" w:date="2015-03-04T13:40:00Z">
        <w:r w:rsidDel="006E3BC1">
          <w:lastRenderedPageBreak/>
          <w:pict w14:anchorId="3E34A01A">
            <v:group id="_x0000_s1095" style="position:absolute;left:0;text-align:left;margin-left:89.25pt;margin-top:121.5pt;width:432.75pt;height:.75pt;z-index:251639296;mso-position-horizontal-relative:page;mso-position-vertical-relative:page" coordorigin="1785,2430" coordsize="8655,15">
              <v:polyline id="_x0000_s1096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  <v:path arrowok="t"/>
                <o:lock v:ext="edit" verticies="t"/>
              </v:polyline>
              <w10:wrap anchorx="page" anchory="page"/>
            </v:group>
          </w:pict>
        </w:r>
      </w:del>
      <w:r>
        <w:pict w14:anchorId="03EECC08">
          <v:group id="_x0000_s1093" style="position:absolute;left:0;text-align:left;margin-left:294.75pt;margin-top:345.75pt;width:8.25pt;height:.75pt;z-index:-251676160;mso-position-horizontal-relative:page;mso-position-vertical-relative:page" coordorigin="5895,6915" coordsize="165,15">
            <v:polyline id="_x0000_s1094" style="position:absolute" points="23604,27682,23604,27682,23604,27682,23604,27682,23604,27682,23604,27682,23604,27682,23604,27682,23604,27682,23604,27682,23604,27682,23604,27682,23604,27682,23604,27682,23604,27682,23604,27682,23604,27682,23604,27682,23604,27682,23604,27682,23604,27682,23605,27682,23605,27682,23605,27682,23605,27682,23605,27682,23605,27682,23605,27682,23606,27682,23606,27682,23606,27682,23606,27682,23607,27682,23607,27682,23607,27682,23607,27682,23608,27682,23608,27682,23608,27682,23610,27682,23610,27682,23611,27682,23611,27682,23611,27682,23612,27682,23612,27682,23613,27682,23614,27682,23614,27682,23615,27682,23615,27682,23616,27682,23617,27682,23617,27682,23618,27682,23619,27682,23621,27682,23621,27682,23622,27682,23623,27682,23624,27682,23625,27682,23626,27682,23627,27682,23628,27682,23629,27682,23630,27682,23632,27682,23634,27682,23635,27682,23636,27682,23637,27682,23639,27682,23640,27682,23641,27682,23644,27682,23645,27682,23647,27682,23648,27682,23650,27682,23652,27682,23654,27682,23656,27682,23658,27682,23660,27682,23662,27682,23663,27682,23666,27682,23668,27682,23670,27682,23673,27682,23676,27682,23678,27682,23680,27682,23682,27682,23685,27682,23688,27682,23691,27682,23693,27682,23696,27682,23699,27682,23702,27682,23704,27682,23707,27682,23711,27682,23714,27682,23717,27682,23721,27682,23724,27682,23727,27682,23731,27682,23734,27682,23737,27682,23742,27682,23745,27682,23749,27682,23753,27682,23757,27682,23760,27682,23765,27682,23769,27682" coordorigin="5895,6915" coordsize="165,15" strokeweight="6069emu">
              <v:path arrowok="t"/>
              <o:lock v:ext="edit" verticies="t"/>
            </v:polyline>
            <w10:wrap anchorx="page" anchory="page"/>
          </v:group>
        </w:pict>
      </w:r>
    </w:p>
    <w:p w14:paraId="618C4B83" w14:textId="77777777" w:rsidR="00AB2366" w:rsidRDefault="00AB2366">
      <w:pPr>
        <w:spacing w:line="200" w:lineRule="exact"/>
        <w:ind w:left="1799"/>
      </w:pPr>
    </w:p>
    <w:p w14:paraId="5E39BD6D" w14:textId="77777777" w:rsidR="00AB2366" w:rsidRDefault="00AB2366">
      <w:pPr>
        <w:spacing w:line="200" w:lineRule="exact"/>
        <w:ind w:left="1799"/>
      </w:pPr>
    </w:p>
    <w:p w14:paraId="6824DA75" w14:textId="77777777" w:rsidR="00AB2366" w:rsidRDefault="00AB2366">
      <w:pPr>
        <w:spacing w:line="200" w:lineRule="exact"/>
        <w:ind w:left="1799"/>
      </w:pPr>
    </w:p>
    <w:p w14:paraId="68DDAEDE" w14:textId="77777777" w:rsidR="00AB2366" w:rsidRDefault="00AB2366">
      <w:pPr>
        <w:spacing w:line="200" w:lineRule="exact"/>
        <w:ind w:left="1799"/>
      </w:pPr>
    </w:p>
    <w:p w14:paraId="1B8A57DD" w14:textId="77777777" w:rsidR="00AB2366" w:rsidRDefault="00AB2366">
      <w:pPr>
        <w:spacing w:line="200" w:lineRule="exact"/>
        <w:ind w:left="1799"/>
      </w:pPr>
    </w:p>
    <w:p w14:paraId="25596B44" w14:textId="77777777" w:rsidR="00AB2366" w:rsidRDefault="00AB2366">
      <w:pPr>
        <w:spacing w:line="200" w:lineRule="exact"/>
        <w:ind w:left="1799"/>
      </w:pPr>
    </w:p>
    <w:p w14:paraId="7274C918" w14:textId="77777777" w:rsidR="00AB2366" w:rsidRDefault="00AB2366">
      <w:pPr>
        <w:spacing w:line="200" w:lineRule="exact"/>
        <w:ind w:left="1799"/>
      </w:pPr>
    </w:p>
    <w:p w14:paraId="0553A32C" w14:textId="77777777" w:rsidR="00AB2366" w:rsidRDefault="00AB2366">
      <w:pPr>
        <w:spacing w:line="200" w:lineRule="exact"/>
        <w:ind w:left="1799"/>
      </w:pPr>
    </w:p>
    <w:p w14:paraId="74A76F6D" w14:textId="77777777" w:rsidR="00AB2366" w:rsidRDefault="00AB2366">
      <w:pPr>
        <w:spacing w:line="388" w:lineRule="exact"/>
        <w:ind w:left="1799"/>
      </w:pPr>
    </w:p>
    <w:p w14:paraId="566A9B63" w14:textId="77777777" w:rsidR="00AB2366" w:rsidRDefault="00C044CB">
      <w:pPr>
        <w:spacing w:line="240" w:lineRule="exact"/>
        <w:ind w:left="1804"/>
      </w:pPr>
      <w:bookmarkStart w:id="571" w:name="PageMark22"/>
      <w:bookmarkEnd w:id="57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52D8094B" w14:textId="77777777" w:rsidR="00AB2366" w:rsidRDefault="00AB2366">
      <w:pPr>
        <w:spacing w:line="200" w:lineRule="exact"/>
        <w:ind w:left="1799"/>
      </w:pPr>
    </w:p>
    <w:p w14:paraId="44E96467" w14:textId="77777777" w:rsidR="00AB2366" w:rsidRDefault="00AB2366">
      <w:pPr>
        <w:spacing w:line="202" w:lineRule="exact"/>
        <w:ind w:left="1799"/>
      </w:pPr>
    </w:p>
    <w:p w14:paraId="48BD9B4F" w14:textId="29B39200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math</w:t>
      </w:r>
      <w:ins w:id="572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ematical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3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in the </w:t>
        </w:r>
      </w:ins>
      <w:del w:id="574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(4.3):</w:t>
      </w:r>
    </w:p>
    <w:p w14:paraId="2CFC0203" w14:textId="77777777" w:rsidR="00AB2366" w:rsidRDefault="00B828A6">
      <w:pPr>
        <w:spacing w:line="384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4352" behindDoc="0" locked="0" layoutInCell="1" allowOverlap="1" wp14:anchorId="7B16066D" wp14:editId="1701744B">
            <wp:simplePos x="0" y="0"/>
            <wp:positionH relativeFrom="column">
              <wp:posOffset>1133475</wp:posOffset>
            </wp:positionH>
            <wp:positionV relativeFrom="paragraph">
              <wp:posOffset>161290</wp:posOffset>
            </wp:positionV>
            <wp:extent cx="5267325" cy="236220"/>
            <wp:effectExtent l="0" t="0" r="0" b="0"/>
            <wp:wrapSquare wrapText="bothSides"/>
            <wp:docPr id="1" name="Picture 1" descr="Macintosh HD:Users:chenhao:Desktop:Screen Shot 2015-02-23 at 11.39.4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chenhao:Desktop:Screen Shot 2015-02-23 at 11.39.42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E5FE89" w14:textId="77777777" w:rsidR="00AB2366" w:rsidRDefault="00AB2366">
      <w:pPr>
        <w:spacing w:line="222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462B89E" w14:textId="77777777" w:rsidR="00B828A6" w:rsidRDefault="00B828A6">
      <w:pPr>
        <w:spacing w:line="222" w:lineRule="exact"/>
        <w:ind w:left="1799"/>
      </w:pPr>
    </w:p>
    <w:p w14:paraId="1A515FFD" w14:textId="36427AC4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5" w:author="Exam" w:date="2015-03-03T02:02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by</w:t>
        </w:r>
      </w:ins>
      <w:del w:id="576" w:author="Exam" w:date="2015-03-03T02:02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</w:delText>
        </w:r>
      </w:del>
      <w:ins w:id="577" w:author="Exam" w:date="2015-03-03T02:02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78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 xml:space="preserve">the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EDC378A" w14:textId="4AD6E3CF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</w:t>
      </w:r>
      <w:ins w:id="579" w:author="Exam" w:date="2015-03-03T02:03:00Z">
        <w:r w:rsidR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he</w:t>
        </w:r>
      </w:ins>
      <w:del w:id="580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raditional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81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Here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582" w:author="Exam" w:date="2015-03-03T02:03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correspondingly</w:delText>
        </w:r>
      </w:del>
    </w:p>
    <w:p w14:paraId="214B7FAD" w14:textId="30EE62D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Toeplitz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>, 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583" w:author="Exam" w:date="2015-03-03T02:03:00Z">
        <w:r w:rsidR="00A00C8A">
          <w:rPr>
            <w:rFonts w:ascii="Times New Roman" w:eastAsia="Times New Roman" w:hAnsi="Times New Roman" w:cs="Times New Roman"/>
            <w:sz w:val="23"/>
            <w:szCs w:val="23"/>
          </w:rPr>
          <w:t>re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(4.2),</w:t>
      </w:r>
    </w:p>
    <w:p w14:paraId="686DE1D1" w14:textId="25D63A8D" w:rsidR="00AB2366" w:rsidRDefault="00C044CB">
      <w:pPr>
        <w:tabs>
          <w:tab w:val="left" w:pos="2472"/>
        </w:tabs>
        <w:spacing w:line="433" w:lineRule="exact"/>
        <w:ind w:left="1800"/>
      </w:pPr>
      <w:del w:id="584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585" w:author="hao chen" w:date="2015-03-04T13:39:00Z">
        <w:r w:rsidR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</w:t>
        </w:r>
      </w:ins>
      <w:del w:id="586" w:author="hao chen" w:date="2015-03-04T13:39:00Z">
        <w:r w:rsidDel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</w:delText>
        </w:r>
      </w:del>
      <w:ins w:id="587" w:author="hao chen" w:date="2015-03-04T13:39:00Z">
        <w:r w:rsidR="0085159F">
          <w:t xml:space="preserve"> </w:t>
        </w:r>
      </w:ins>
      <w:del w:id="588" w:author="hao chen" w:date="2015-03-04T13:39:00Z">
        <w:r w:rsidDel="0085159F">
          <w:tab/>
        </w:r>
      </w:del>
      <w:ins w:id="589" w:author="Exam" w:date="2015-03-03T02:03:00Z">
        <w:del w:id="590" w:author="hao chen" w:date="2015-03-04T13:39:00Z">
          <w:r w:rsidR="00A00C8A" w:rsidDel="0085159F">
            <w:delText xml:space="preserve">(comment: you mean P??) </w:delText>
          </w:r>
        </w:del>
      </w:ins>
      <w:ins w:id="591" w:author="Exam" w:date="2015-03-03T02:04:00Z">
        <w:r w:rsidR="00A00C8A">
          <w:t>represents</w:t>
        </w:r>
      </w:ins>
      <w:del w:id="592" w:author="Exam" w:date="2015-03-03T02:04:00Z"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stands</w:delText>
        </w:r>
        <w:r w:rsidDel="00A00C8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A00C8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</w:t>
      </w:r>
      <w:ins w:id="593" w:author="hao chen" w:date="2015-03-04T13:40:00Z">
        <w:r w:rsidR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onal</w:t>
        </w:r>
      </w:ins>
      <w:del w:id="594" w:author="hao chen" w:date="2015-03-04T13:40:00Z">
        <w:r w:rsidDel="0085159F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nose</w:delText>
        </w:r>
      </w:del>
      <w:ins w:id="595" w:author="Exam" w:date="2015-03-03T02:04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  <w:del w:id="596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(comment: you meant diag</w:delText>
          </w:r>
        </w:del>
      </w:ins>
      <w:ins w:id="597" w:author="Exam" w:date="2015-03-03T02:05:00Z">
        <w:del w:id="598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o</w:delText>
          </w:r>
        </w:del>
      </w:ins>
      <w:ins w:id="599" w:author="Exam" w:date="2015-03-03T02:04:00Z">
        <w:del w:id="600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n</w:delText>
          </w:r>
        </w:del>
      </w:ins>
      <w:ins w:id="601" w:author="Exam" w:date="2015-03-03T02:05:00Z">
        <w:del w:id="602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a</w:delText>
          </w:r>
        </w:del>
      </w:ins>
      <w:ins w:id="603" w:author="Exam" w:date="2015-03-03T02:04:00Z">
        <w:del w:id="604" w:author="hao chen" w:date="2015-03-04T13:40:00Z">
          <w:r w:rsidR="00A00C8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l</w:delText>
          </w:r>
        </w:del>
      </w:ins>
      <w:ins w:id="605" w:author="Exam" w:date="2015-03-03T02:05:00Z">
        <w:del w:id="606" w:author="hao chen" w:date="2015-03-04T13:40:00Z">
          <w:r w:rsidR="0000332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>??</w:delText>
          </w:r>
        </w:del>
      </w:ins>
      <w:ins w:id="607" w:author="Exam" w:date="2015-03-03T02:04:00Z">
        <w:del w:id="608" w:author="hao chen" w:date="2015-03-04T13:40:00Z">
          <w:r w:rsidR="00A00C8A" w:rsidDel="0085159F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  <w:delText xml:space="preserve">) </w:delText>
          </w:r>
        </w:del>
      </w:ins>
      <w:del w:id="609" w:author="hao chen" w:date="2015-03-04T13:40:00Z">
        <w:r w:rsidDel="0085159F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10" w:author="hao chen" w:date="2015-03-04T13:40:00Z">
        <w:r w:rsidR="0085159F">
          <w:rPr>
            <w:rFonts w:ascii="Times New Roman" w:eastAsia="Times New Roman" w:hAnsi="Times New Roman" w:cs="Times New Roman"/>
            <w:sz w:val="23"/>
            <w:szCs w:val="23"/>
          </w:rPr>
          <w:t xml:space="preserve">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variables</w:t>
      </w:r>
    </w:p>
    <w:p w14:paraId="5A7D0430" w14:textId="0906EBC9" w:rsidR="00AB2366" w:rsidRDefault="00C044CB">
      <w:pPr>
        <w:tabs>
          <w:tab w:val="left" w:pos="978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chosen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{−1,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+1}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alternat</w:t>
      </w:r>
      <w:ins w:id="611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es</w:t>
        </w:r>
      </w:ins>
      <w:del w:id="612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ives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13" w:author="Exam" w:date="2015-03-03T02:05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low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</w:t>
      </w:r>
    </w:p>
    <w:p w14:paraId="0916898C" w14:textId="09A366F1" w:rsidR="00AB2366" w:rsidDel="0000332A" w:rsidRDefault="00C044CB">
      <w:pPr>
        <w:spacing w:line="433" w:lineRule="exact"/>
        <w:ind w:left="1800"/>
        <w:rPr>
          <w:del w:id="614" w:author="Exam" w:date="2015-03-03T02:06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behaviour</w:t>
      </w:r>
      <w:ins w:id="615" w:author="Exam" w:date="2015-03-03T02:05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of the receiver(??)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ins w:id="616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1</w:t>
        </w:r>
      </w:ins>
      <w:del w:id="617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-1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entries</w:t>
      </w:r>
      <w:ins w:id="618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and with</w:t>
        </w:r>
      </w:ins>
    </w:p>
    <w:p w14:paraId="40A766BF" w14:textId="567773C8" w:rsidR="00AB2366" w:rsidDel="0000332A" w:rsidRDefault="00C044CB">
      <w:pPr>
        <w:spacing w:line="433" w:lineRule="exact"/>
        <w:ind w:left="1800"/>
        <w:rPr>
          <w:del w:id="619" w:author="Exam" w:date="2015-03-03T02:07:00Z"/>
        </w:rPr>
        <w:pPrChange w:id="620" w:author="Exam" w:date="2015-03-03T02:06:00Z">
          <w:pPr>
            <w:tabs>
              <w:tab w:val="left" w:pos="5919"/>
              <w:tab w:val="left" w:pos="6378"/>
            </w:tabs>
            <w:spacing w:line="326" w:lineRule="exact"/>
            <w:ind w:left="1800"/>
          </w:pPr>
        </w:pPrChange>
      </w:pPr>
      <w:del w:id="621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</w:t>
      </w:r>
      <w:ins w:id="622" w:author="Exam" w:date="2015-03-03T02:06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ing</w:t>
        </w:r>
      </w:ins>
      <w:del w:id="623" w:author="Exam" w:date="2015-03-03T02:06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 w:rsidR="00B828A6">
        <w:t xml:space="preserve"> m/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contiguous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ones</w:t>
      </w:r>
      <w:del w:id="624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has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been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</w:del>
    </w:p>
    <w:p w14:paraId="711D91A3" w14:textId="54DD69C2" w:rsidR="00AB2366" w:rsidRDefault="00C044CB">
      <w:pPr>
        <w:spacing w:line="433" w:lineRule="exact"/>
        <w:ind w:left="1800"/>
        <w:pPrChange w:id="625" w:author="Exam" w:date="2015-03-03T02:07:00Z">
          <w:pPr>
            <w:spacing w:line="378" w:lineRule="exact"/>
            <w:ind w:left="1800"/>
          </w:pPr>
        </w:pPrChange>
      </w:pPr>
      <w:del w:id="626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simulationin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27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628" w:author="Exam" w:date="2015-03-03T02:08:00Z">
        <w:r w:rsidR="0000332A">
          <w:rPr>
            <w:rFonts w:ascii="Times New Roman" w:eastAsia="Times New Roman" w:hAnsi="Times New Roman" w:cs="Times New Roman"/>
            <w:sz w:val="23"/>
            <w:szCs w:val="23"/>
          </w:rPr>
          <w:t xml:space="preserve">The receovered signal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ˆx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ins w:id="629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ins w:id="630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reconstructed</w:t>
      </w:r>
      <w:ins w:id="631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ins w:id="632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by using</w:t>
        </w:r>
      </w:ins>
      <w:del w:id="633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fromvarious</w:delText>
        </w:r>
      </w:del>
      <w:ins w:id="634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ins w:id="635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ins w:id="636" w:author="Exam" w:date="2015-03-03T02:07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ins w:id="637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</w:p>
    <w:p w14:paraId="16691BC5" w14:textId="1541B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CoSaMP</w:t>
      </w:r>
      <w:ins w:id="638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, where it is </w:t>
        </w:r>
      </w:ins>
      <w:del w:id="639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40" w:author="Exam" w:date="2015-03-03T02:07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At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last,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41" w:author="Exam" w:date="2015-03-03T02:08:00Z"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recovered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signal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ˆx</w:delText>
        </w:r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642" w:author="Exam" w:date="2015-03-03T02:08:00Z">
        <w:r w:rsidR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then used</w:t>
        </w:r>
      </w:ins>
      <w:del w:id="643" w:author="Exam" w:date="2015-03-03T02:09:00Z">
        <w:r w:rsidDel="0000332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00332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applied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595B0A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</w:p>
    <w:p w14:paraId="14A69BCB" w14:textId="77777777" w:rsidR="00AB2366" w:rsidRDefault="00AB2366">
      <w:pPr>
        <w:spacing w:line="200" w:lineRule="exact"/>
        <w:ind w:left="1799"/>
      </w:pPr>
    </w:p>
    <w:p w14:paraId="56B3653B" w14:textId="77777777" w:rsidR="00AB2366" w:rsidRDefault="00AB2366">
      <w:pPr>
        <w:spacing w:line="345" w:lineRule="exact"/>
        <w:ind w:left="1799"/>
      </w:pPr>
    </w:p>
    <w:p w14:paraId="3B3F61E6" w14:textId="20C7EE27" w:rsidR="00AB2366" w:rsidRDefault="00C044CB">
      <w:pPr>
        <w:tabs>
          <w:tab w:val="left" w:pos="2660"/>
        </w:tabs>
        <w:spacing w:line="373" w:lineRule="exact"/>
        <w:ind w:left="1800"/>
      </w:pPr>
      <w:del w:id="644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4.3.3</w:delText>
        </w:r>
        <w:r w:rsidDel="006C5C3A">
          <w:tab/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Simulation</w:delText>
        </w:r>
        <w:r w:rsidDel="006C5C3A">
          <w:rPr>
            <w:rFonts w:ascii="Times New Roman" w:eastAsia="Times New Roman" w:hAnsi="Times New Roman" w:cs="Times New Roman"/>
            <w:sz w:val="28"/>
            <w:szCs w:val="28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8"/>
            <w:szCs w:val="28"/>
          </w:rPr>
          <w:delText>Results</w:delText>
        </w:r>
      </w:del>
    </w:p>
    <w:p w14:paraId="099B89C0" w14:textId="77777777" w:rsidR="00AB2366" w:rsidRDefault="00AB2366">
      <w:pPr>
        <w:spacing w:line="275" w:lineRule="exact"/>
        <w:ind w:left="1799"/>
      </w:pPr>
    </w:p>
    <w:p w14:paraId="2F005262" w14:textId="6F86F872" w:rsidR="00AB2366" w:rsidRDefault="00C044CB">
      <w:pPr>
        <w:spacing w:line="288" w:lineRule="exact"/>
        <w:ind w:left="2151"/>
      </w:pPr>
      <w:del w:id="645" w:author="Exam" w:date="2015-03-03T02:09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experiment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uses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Matlab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evaluate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ins w:id="646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ins w:id="647" w:author="Exam" w:date="2015-03-03T02:09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is evaluated by simulation (in Matlab)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A6545F4" w14:textId="16DAA1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periodic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48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simple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 w:rsidR="000E5CA0"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="000E5CA0"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second</w:t>
      </w:r>
    </w:p>
    <w:p w14:paraId="5A397F00" w14:textId="77777777" w:rsidR="00AB2366" w:rsidRDefault="00C044CB">
      <w:pPr>
        <w:tabs>
          <w:tab w:val="left" w:pos="735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1ns.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ACA0946" w14:textId="77777777" w:rsidR="00AB2366" w:rsidRDefault="00C044CB">
      <w:pPr>
        <w:tabs>
          <w:tab w:val="left" w:pos="25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8GHz.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CM1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63D2C04F" w14:textId="2F69738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ins w:id="649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.</w:t>
        </w:r>
      </w:ins>
      <w:del w:id="650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z</w:delText>
        </w:r>
      </w:del>
      <w:ins w:id="651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Z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ero-mean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Gaussian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(AWGN)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7287689" w14:textId="5053310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average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10dB.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652" w:author="Exam" w:date="2015-03-03T02:10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</w:delText>
        </w:r>
      </w:del>
      <w:ins w:id="653" w:author="Exam" w:date="2015-03-03T02:10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54" w:author="Exam" w:date="2015-03-03T02:10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is perfromed </w:t>
        </w:r>
      </w:ins>
      <w:del w:id="655" w:author="Exam" w:date="2015-03-03T02:11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results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cover</w:delText>
        </w:r>
      </w:del>
      <w:ins w:id="656" w:author="Exam" w:date="2015-03-03T02:11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for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points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6582575" w14:textId="77777777" w:rsidR="00AB2366" w:rsidRDefault="00C044CB">
      <w:pPr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space.</w:t>
      </w:r>
    </w:p>
    <w:p w14:paraId="0EA1E27B" w14:textId="77777777" w:rsidR="00AB2366" w:rsidRDefault="00C044CB">
      <w:pPr>
        <w:spacing w:line="271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37A4E84" w14:textId="228CBCAD" w:rsidR="00AB2366" w:rsidRDefault="00C044CB">
      <w:pPr>
        <w:tabs>
          <w:tab w:val="left" w:pos="419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57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compares</w:t>
        </w:r>
      </w:ins>
      <w:del w:id="658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shows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362302E2" w14:textId="0C2EF83E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ins w:id="659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for various design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</w:p>
    <w:p w14:paraId="78326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starting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406711F3" w14:textId="00F60944" w:rsidR="00AB2366" w:rsidRDefault="00C044CB">
      <w:pPr>
        <w:tabs>
          <w:tab w:val="left" w:pos="278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>
        <w:tab/>
      </w:r>
      <w:ins w:id="660" w:author="Exam" w:date="2015-03-03T02:12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del w:id="661" w:author="Exam" w:date="2015-03-03T02:12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500MHz)</w:t>
      </w:r>
    </w:p>
    <w:p w14:paraId="4D28729D" w14:textId="77777777" w:rsidR="00AB2366" w:rsidRDefault="00AB2366">
      <w:pPr>
        <w:spacing w:line="371" w:lineRule="exact"/>
        <w:ind w:left="1799"/>
      </w:pPr>
    </w:p>
    <w:p w14:paraId="23C1DAF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</w:t>
      </w:r>
    </w:p>
    <w:p w14:paraId="5EFAC93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607253E" w14:textId="77777777" w:rsidR="00AB2366" w:rsidRDefault="006E3BC1">
      <w:pPr>
        <w:spacing w:line="200" w:lineRule="exact"/>
        <w:ind w:left="1800"/>
      </w:pPr>
      <w:r>
        <w:lastRenderedPageBreak/>
        <w:pict w14:anchorId="2DD71BEB">
          <v:group id="_x0000_s1091" style="position:absolute;left:0;text-align:left;margin-left:89.25pt;margin-top:121.5pt;width:432.75pt;height:.75pt;z-index:251641344;mso-position-horizontal-relative:page;mso-position-vertical-relative:page" coordorigin="1785,2430" coordsize="8655,15">
            <v:polyline id="_x0000_s1092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3056C277">
          <v:shape id="_x0000_s1090" type="#_x0000_t75" style="position:absolute;left:0;text-align:left;margin-left:195pt;margin-top:140.25pt;width:216.75pt;height:167.25pt;z-index:251642368;mso-position-horizontal-relative:page;mso-position-vertical-relative:page">
            <v:imagedata r:id="rId13" o:title=""/>
            <w10:wrap anchorx="page" anchory="page"/>
          </v:shape>
        </w:pict>
      </w:r>
      <w:r>
        <w:pict w14:anchorId="0B6F1CA3">
          <v:shape id="_x0000_s1089" type="#_x0000_t75" style="position:absolute;left:0;text-align:left;margin-left:141pt;margin-top:318.75pt;width:324.75pt;height:87.75pt;z-index:251643392;mso-position-horizontal-relative:page;mso-position-vertical-relative:page">
            <v:imagedata r:id="rId14" o:title=""/>
            <w10:wrap anchorx="page" anchory="page"/>
          </v:shape>
        </w:pict>
      </w:r>
    </w:p>
    <w:p w14:paraId="6B2C8D91" w14:textId="77777777" w:rsidR="00AB2366" w:rsidRDefault="00AB2366">
      <w:pPr>
        <w:spacing w:line="200" w:lineRule="exact"/>
        <w:ind w:left="1800"/>
      </w:pPr>
    </w:p>
    <w:p w14:paraId="273FEFE9" w14:textId="77777777" w:rsidR="00AB2366" w:rsidRDefault="00AB2366">
      <w:pPr>
        <w:spacing w:line="200" w:lineRule="exact"/>
        <w:ind w:left="1800"/>
      </w:pPr>
    </w:p>
    <w:p w14:paraId="5AE3776A" w14:textId="77777777" w:rsidR="00AB2366" w:rsidRDefault="00AB2366">
      <w:pPr>
        <w:spacing w:line="200" w:lineRule="exact"/>
        <w:ind w:left="1800"/>
      </w:pPr>
    </w:p>
    <w:p w14:paraId="6368F911" w14:textId="77777777" w:rsidR="00AB2366" w:rsidRDefault="00AB2366">
      <w:pPr>
        <w:spacing w:line="200" w:lineRule="exact"/>
        <w:ind w:left="1800"/>
      </w:pPr>
    </w:p>
    <w:p w14:paraId="4D280007" w14:textId="77777777" w:rsidR="00AB2366" w:rsidRDefault="00AB2366">
      <w:pPr>
        <w:spacing w:line="200" w:lineRule="exact"/>
        <w:ind w:left="1800"/>
      </w:pPr>
    </w:p>
    <w:p w14:paraId="1295FA3E" w14:textId="77777777" w:rsidR="00AB2366" w:rsidRDefault="00AB2366">
      <w:pPr>
        <w:spacing w:line="200" w:lineRule="exact"/>
        <w:ind w:left="1800"/>
      </w:pPr>
    </w:p>
    <w:p w14:paraId="1EADCD01" w14:textId="77777777" w:rsidR="00AB2366" w:rsidRDefault="00AB2366">
      <w:pPr>
        <w:spacing w:line="200" w:lineRule="exact"/>
        <w:ind w:left="1800"/>
      </w:pPr>
    </w:p>
    <w:p w14:paraId="0C9E66D9" w14:textId="77777777" w:rsidR="00AB2366" w:rsidRDefault="00AB2366">
      <w:pPr>
        <w:spacing w:line="200" w:lineRule="exact"/>
        <w:ind w:left="1800"/>
      </w:pPr>
    </w:p>
    <w:p w14:paraId="33DC5140" w14:textId="77777777" w:rsidR="00AB2366" w:rsidRDefault="00AB2366">
      <w:pPr>
        <w:spacing w:line="388" w:lineRule="exact"/>
        <w:ind w:left="1800"/>
      </w:pPr>
    </w:p>
    <w:p w14:paraId="2625C37E" w14:textId="77777777" w:rsidR="00AB2366" w:rsidRDefault="00C044CB">
      <w:pPr>
        <w:spacing w:line="240" w:lineRule="exact"/>
        <w:ind w:left="1804"/>
      </w:pPr>
      <w:bookmarkStart w:id="662" w:name="PageMark23"/>
      <w:bookmarkEnd w:id="66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11C977F1" w14:textId="77777777" w:rsidR="00AB2366" w:rsidRDefault="00AB2366">
      <w:pPr>
        <w:spacing w:line="200" w:lineRule="exact"/>
        <w:ind w:left="1800"/>
      </w:pPr>
    </w:p>
    <w:p w14:paraId="790B10BE" w14:textId="77777777" w:rsidR="00AB2366" w:rsidRDefault="00AB2366">
      <w:pPr>
        <w:spacing w:line="200" w:lineRule="exact"/>
        <w:ind w:left="1800"/>
      </w:pPr>
    </w:p>
    <w:p w14:paraId="388E5211" w14:textId="77777777" w:rsidR="00AB2366" w:rsidRDefault="00AB2366">
      <w:pPr>
        <w:spacing w:line="200" w:lineRule="exact"/>
        <w:ind w:left="1800"/>
      </w:pPr>
    </w:p>
    <w:p w14:paraId="46EF388E" w14:textId="77777777" w:rsidR="00AB2366" w:rsidRDefault="00AB2366">
      <w:pPr>
        <w:spacing w:line="200" w:lineRule="exact"/>
        <w:ind w:left="1800"/>
      </w:pPr>
    </w:p>
    <w:p w14:paraId="62598C61" w14:textId="77777777" w:rsidR="00AB2366" w:rsidRDefault="00AB2366">
      <w:pPr>
        <w:spacing w:line="200" w:lineRule="exact"/>
        <w:ind w:left="1800"/>
      </w:pPr>
    </w:p>
    <w:p w14:paraId="206B5B8D" w14:textId="77777777" w:rsidR="00AB2366" w:rsidRDefault="00AB2366">
      <w:pPr>
        <w:spacing w:line="200" w:lineRule="exact"/>
        <w:ind w:left="1800"/>
      </w:pPr>
    </w:p>
    <w:p w14:paraId="51A402CB" w14:textId="77777777" w:rsidR="00AB2366" w:rsidRDefault="00AB2366">
      <w:pPr>
        <w:spacing w:line="200" w:lineRule="exact"/>
        <w:ind w:left="1800"/>
      </w:pPr>
    </w:p>
    <w:p w14:paraId="1C0C0608" w14:textId="77777777" w:rsidR="00AB2366" w:rsidRDefault="00AB2366">
      <w:pPr>
        <w:spacing w:line="200" w:lineRule="exact"/>
        <w:ind w:left="1800"/>
      </w:pPr>
    </w:p>
    <w:p w14:paraId="1450240C" w14:textId="77777777" w:rsidR="00AB2366" w:rsidRDefault="00AB2366">
      <w:pPr>
        <w:spacing w:line="200" w:lineRule="exact"/>
        <w:ind w:left="1800"/>
      </w:pPr>
    </w:p>
    <w:p w14:paraId="61838A3E" w14:textId="77777777" w:rsidR="00AB2366" w:rsidRDefault="00AB2366">
      <w:pPr>
        <w:spacing w:line="200" w:lineRule="exact"/>
        <w:ind w:left="1800"/>
      </w:pPr>
    </w:p>
    <w:p w14:paraId="0E5B5AF9" w14:textId="77777777" w:rsidR="00AB2366" w:rsidRDefault="00AB2366">
      <w:pPr>
        <w:spacing w:line="200" w:lineRule="exact"/>
        <w:ind w:left="1800"/>
      </w:pPr>
    </w:p>
    <w:p w14:paraId="61BDABE4" w14:textId="77777777" w:rsidR="00AB2366" w:rsidRDefault="00AB2366">
      <w:pPr>
        <w:spacing w:line="200" w:lineRule="exact"/>
        <w:ind w:left="1800"/>
      </w:pPr>
    </w:p>
    <w:p w14:paraId="447834D3" w14:textId="77777777" w:rsidR="00AB2366" w:rsidRDefault="00AB2366">
      <w:pPr>
        <w:spacing w:line="200" w:lineRule="exact"/>
        <w:ind w:left="1800"/>
      </w:pPr>
    </w:p>
    <w:p w14:paraId="528F6B2D" w14:textId="77777777" w:rsidR="00AB2366" w:rsidRDefault="00AB2366">
      <w:pPr>
        <w:spacing w:line="200" w:lineRule="exact"/>
        <w:ind w:left="1800"/>
      </w:pPr>
    </w:p>
    <w:p w14:paraId="630F8618" w14:textId="77777777" w:rsidR="00AB2366" w:rsidRDefault="00AB2366">
      <w:pPr>
        <w:spacing w:line="200" w:lineRule="exact"/>
        <w:ind w:left="1800"/>
      </w:pPr>
    </w:p>
    <w:p w14:paraId="6598445F" w14:textId="77777777" w:rsidR="00AB2366" w:rsidRDefault="00AB2366">
      <w:pPr>
        <w:spacing w:line="200" w:lineRule="exact"/>
        <w:ind w:left="1800"/>
      </w:pPr>
    </w:p>
    <w:p w14:paraId="1D83E1CE" w14:textId="77777777" w:rsidR="00AB2366" w:rsidRDefault="00AB2366">
      <w:pPr>
        <w:spacing w:line="200" w:lineRule="exact"/>
        <w:ind w:left="1800"/>
      </w:pPr>
    </w:p>
    <w:p w14:paraId="677A67E3" w14:textId="77777777" w:rsidR="00AB2366" w:rsidRDefault="00AB2366">
      <w:pPr>
        <w:spacing w:line="200" w:lineRule="exact"/>
        <w:ind w:left="1800"/>
      </w:pPr>
    </w:p>
    <w:p w14:paraId="5DF05750" w14:textId="77777777" w:rsidR="00AB2366" w:rsidRDefault="00AB2366">
      <w:pPr>
        <w:spacing w:line="200" w:lineRule="exact"/>
        <w:ind w:left="1800"/>
      </w:pPr>
    </w:p>
    <w:p w14:paraId="68528ED2" w14:textId="77777777" w:rsidR="00AB2366" w:rsidRDefault="00AB2366">
      <w:pPr>
        <w:spacing w:line="200" w:lineRule="exact"/>
        <w:ind w:left="1800"/>
      </w:pPr>
    </w:p>
    <w:p w14:paraId="423E0AAC" w14:textId="77777777" w:rsidR="00AB2366" w:rsidRDefault="00AB2366">
      <w:pPr>
        <w:spacing w:line="200" w:lineRule="exact"/>
        <w:ind w:left="1800"/>
      </w:pPr>
    </w:p>
    <w:p w14:paraId="612C300A" w14:textId="77777777" w:rsidR="00AB2366" w:rsidRDefault="00AB2366">
      <w:pPr>
        <w:spacing w:line="200" w:lineRule="exact"/>
        <w:ind w:left="1800"/>
      </w:pPr>
    </w:p>
    <w:p w14:paraId="773BDB60" w14:textId="77777777" w:rsidR="00AB2366" w:rsidRDefault="00AB2366">
      <w:pPr>
        <w:spacing w:line="200" w:lineRule="exact"/>
        <w:ind w:left="1800"/>
      </w:pPr>
    </w:p>
    <w:p w14:paraId="4E5BF9B8" w14:textId="77777777" w:rsidR="00AB2366" w:rsidRDefault="00AB2366">
      <w:pPr>
        <w:spacing w:line="200" w:lineRule="exact"/>
        <w:ind w:left="1800"/>
      </w:pPr>
    </w:p>
    <w:p w14:paraId="3987EDD2" w14:textId="77777777" w:rsidR="00AB2366" w:rsidRDefault="00AB2366">
      <w:pPr>
        <w:spacing w:line="200" w:lineRule="exact"/>
        <w:ind w:left="1800"/>
      </w:pPr>
    </w:p>
    <w:p w14:paraId="2EBB734C" w14:textId="77777777" w:rsidR="00AB2366" w:rsidRDefault="00AB2366">
      <w:pPr>
        <w:spacing w:line="200" w:lineRule="exact"/>
        <w:ind w:left="1800"/>
      </w:pPr>
    </w:p>
    <w:p w14:paraId="6842F490" w14:textId="77777777" w:rsidR="00AB2366" w:rsidRDefault="00AB2366">
      <w:pPr>
        <w:spacing w:line="200" w:lineRule="exact"/>
        <w:ind w:left="1800"/>
      </w:pPr>
    </w:p>
    <w:p w14:paraId="6BAD1CDD" w14:textId="77777777" w:rsidR="00AB2366" w:rsidRDefault="00AB2366">
      <w:pPr>
        <w:spacing w:line="200" w:lineRule="exact"/>
        <w:ind w:left="1800"/>
      </w:pPr>
    </w:p>
    <w:p w14:paraId="6B394158" w14:textId="77777777" w:rsidR="00AB2366" w:rsidRDefault="00AB2366">
      <w:pPr>
        <w:spacing w:line="200" w:lineRule="exact"/>
        <w:ind w:left="1800"/>
      </w:pPr>
    </w:p>
    <w:p w14:paraId="0E8CBEF0" w14:textId="77777777" w:rsidR="00AB2366" w:rsidRDefault="00AB2366">
      <w:pPr>
        <w:spacing w:line="317" w:lineRule="exact"/>
        <w:ind w:left="1800"/>
      </w:pPr>
    </w:p>
    <w:p w14:paraId="4885BB4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350MHz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500MHz</w:t>
      </w:r>
    </w:p>
    <w:p w14:paraId="4D6F6911" w14:textId="41860E0D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63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>using</w:t>
        </w:r>
      </w:ins>
      <w:del w:id="664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65" w:author="Exam" w:date="2015-03-03T02:13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at the transmitter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461E80D3" w14:textId="732E0CC7" w:rsidR="00AB2366" w:rsidRDefault="00C044CB">
      <w:pPr>
        <w:tabs>
          <w:tab w:val="left" w:pos="59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receiver.</w:t>
      </w:r>
      <w:r w:rsidR="00B828A6">
        <w:t xml:space="preserve"> </w:t>
      </w:r>
      <w:del w:id="666" w:author="Exam" w:date="2015-03-03T02:13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Therefore,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simulation</w:delText>
        </w:r>
      </w:del>
      <w:ins w:id="667" w:author="Exam" w:date="2015-03-03T02:13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B40FBB7" w14:textId="48AD1DB6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68" w:author="Exam" w:date="2015-03-03T02:14:00Z">
        <w:r w:rsidR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allows</w:t>
        </w:r>
      </w:ins>
      <w:del w:id="669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can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apply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trade-off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270565E3" w14:textId="287125E8" w:rsidR="00AB2366" w:rsidDel="006C5C3A" w:rsidRDefault="00C044CB">
      <w:pPr>
        <w:spacing w:line="433" w:lineRule="exact"/>
        <w:ind w:left="1800"/>
        <w:rPr>
          <w:del w:id="670" w:author="Exam" w:date="2015-03-03T02:14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del w:id="671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.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This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peak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(Nyquist</w:delText>
        </w:r>
      </w:del>
    </w:p>
    <w:p w14:paraId="1522771B" w14:textId="797EAE9D" w:rsidR="00AB2366" w:rsidDel="006C5C3A" w:rsidRDefault="00C044CB">
      <w:pPr>
        <w:spacing w:line="433" w:lineRule="exact"/>
        <w:ind w:left="1800"/>
        <w:rPr>
          <w:del w:id="672" w:author="Exam" w:date="2015-03-03T02:14:00Z"/>
        </w:rPr>
      </w:pPr>
      <w:del w:id="673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or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end)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system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with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acceptable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increase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</w:del>
    </w:p>
    <w:p w14:paraId="663FFEC7" w14:textId="153E104C" w:rsidR="00AB2366" w:rsidRDefault="00C044CB">
      <w:pPr>
        <w:spacing w:line="433" w:lineRule="exact"/>
        <w:ind w:left="1800"/>
      </w:pPr>
      <w:del w:id="674" w:author="Exam" w:date="2015-03-03T02:14:00Z"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receivers’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ADC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sampling</w:delText>
        </w:r>
        <w:r w:rsidDel="006C5C3A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6C5C3A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rate.</w:delText>
        </w:r>
      </w:del>
    </w:p>
    <w:p w14:paraId="401E0C6F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5BCFC6A1" w14:textId="0903EF2E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75" w:author="Exam" w:date="2015-03-03T02:14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a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10GHz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4D03F331" w14:textId="77777777" w:rsidR="00AB2366" w:rsidRDefault="00C044CB">
      <w:pPr>
        <w:tabs>
          <w:tab w:val="left" w:pos="952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B957D70" w14:textId="2A3E3DD5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76" w:author="Exam" w:date="2015-03-03T02:15:00Z">
        <w:r w:rsidR="006C5C3A">
          <w:rPr>
            <w:rFonts w:ascii="Times New Roman" w:eastAsia="Times New Roman" w:hAnsi="Times New Roman" w:cs="Times New Roman"/>
            <w:sz w:val="23"/>
            <w:szCs w:val="23"/>
          </w:rPr>
          <w:t xml:space="preserve">(comment: this term is not mentioned earlier??)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system.</w:t>
      </w:r>
    </w:p>
    <w:p w14:paraId="20F9F4FA" w14:textId="77777777" w:rsidR="00AB2366" w:rsidRDefault="00AB2366">
      <w:pPr>
        <w:spacing w:line="200" w:lineRule="exact"/>
        <w:ind w:left="1800"/>
      </w:pPr>
    </w:p>
    <w:p w14:paraId="3037D2A5" w14:textId="77777777" w:rsidR="00AB2366" w:rsidRDefault="00AB2366">
      <w:pPr>
        <w:spacing w:line="200" w:lineRule="exact"/>
        <w:ind w:left="1800"/>
      </w:pPr>
    </w:p>
    <w:p w14:paraId="6898C3C7" w14:textId="77777777" w:rsidR="00AB2366" w:rsidRDefault="00AB2366">
      <w:pPr>
        <w:spacing w:line="200" w:lineRule="exact"/>
        <w:ind w:left="1800"/>
      </w:pPr>
    </w:p>
    <w:p w14:paraId="479BA034" w14:textId="77777777" w:rsidR="00AB2366" w:rsidRDefault="00AB2366">
      <w:pPr>
        <w:spacing w:line="200" w:lineRule="exact"/>
        <w:ind w:left="1800"/>
      </w:pPr>
    </w:p>
    <w:p w14:paraId="385DCED9" w14:textId="77777777" w:rsidR="00AB2366" w:rsidRDefault="00AB2366">
      <w:pPr>
        <w:spacing w:line="200" w:lineRule="exact"/>
        <w:ind w:left="1800"/>
      </w:pPr>
    </w:p>
    <w:p w14:paraId="01D51A27" w14:textId="77777777" w:rsidR="00AB2366" w:rsidRDefault="00AB2366">
      <w:pPr>
        <w:spacing w:line="200" w:lineRule="exact"/>
        <w:ind w:left="1800"/>
      </w:pPr>
    </w:p>
    <w:p w14:paraId="6758E9EF" w14:textId="77777777" w:rsidR="00AB2366" w:rsidRDefault="00AB2366">
      <w:pPr>
        <w:spacing w:line="200" w:lineRule="exact"/>
        <w:ind w:left="1800"/>
      </w:pPr>
    </w:p>
    <w:p w14:paraId="591376A1" w14:textId="77777777" w:rsidR="00AB2366" w:rsidRDefault="00AB2366">
      <w:pPr>
        <w:spacing w:line="200" w:lineRule="exact"/>
        <w:ind w:left="1800"/>
      </w:pPr>
    </w:p>
    <w:p w14:paraId="5ABAD22F" w14:textId="77777777" w:rsidR="00AB2366" w:rsidRDefault="00AB2366">
      <w:pPr>
        <w:spacing w:line="218" w:lineRule="exact"/>
        <w:ind w:left="1800"/>
      </w:pPr>
    </w:p>
    <w:p w14:paraId="4C1E2ACB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</w:t>
      </w:r>
    </w:p>
    <w:p w14:paraId="3C5C7F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39F649D" w14:textId="77777777" w:rsidR="00AB2366" w:rsidRDefault="006E3BC1">
      <w:pPr>
        <w:spacing w:line="200" w:lineRule="exact"/>
        <w:ind w:left="1800"/>
      </w:pPr>
      <w:r>
        <w:lastRenderedPageBreak/>
        <w:pict w14:anchorId="40AA3EAE">
          <v:group id="_x0000_s1087" style="position:absolute;left:0;text-align:left;margin-left:89.25pt;margin-top:121.5pt;width:432.75pt;height:.75pt;z-index:251644416;mso-position-horizontal-relative:page;mso-position-vertical-relative:page" coordorigin="1785,2430" coordsize="8655,15">
            <v:polyline id="_x0000_s1088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54E3BB04" w14:textId="77777777" w:rsidR="00AB2366" w:rsidRDefault="00AB2366">
      <w:pPr>
        <w:spacing w:line="200" w:lineRule="exact"/>
        <w:ind w:left="1800"/>
      </w:pPr>
    </w:p>
    <w:p w14:paraId="3F8A7C71" w14:textId="77777777" w:rsidR="00AB2366" w:rsidRDefault="00AB2366">
      <w:pPr>
        <w:spacing w:line="200" w:lineRule="exact"/>
        <w:ind w:left="1800"/>
      </w:pPr>
    </w:p>
    <w:p w14:paraId="3ED4DBC9" w14:textId="77777777" w:rsidR="00AB2366" w:rsidRDefault="00AB2366">
      <w:pPr>
        <w:spacing w:line="200" w:lineRule="exact"/>
        <w:ind w:left="1800"/>
      </w:pPr>
    </w:p>
    <w:p w14:paraId="0700749B" w14:textId="77777777" w:rsidR="00AB2366" w:rsidRDefault="00AB2366">
      <w:pPr>
        <w:spacing w:line="200" w:lineRule="exact"/>
        <w:ind w:left="1800"/>
      </w:pPr>
    </w:p>
    <w:p w14:paraId="378615D5" w14:textId="77777777" w:rsidR="00AB2366" w:rsidRDefault="00AB2366">
      <w:pPr>
        <w:spacing w:line="200" w:lineRule="exact"/>
        <w:ind w:left="1800"/>
      </w:pPr>
    </w:p>
    <w:p w14:paraId="2E0056B6" w14:textId="77777777" w:rsidR="00AB2366" w:rsidRDefault="00AB2366">
      <w:pPr>
        <w:spacing w:line="200" w:lineRule="exact"/>
        <w:ind w:left="1800"/>
      </w:pPr>
    </w:p>
    <w:p w14:paraId="5E0B3EC9" w14:textId="77777777" w:rsidR="00AB2366" w:rsidRDefault="00AB2366">
      <w:pPr>
        <w:spacing w:line="200" w:lineRule="exact"/>
        <w:ind w:left="1800"/>
      </w:pPr>
    </w:p>
    <w:p w14:paraId="70748779" w14:textId="77777777" w:rsidR="00AB2366" w:rsidRDefault="00AB2366">
      <w:pPr>
        <w:spacing w:line="200" w:lineRule="exact"/>
        <w:ind w:left="1800"/>
      </w:pPr>
    </w:p>
    <w:p w14:paraId="417E20B9" w14:textId="77777777" w:rsidR="00AB2366" w:rsidRDefault="00AB2366">
      <w:pPr>
        <w:spacing w:line="388" w:lineRule="exact"/>
        <w:ind w:left="1800"/>
      </w:pPr>
    </w:p>
    <w:p w14:paraId="1EBA251D" w14:textId="77777777" w:rsidR="00AB2366" w:rsidRDefault="00C044CB">
      <w:pPr>
        <w:spacing w:line="240" w:lineRule="exact"/>
        <w:ind w:left="1804"/>
      </w:pPr>
      <w:bookmarkStart w:id="677" w:name="PageMark24"/>
      <w:bookmarkEnd w:id="67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4.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OMPRESSIVE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U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LTRA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OSITIONING</w:t>
      </w:r>
    </w:p>
    <w:p w14:paraId="662E7D15" w14:textId="77777777" w:rsidR="00AB2366" w:rsidRDefault="00AB2366">
      <w:pPr>
        <w:spacing w:line="293" w:lineRule="exact"/>
        <w:ind w:left="1800"/>
      </w:pPr>
    </w:p>
    <w:p w14:paraId="20818DA2" w14:textId="3BC01B99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4.4</w:t>
      </w:r>
      <w:r>
        <w:tab/>
      </w:r>
      <w:del w:id="678" w:author="Exam" w:date="2015-02-27T08:44:00Z">
        <w:r w:rsidDel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delText>Conclusion</w:delText>
        </w:r>
      </w:del>
      <w:ins w:id="679" w:author="Exam" w:date="2015-02-27T08:44:00Z">
        <w:r w:rsidR="00F7070C">
          <w:rPr>
            <w:rFonts w:ascii="Times New Roman" w:eastAsia="Times New Roman" w:hAnsi="Times New Roman" w:cs="Times New Roman"/>
            <w:color w:val="000000"/>
            <w:sz w:val="34"/>
            <w:szCs w:val="34"/>
          </w:rPr>
          <w:t>Summary</w:t>
        </w:r>
      </w:ins>
    </w:p>
    <w:p w14:paraId="2523551F" w14:textId="77777777" w:rsidR="00AB2366" w:rsidRDefault="00AB2366">
      <w:pPr>
        <w:spacing w:line="342" w:lineRule="exact"/>
        <w:ind w:left="1800"/>
      </w:pPr>
    </w:p>
    <w:p w14:paraId="578554DC" w14:textId="06B745CD" w:rsidR="00AB2366" w:rsidDel="00F7070C" w:rsidRDefault="00C044CB">
      <w:pPr>
        <w:spacing w:line="288" w:lineRule="exact"/>
        <w:ind w:left="2151"/>
        <w:rPr>
          <w:del w:id="680" w:author="Exam" w:date="2015-02-27T08:45:00Z"/>
        </w:rPr>
      </w:pPr>
      <w:del w:id="681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compressed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sensing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proven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effective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improve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accuracy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IR-UWB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posi-</w:delText>
        </w:r>
      </w:del>
    </w:p>
    <w:p w14:paraId="31156A84" w14:textId="5C0CF699" w:rsidR="00AB2366" w:rsidDel="00F7070C" w:rsidRDefault="00C044CB" w:rsidP="00F7070C">
      <w:pPr>
        <w:tabs>
          <w:tab w:val="left" w:pos="2659"/>
        </w:tabs>
        <w:spacing w:line="433" w:lineRule="exact"/>
        <w:ind w:left="1800"/>
        <w:rPr>
          <w:del w:id="682" w:author="Exam" w:date="2015-02-27T08:45:00Z"/>
        </w:rPr>
      </w:pPr>
      <w:del w:id="683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tioning.</w:delText>
        </w:r>
        <w:r w:rsidDel="00F7070C">
          <w:tab/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However,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most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papers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do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not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concern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complexity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and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cost</w:delText>
        </w:r>
      </w:del>
    </w:p>
    <w:p w14:paraId="1DA427B1" w14:textId="17B49AC1" w:rsidR="00AB2366" w:rsidDel="00F7070C" w:rsidRDefault="00C044CB">
      <w:pPr>
        <w:tabs>
          <w:tab w:val="left" w:pos="2659"/>
        </w:tabs>
        <w:spacing w:line="433" w:lineRule="exact"/>
        <w:ind w:left="1800"/>
        <w:rPr>
          <w:del w:id="684" w:author="Exam" w:date="2015-02-27T08:45:00Z"/>
        </w:rPr>
        <w:pPrChange w:id="685" w:author="Exam" w:date="2015-02-27T08:45:00Z">
          <w:pPr>
            <w:spacing w:line="433" w:lineRule="exact"/>
            <w:ind w:left="1800"/>
          </w:pPr>
        </w:pPrChange>
      </w:pPr>
      <w:del w:id="686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their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implementations,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for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instance,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random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mixing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waveform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extremely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high</w:delText>
        </w:r>
      </w:del>
    </w:p>
    <w:p w14:paraId="3D936DB2" w14:textId="6B36F60A" w:rsidR="00AB2366" w:rsidDel="00D5712D" w:rsidRDefault="00C044CB">
      <w:pPr>
        <w:tabs>
          <w:tab w:val="left" w:pos="2659"/>
        </w:tabs>
        <w:spacing w:line="433" w:lineRule="exact"/>
        <w:ind w:left="1800"/>
        <w:rPr>
          <w:del w:id="687" w:author="Exam" w:date="2015-03-03T01:45:00Z"/>
        </w:rPr>
        <w:pPrChange w:id="688" w:author="Exam" w:date="2015-02-27T08:45:00Z">
          <w:pPr>
            <w:spacing w:line="433" w:lineRule="exact"/>
            <w:ind w:left="1800"/>
          </w:pPr>
        </w:pPrChange>
      </w:pPr>
      <w:del w:id="689" w:author="Exam" w:date="2015-02-27T08:45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frequency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(in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GHz).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90" w:author="Exam" w:date="2015-03-03T01:43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Our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proposed</w:delText>
        </w:r>
      </w:del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91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A new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92" w:author="Exam" w:date="2015-03-03T01:43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sensiing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693" w:author="Exam" w:date="2015-03-03T01:44:00Z">
        <w:r w:rsidR="00D5712D">
          <w:rPr>
            <w:rFonts w:ascii="Times New Roman" w:eastAsia="Times New Roman" w:hAnsi="Times New Roman" w:cs="Times New Roman"/>
            <w:sz w:val="23"/>
            <w:szCs w:val="23"/>
          </w:rPr>
          <w:t xml:space="preserve">is proposed that </w:t>
        </w:r>
      </w:ins>
      <w:del w:id="694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present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a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novel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view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of</w:delText>
        </w:r>
      </w:del>
    </w:p>
    <w:p w14:paraId="5BE40893" w14:textId="0140CB9F" w:rsidR="00AB2366" w:rsidRDefault="00C044CB">
      <w:pPr>
        <w:tabs>
          <w:tab w:val="left" w:pos="2659"/>
        </w:tabs>
        <w:spacing w:line="433" w:lineRule="exact"/>
        <w:ind w:left="1800"/>
        <w:pPrChange w:id="695" w:author="Exam" w:date="2015-03-03T01:45:00Z">
          <w:pPr>
            <w:spacing w:line="433" w:lineRule="exact"/>
            <w:ind w:left="1800"/>
          </w:pPr>
        </w:pPrChange>
      </w:pPr>
      <w:del w:id="696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energy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trade-off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del w:id="697" w:author="Exam" w:date="2015-03-03T01:44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design</w:delText>
        </w:r>
      </w:del>
      <w:del w:id="698" w:author="Exam" w:date="2015-03-03T01:45:00Z"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,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which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is</w:delText>
        </w:r>
      </w:del>
      <w:ins w:id="699" w:author="Exam" w:date="2015-03-03T01:45:00Z">
        <w:r w:rsidR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that uses </w:t>
        </w:r>
      </w:ins>
      <w:del w:id="700" w:author="Exam" w:date="2015-03-03T01:45:00Z"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implemented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D5712D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by</w:delText>
        </w:r>
        <w:r w:rsidDel="00D5712D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random-projection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transmit-</w:t>
      </w:r>
    </w:p>
    <w:p w14:paraId="5629D11C" w14:textId="13A57980" w:rsidR="00AB2366" w:rsidRDefault="00C044CB">
      <w:pPr>
        <w:tabs>
          <w:tab w:val="left" w:pos="543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 w:rsidR="00B828A6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01" w:author="Exam" w:date="2015-02-27T08:46:00Z"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significantly</w:delText>
        </w:r>
        <w:r w:rsidDel="00F7070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reduce</w:delText>
        </w:r>
      </w:del>
      <w:ins w:id="702" w:author="Exam" w:date="2015-02-27T08:46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enabled</w:t>
        </w:r>
      </w:ins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peak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</w:p>
    <w:p w14:paraId="1D47F39E" w14:textId="4E32CD89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03" w:author="Exam" w:date="2015-02-27T08:46:00Z"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to be reduced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acceptable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</w:p>
    <w:p w14:paraId="527B596A" w14:textId="77777777" w:rsidR="00F7070C" w:rsidRDefault="00C044CB" w:rsidP="00F7070C">
      <w:pPr>
        <w:spacing w:line="288" w:lineRule="exact"/>
        <w:ind w:left="2151"/>
        <w:rPr>
          <w:ins w:id="704" w:author="Exam" w:date="2015-02-27T08:45:00Z"/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ins w:id="705" w:author="Exam" w:date="2015-02-27T08:45:00Z"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 xml:space="preserve"> 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compressed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sensing technique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is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shown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effective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in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improving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the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accuracy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of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IR-UWB</w:t>
        </w:r>
        <w:r w:rsidR="00F7070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  <w:r w:rsidR="00F7070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posi-</w:t>
        </w:r>
      </w:ins>
    </w:p>
    <w:p w14:paraId="6C59C312" w14:textId="61221E62" w:rsidR="00AB2366" w:rsidRDefault="00F7070C" w:rsidP="00F7070C">
      <w:pPr>
        <w:spacing w:line="433" w:lineRule="exact"/>
        <w:ind w:left="1800"/>
      </w:pPr>
      <w:ins w:id="706" w:author="Exam" w:date="2015-02-27T08:45:00Z">
        <w:r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tioning.</w:t>
        </w:r>
        <w:r>
          <w:tab/>
        </w:r>
      </w:ins>
    </w:p>
    <w:p w14:paraId="4A9D7F1A" w14:textId="77777777" w:rsidR="00AB2366" w:rsidRDefault="00AB2366">
      <w:pPr>
        <w:spacing w:line="200" w:lineRule="exact"/>
        <w:ind w:left="1800"/>
      </w:pPr>
    </w:p>
    <w:p w14:paraId="1721E223" w14:textId="77777777" w:rsidR="00AB2366" w:rsidRDefault="00AB2366">
      <w:pPr>
        <w:spacing w:line="200" w:lineRule="exact"/>
        <w:ind w:left="1800"/>
      </w:pPr>
    </w:p>
    <w:p w14:paraId="09ED1C74" w14:textId="77777777" w:rsidR="00AB2366" w:rsidRDefault="00AB2366">
      <w:pPr>
        <w:spacing w:line="200" w:lineRule="exact"/>
        <w:ind w:left="1800"/>
      </w:pPr>
    </w:p>
    <w:p w14:paraId="68694968" w14:textId="77777777" w:rsidR="00AB2366" w:rsidRDefault="00AB2366">
      <w:pPr>
        <w:spacing w:line="200" w:lineRule="exact"/>
        <w:ind w:left="1800"/>
      </w:pPr>
    </w:p>
    <w:p w14:paraId="2A320E9F" w14:textId="77777777" w:rsidR="00AB2366" w:rsidRDefault="00AB2366">
      <w:pPr>
        <w:spacing w:line="200" w:lineRule="exact"/>
        <w:ind w:left="1800"/>
      </w:pPr>
    </w:p>
    <w:p w14:paraId="5D67BC8E" w14:textId="77777777" w:rsidR="00AB2366" w:rsidRDefault="00AB2366">
      <w:pPr>
        <w:spacing w:line="200" w:lineRule="exact"/>
        <w:ind w:left="1800"/>
      </w:pPr>
    </w:p>
    <w:p w14:paraId="6FB988C5" w14:textId="77777777" w:rsidR="00AB2366" w:rsidRDefault="00AB2366">
      <w:pPr>
        <w:spacing w:line="200" w:lineRule="exact"/>
        <w:ind w:left="1800"/>
      </w:pPr>
    </w:p>
    <w:p w14:paraId="3BC0F111" w14:textId="77777777" w:rsidR="00AB2366" w:rsidRDefault="00AB2366">
      <w:pPr>
        <w:spacing w:line="200" w:lineRule="exact"/>
        <w:ind w:left="1800"/>
      </w:pPr>
    </w:p>
    <w:p w14:paraId="73ECEA9F" w14:textId="77777777" w:rsidR="00AB2366" w:rsidRDefault="00AB2366">
      <w:pPr>
        <w:spacing w:line="200" w:lineRule="exact"/>
        <w:ind w:left="1800"/>
      </w:pPr>
    </w:p>
    <w:p w14:paraId="62F1C09C" w14:textId="77777777" w:rsidR="00AB2366" w:rsidRDefault="00AB2366">
      <w:pPr>
        <w:spacing w:line="200" w:lineRule="exact"/>
        <w:ind w:left="1800"/>
      </w:pPr>
    </w:p>
    <w:p w14:paraId="6F76FB68" w14:textId="77777777" w:rsidR="00AB2366" w:rsidRDefault="00AB2366">
      <w:pPr>
        <w:spacing w:line="200" w:lineRule="exact"/>
        <w:ind w:left="1800"/>
      </w:pPr>
    </w:p>
    <w:p w14:paraId="4297C3B6" w14:textId="77777777" w:rsidR="00AB2366" w:rsidRDefault="00AB2366">
      <w:pPr>
        <w:spacing w:line="200" w:lineRule="exact"/>
        <w:ind w:left="1800"/>
      </w:pPr>
    </w:p>
    <w:p w14:paraId="533BEB91" w14:textId="77777777" w:rsidR="00AB2366" w:rsidRDefault="00AB2366">
      <w:pPr>
        <w:spacing w:line="200" w:lineRule="exact"/>
        <w:ind w:left="1800"/>
      </w:pPr>
    </w:p>
    <w:p w14:paraId="3CC8FA55" w14:textId="77777777" w:rsidR="00AB2366" w:rsidRDefault="00AB2366">
      <w:pPr>
        <w:spacing w:line="200" w:lineRule="exact"/>
        <w:ind w:left="1800"/>
      </w:pPr>
    </w:p>
    <w:p w14:paraId="053874DC" w14:textId="77777777" w:rsidR="00AB2366" w:rsidRDefault="00AB2366">
      <w:pPr>
        <w:spacing w:line="200" w:lineRule="exact"/>
        <w:ind w:left="1800"/>
      </w:pPr>
    </w:p>
    <w:p w14:paraId="61E7D790" w14:textId="77777777" w:rsidR="00AB2366" w:rsidRDefault="00AB2366">
      <w:pPr>
        <w:spacing w:line="200" w:lineRule="exact"/>
        <w:ind w:left="1800"/>
      </w:pPr>
    </w:p>
    <w:p w14:paraId="16459FA2" w14:textId="77777777" w:rsidR="00AB2366" w:rsidRDefault="00AB2366">
      <w:pPr>
        <w:spacing w:line="200" w:lineRule="exact"/>
        <w:ind w:left="1800"/>
      </w:pPr>
    </w:p>
    <w:p w14:paraId="0809C80C" w14:textId="77777777" w:rsidR="00AB2366" w:rsidRDefault="00AB2366">
      <w:pPr>
        <w:spacing w:line="200" w:lineRule="exact"/>
        <w:ind w:left="1800"/>
      </w:pPr>
    </w:p>
    <w:p w14:paraId="7A4C1EB1" w14:textId="77777777" w:rsidR="00AB2366" w:rsidRDefault="00AB2366">
      <w:pPr>
        <w:spacing w:line="200" w:lineRule="exact"/>
        <w:ind w:left="1800"/>
      </w:pPr>
    </w:p>
    <w:p w14:paraId="55425E31" w14:textId="77777777" w:rsidR="00AB2366" w:rsidRDefault="00AB2366">
      <w:pPr>
        <w:spacing w:line="200" w:lineRule="exact"/>
        <w:ind w:left="1800"/>
      </w:pPr>
    </w:p>
    <w:p w14:paraId="6E245B3C" w14:textId="77777777" w:rsidR="00AB2366" w:rsidRDefault="00AB2366">
      <w:pPr>
        <w:spacing w:line="200" w:lineRule="exact"/>
        <w:ind w:left="1800"/>
      </w:pPr>
    </w:p>
    <w:p w14:paraId="03CCFA0C" w14:textId="77777777" w:rsidR="00AB2366" w:rsidRDefault="00AB2366">
      <w:pPr>
        <w:spacing w:line="200" w:lineRule="exact"/>
        <w:ind w:left="1800"/>
      </w:pPr>
    </w:p>
    <w:p w14:paraId="69A14B8A" w14:textId="77777777" w:rsidR="00AB2366" w:rsidRDefault="00AB2366">
      <w:pPr>
        <w:spacing w:line="200" w:lineRule="exact"/>
        <w:ind w:left="1800"/>
      </w:pPr>
    </w:p>
    <w:p w14:paraId="6BDBDB46" w14:textId="77777777" w:rsidR="00AB2366" w:rsidRDefault="00AB2366">
      <w:pPr>
        <w:spacing w:line="200" w:lineRule="exact"/>
        <w:ind w:left="1800"/>
      </w:pPr>
    </w:p>
    <w:p w14:paraId="6C780D14" w14:textId="77777777" w:rsidR="00AB2366" w:rsidRDefault="00AB2366">
      <w:pPr>
        <w:spacing w:line="200" w:lineRule="exact"/>
        <w:ind w:left="1800"/>
      </w:pPr>
    </w:p>
    <w:p w14:paraId="549AB3D2" w14:textId="77777777" w:rsidR="00AB2366" w:rsidRDefault="00AB2366">
      <w:pPr>
        <w:spacing w:line="200" w:lineRule="exact"/>
        <w:ind w:left="1800"/>
      </w:pPr>
    </w:p>
    <w:p w14:paraId="4DF16D5C" w14:textId="77777777" w:rsidR="00AB2366" w:rsidRDefault="00AB2366">
      <w:pPr>
        <w:spacing w:line="200" w:lineRule="exact"/>
        <w:ind w:left="1800"/>
      </w:pPr>
    </w:p>
    <w:p w14:paraId="41FD35BE" w14:textId="77777777" w:rsidR="00AB2366" w:rsidRDefault="00AB2366">
      <w:pPr>
        <w:spacing w:line="200" w:lineRule="exact"/>
        <w:ind w:left="1800"/>
      </w:pPr>
    </w:p>
    <w:p w14:paraId="2A039344" w14:textId="77777777" w:rsidR="00AB2366" w:rsidRDefault="00AB2366">
      <w:pPr>
        <w:spacing w:line="200" w:lineRule="exact"/>
        <w:ind w:left="1800"/>
      </w:pPr>
    </w:p>
    <w:p w14:paraId="663557FD" w14:textId="77777777" w:rsidR="00AB2366" w:rsidRDefault="00AB2366">
      <w:pPr>
        <w:spacing w:line="200" w:lineRule="exact"/>
        <w:ind w:left="1800"/>
      </w:pPr>
    </w:p>
    <w:p w14:paraId="277D7F45" w14:textId="77777777" w:rsidR="00AB2366" w:rsidRDefault="00AB2366">
      <w:pPr>
        <w:spacing w:line="200" w:lineRule="exact"/>
        <w:ind w:left="1800"/>
      </w:pPr>
    </w:p>
    <w:p w14:paraId="1488454C" w14:textId="77777777" w:rsidR="00AB2366" w:rsidRDefault="00AB2366">
      <w:pPr>
        <w:spacing w:line="200" w:lineRule="exact"/>
        <w:ind w:left="1800"/>
      </w:pPr>
    </w:p>
    <w:p w14:paraId="4AD7362C" w14:textId="77777777" w:rsidR="00AB2366" w:rsidRDefault="00AB2366">
      <w:pPr>
        <w:spacing w:line="200" w:lineRule="exact"/>
        <w:ind w:left="1800"/>
      </w:pPr>
    </w:p>
    <w:p w14:paraId="3D460D5A" w14:textId="77777777" w:rsidR="00AB2366" w:rsidRDefault="00AB2366">
      <w:pPr>
        <w:spacing w:line="200" w:lineRule="exact"/>
        <w:ind w:left="1800"/>
      </w:pPr>
    </w:p>
    <w:p w14:paraId="437B0798" w14:textId="77777777" w:rsidR="00AB2366" w:rsidRDefault="00AB2366">
      <w:pPr>
        <w:spacing w:line="200" w:lineRule="exact"/>
        <w:ind w:left="1800"/>
      </w:pPr>
    </w:p>
    <w:p w14:paraId="61DF1A26" w14:textId="77777777" w:rsidR="00AB2366" w:rsidRDefault="00AB2366">
      <w:pPr>
        <w:spacing w:line="200" w:lineRule="exact"/>
        <w:ind w:left="1800"/>
      </w:pPr>
    </w:p>
    <w:p w14:paraId="46FB0C08" w14:textId="77777777" w:rsidR="00AB2366" w:rsidRDefault="00AB2366">
      <w:pPr>
        <w:spacing w:line="200" w:lineRule="exact"/>
        <w:ind w:left="1800"/>
      </w:pPr>
    </w:p>
    <w:p w14:paraId="28095BC9" w14:textId="77777777" w:rsidR="00AB2366" w:rsidRDefault="00AB2366">
      <w:pPr>
        <w:spacing w:line="200" w:lineRule="exact"/>
        <w:ind w:left="1800"/>
      </w:pPr>
    </w:p>
    <w:p w14:paraId="0A12EF70" w14:textId="77777777" w:rsidR="00AB2366" w:rsidRDefault="00AB2366">
      <w:pPr>
        <w:spacing w:line="200" w:lineRule="exact"/>
        <w:ind w:left="1800"/>
      </w:pPr>
    </w:p>
    <w:p w14:paraId="13783EC2" w14:textId="77777777" w:rsidR="00AB2366" w:rsidRDefault="00AB2366">
      <w:pPr>
        <w:spacing w:line="351" w:lineRule="exact"/>
        <w:ind w:left="1800"/>
      </w:pPr>
    </w:p>
    <w:p w14:paraId="070C4C4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</w:t>
      </w:r>
    </w:p>
    <w:p w14:paraId="7DD620CB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AB4FB04" w14:textId="77777777" w:rsidR="00AB2366" w:rsidRDefault="00AB2366">
      <w:pPr>
        <w:spacing w:line="200" w:lineRule="exact"/>
        <w:ind w:left="1800"/>
      </w:pPr>
    </w:p>
    <w:p w14:paraId="2C0E9841" w14:textId="77777777" w:rsidR="00AB2366" w:rsidRDefault="00AB2366">
      <w:pPr>
        <w:spacing w:line="200" w:lineRule="exact"/>
        <w:ind w:left="1800"/>
      </w:pPr>
    </w:p>
    <w:p w14:paraId="46F3BA3F" w14:textId="77777777" w:rsidR="00AB2366" w:rsidRDefault="00AB2366">
      <w:pPr>
        <w:spacing w:line="200" w:lineRule="exact"/>
        <w:ind w:left="1800"/>
      </w:pPr>
    </w:p>
    <w:p w14:paraId="0F3CEB6A" w14:textId="77777777" w:rsidR="00AB2366" w:rsidRDefault="00AB2366">
      <w:pPr>
        <w:spacing w:line="200" w:lineRule="exact"/>
        <w:ind w:left="1800"/>
      </w:pPr>
    </w:p>
    <w:p w14:paraId="2F2003E5" w14:textId="77777777" w:rsidR="00AB2366" w:rsidRDefault="00AB2366">
      <w:pPr>
        <w:spacing w:line="200" w:lineRule="exact"/>
        <w:ind w:left="1800"/>
      </w:pPr>
    </w:p>
    <w:p w14:paraId="7A423F7B" w14:textId="77777777" w:rsidR="00AB2366" w:rsidRDefault="00AB2366">
      <w:pPr>
        <w:spacing w:line="200" w:lineRule="exact"/>
        <w:ind w:left="1800"/>
      </w:pPr>
    </w:p>
    <w:p w14:paraId="5A8A42F9" w14:textId="77777777" w:rsidR="00AB2366" w:rsidRDefault="00AB2366">
      <w:pPr>
        <w:spacing w:line="200" w:lineRule="exact"/>
        <w:ind w:left="1800"/>
      </w:pPr>
    </w:p>
    <w:p w14:paraId="05383CE0" w14:textId="77777777" w:rsidR="00AB2366" w:rsidRDefault="00AB2366">
      <w:pPr>
        <w:spacing w:line="200" w:lineRule="exact"/>
        <w:ind w:left="1800"/>
      </w:pPr>
    </w:p>
    <w:p w14:paraId="59841EDC" w14:textId="77777777" w:rsidR="00AB2366" w:rsidRDefault="00AB2366">
      <w:pPr>
        <w:spacing w:line="200" w:lineRule="exact"/>
        <w:ind w:left="1800"/>
      </w:pPr>
    </w:p>
    <w:p w14:paraId="3CA0D4AF" w14:textId="77777777" w:rsidR="00AB2366" w:rsidRDefault="00AB2366">
      <w:pPr>
        <w:spacing w:line="200" w:lineRule="exact"/>
        <w:ind w:left="1800"/>
      </w:pPr>
    </w:p>
    <w:p w14:paraId="010C1399" w14:textId="77777777" w:rsidR="00AB2366" w:rsidRDefault="00AB2366">
      <w:pPr>
        <w:spacing w:line="200" w:lineRule="exact"/>
        <w:ind w:left="1800"/>
      </w:pPr>
    </w:p>
    <w:p w14:paraId="475875C6" w14:textId="77777777" w:rsidR="00AB2366" w:rsidRDefault="00AB2366">
      <w:pPr>
        <w:spacing w:line="200" w:lineRule="exact"/>
        <w:ind w:left="1800"/>
      </w:pPr>
    </w:p>
    <w:p w14:paraId="27AB18AE" w14:textId="77777777" w:rsidR="00AB2366" w:rsidRDefault="00AB2366">
      <w:pPr>
        <w:spacing w:line="200" w:lineRule="exact"/>
        <w:ind w:left="1800"/>
      </w:pPr>
    </w:p>
    <w:p w14:paraId="69DE91CB" w14:textId="77777777" w:rsidR="00AB2366" w:rsidRDefault="00AB2366">
      <w:pPr>
        <w:spacing w:line="200" w:lineRule="exact"/>
        <w:ind w:left="1800"/>
      </w:pPr>
    </w:p>
    <w:p w14:paraId="1A8BF6A2" w14:textId="77777777" w:rsidR="00AB2366" w:rsidRDefault="00AB2366">
      <w:pPr>
        <w:spacing w:line="200" w:lineRule="exact"/>
        <w:ind w:left="1800"/>
      </w:pPr>
    </w:p>
    <w:p w14:paraId="06816F2F" w14:textId="77777777" w:rsidR="00AB2366" w:rsidRDefault="00AB2366">
      <w:pPr>
        <w:spacing w:line="200" w:lineRule="exact"/>
        <w:ind w:left="1800"/>
      </w:pPr>
    </w:p>
    <w:p w14:paraId="2E9318BF" w14:textId="77777777" w:rsidR="00AB2366" w:rsidRDefault="00AB2366">
      <w:pPr>
        <w:spacing w:line="200" w:lineRule="exact"/>
        <w:ind w:left="1800"/>
      </w:pPr>
    </w:p>
    <w:p w14:paraId="5C29137A" w14:textId="77777777" w:rsidR="00AB2366" w:rsidRDefault="00AB2366">
      <w:pPr>
        <w:spacing w:line="200" w:lineRule="exact"/>
        <w:ind w:left="1800"/>
      </w:pPr>
    </w:p>
    <w:p w14:paraId="2EDD2316" w14:textId="77777777" w:rsidR="00AB2366" w:rsidRDefault="00AB2366">
      <w:pPr>
        <w:spacing w:line="200" w:lineRule="exact"/>
        <w:ind w:left="1800"/>
      </w:pPr>
    </w:p>
    <w:p w14:paraId="7497CED1" w14:textId="77777777" w:rsidR="00AB2366" w:rsidRDefault="00AB2366">
      <w:pPr>
        <w:spacing w:line="200" w:lineRule="exact"/>
        <w:ind w:left="1800"/>
      </w:pPr>
    </w:p>
    <w:p w14:paraId="7EE6213B" w14:textId="77777777" w:rsidR="00AB2366" w:rsidRDefault="00AB2366">
      <w:pPr>
        <w:spacing w:line="200" w:lineRule="exact"/>
        <w:ind w:left="1800"/>
      </w:pPr>
    </w:p>
    <w:p w14:paraId="5D95D7A2" w14:textId="77777777" w:rsidR="00AB2366" w:rsidRDefault="00AB2366">
      <w:pPr>
        <w:spacing w:line="269" w:lineRule="exact"/>
        <w:ind w:left="1800"/>
      </w:pPr>
    </w:p>
    <w:p w14:paraId="587E3DCA" w14:textId="246E6F88" w:rsidR="00AB2366" w:rsidRDefault="00C044CB">
      <w:pPr>
        <w:spacing w:line="644" w:lineRule="exact"/>
        <w:ind w:left="1800"/>
      </w:pPr>
      <w:bookmarkStart w:id="707" w:name="PageMark25"/>
      <w:bookmarkEnd w:id="707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5</w:t>
      </w:r>
    </w:p>
    <w:p w14:paraId="7E154359" w14:textId="77777777" w:rsidR="00AB2366" w:rsidRDefault="00AB2366">
      <w:pPr>
        <w:spacing w:line="200" w:lineRule="exact"/>
        <w:ind w:left="1800"/>
      </w:pPr>
    </w:p>
    <w:p w14:paraId="10C5ACCA" w14:textId="77777777" w:rsidR="00AB2366" w:rsidRDefault="00AB2366">
      <w:pPr>
        <w:spacing w:line="200" w:lineRule="exact"/>
        <w:ind w:left="1800"/>
      </w:pPr>
    </w:p>
    <w:p w14:paraId="0A8273D0" w14:textId="77777777" w:rsidR="00AB2366" w:rsidRDefault="00AB2366">
      <w:pPr>
        <w:spacing w:line="250" w:lineRule="exact"/>
        <w:ind w:left="1800"/>
      </w:pPr>
    </w:p>
    <w:p w14:paraId="49A1AF67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Wideband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Cognitive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5AD2EF23" w14:textId="77777777" w:rsidR="00AB2366" w:rsidRDefault="00AB2366">
      <w:pPr>
        <w:spacing w:line="200" w:lineRule="exact"/>
        <w:ind w:left="1800"/>
      </w:pPr>
    </w:p>
    <w:p w14:paraId="692D010E" w14:textId="77777777" w:rsidR="00AB2366" w:rsidRDefault="00AB2366">
      <w:pPr>
        <w:spacing w:line="200" w:lineRule="exact"/>
        <w:ind w:left="1800"/>
      </w:pPr>
    </w:p>
    <w:p w14:paraId="7E8E7323" w14:textId="77777777" w:rsidR="00AB2366" w:rsidRDefault="00AB2366">
      <w:pPr>
        <w:spacing w:line="200" w:lineRule="exact"/>
        <w:ind w:left="1800"/>
      </w:pPr>
    </w:p>
    <w:p w14:paraId="39E40BFD" w14:textId="77777777" w:rsidR="00AB2366" w:rsidRDefault="00AB2366">
      <w:pPr>
        <w:spacing w:line="240" w:lineRule="exact"/>
        <w:ind w:left="1800"/>
      </w:pPr>
    </w:p>
    <w:p w14:paraId="7CACAF9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respect</w:t>
      </w:r>
    </w:p>
    <w:p w14:paraId="07D832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</w:p>
    <w:p w14:paraId="0C1751C4" w14:textId="12880CC2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overview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08" w:author="Exam" w:date="2015-02-27T08:46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Then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w</w:delText>
        </w:r>
      </w:del>
      <w:ins w:id="709" w:author="Exam" w:date="2015-02-27T08:46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W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ins w:id="710" w:author="Exam" w:date="2015-02-27T08:46:00Z"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then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</w:t>
      </w:r>
    </w:p>
    <w:p w14:paraId="75A8952E" w14:textId="3CBF0A8A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front-end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del w:id="711" w:author="Exam" w:date="2015-02-27T08:47:00Z">
        <w:r w:rsidDel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delText>investigate</w:delText>
        </w:r>
        <w:r w:rsidDel="00BE16CC">
          <w:rPr>
            <w:rFonts w:ascii="Times New Roman" w:eastAsia="Times New Roman" w:hAnsi="Times New Roman" w:cs="Times New Roman"/>
            <w:sz w:val="23"/>
            <w:szCs w:val="23"/>
          </w:rPr>
          <w:delText xml:space="preserve"> </w:delText>
        </w:r>
      </w:del>
      <w:ins w:id="712" w:author="Exam" w:date="2015-02-27T08:47:00Z">
        <w:r w:rsidR="00BE16CC">
          <w:rPr>
            <w:rFonts w:ascii="Times New Roman" w:eastAsia="Times New Roman" w:hAnsi="Times New Roman" w:cs="Times New Roman"/>
            <w:color w:val="000000"/>
            <w:sz w:val="23"/>
            <w:szCs w:val="23"/>
          </w:rPr>
          <w:t>study</w:t>
        </w:r>
        <w:r w:rsidR="00BE16CC">
          <w:rPr>
            <w:rFonts w:ascii="Times New Roman" w:eastAsia="Times New Roman" w:hAnsi="Times New Roman" w:cs="Times New Roman"/>
            <w:sz w:val="23"/>
            <w:szCs w:val="23"/>
          </w:rPr>
          <w:t xml:space="preserve"> </w:t>
        </w:r>
      </w:ins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F7002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CR.</w:t>
      </w:r>
    </w:p>
    <w:p w14:paraId="6726F92F" w14:textId="77777777" w:rsidR="00AB2366" w:rsidRDefault="00AB2366">
      <w:pPr>
        <w:spacing w:line="200" w:lineRule="exact"/>
        <w:ind w:left="1800"/>
      </w:pPr>
    </w:p>
    <w:p w14:paraId="5D327410" w14:textId="77777777" w:rsidR="00AB2366" w:rsidRDefault="00AB2366">
      <w:pPr>
        <w:spacing w:line="200" w:lineRule="exact"/>
        <w:ind w:left="1800"/>
      </w:pPr>
    </w:p>
    <w:p w14:paraId="739B6A8B" w14:textId="77777777" w:rsidR="00AB2366" w:rsidRDefault="00AB2366">
      <w:pPr>
        <w:spacing w:line="236" w:lineRule="exact"/>
        <w:ind w:left="1800"/>
      </w:pPr>
    </w:p>
    <w:p w14:paraId="2C53437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</w:p>
    <w:p w14:paraId="114F2417" w14:textId="77777777" w:rsidR="00AB2366" w:rsidRDefault="00AB2366">
      <w:pPr>
        <w:spacing w:line="342" w:lineRule="exact"/>
        <w:ind w:left="1800"/>
      </w:pPr>
    </w:p>
    <w:p w14:paraId="242838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</w:p>
    <w:p w14:paraId="360314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restrictsthefastincreasingdemandformoreaccessiblebandwidth.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Asaresult,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thedynamic</w:t>
      </w:r>
    </w:p>
    <w:p w14:paraId="2F4086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(DSA)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enables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5971308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opportunistically,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5.1.(a).</w:t>
      </w:r>
    </w:p>
    <w:p w14:paraId="665E8DD7" w14:textId="77777777" w:rsidR="00AB2366" w:rsidRDefault="00C044CB">
      <w:pPr>
        <w:tabs>
          <w:tab w:val="left" w:pos="420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utilisa-</w:t>
      </w:r>
    </w:p>
    <w:p w14:paraId="54746E2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(licensed</w:t>
      </w:r>
    </w:p>
    <w:p w14:paraId="11B2FACE" w14:textId="77777777" w:rsidR="00AB2366" w:rsidRDefault="00C044CB">
      <w:pPr>
        <w:tabs>
          <w:tab w:val="left" w:pos="340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(includ-</w:t>
      </w:r>
    </w:p>
    <w:p w14:paraId="1A4C7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themselves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29101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circumstance.</w:t>
      </w:r>
    </w:p>
    <w:p w14:paraId="0FF843B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249E513" w14:textId="77777777" w:rsidR="00AB2366" w:rsidRDefault="006E3BC1">
      <w:pPr>
        <w:spacing w:line="200" w:lineRule="exact"/>
        <w:ind w:left="1800"/>
      </w:pPr>
      <w:r>
        <w:lastRenderedPageBreak/>
        <w:pict w14:anchorId="5E336C28">
          <v:group id="_x0000_s1085" style="position:absolute;left:0;text-align:left;margin-left:89.25pt;margin-top:121.5pt;width:432.75pt;height:.75pt;z-index:251645440;mso-position-horizontal-relative:page;mso-position-vertical-relative:page" coordorigin="1785,2430" coordsize="8655,15">
            <v:polyline id="_x0000_s1086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75C9174A">
          <v:shape id="_x0000_s1084" type="#_x0000_t75" style="position:absolute;left:0;text-align:left;margin-left:122.25pt;margin-top:140.25pt;width:367.5pt;height:116.25pt;z-index:-251670016;mso-position-horizontal-relative:page;mso-position-vertical-relative:page">
            <v:imagedata r:id="rId15" o:title=""/>
            <w10:wrap anchorx="page" anchory="page"/>
          </v:shape>
        </w:pict>
      </w:r>
    </w:p>
    <w:p w14:paraId="27E5D97A" w14:textId="77777777" w:rsidR="00AB2366" w:rsidRDefault="00AB2366">
      <w:pPr>
        <w:spacing w:line="200" w:lineRule="exact"/>
        <w:ind w:left="1800"/>
      </w:pPr>
    </w:p>
    <w:p w14:paraId="37D4F36A" w14:textId="77777777" w:rsidR="00AB2366" w:rsidRDefault="00AB2366">
      <w:pPr>
        <w:spacing w:line="200" w:lineRule="exact"/>
        <w:ind w:left="1800"/>
      </w:pPr>
    </w:p>
    <w:p w14:paraId="7F8AF807" w14:textId="77777777" w:rsidR="00AB2366" w:rsidRDefault="00AB2366">
      <w:pPr>
        <w:spacing w:line="200" w:lineRule="exact"/>
        <w:ind w:left="1800"/>
      </w:pPr>
    </w:p>
    <w:p w14:paraId="115A3289" w14:textId="77777777" w:rsidR="00AB2366" w:rsidRDefault="00AB2366">
      <w:pPr>
        <w:spacing w:line="200" w:lineRule="exact"/>
        <w:ind w:left="1800"/>
      </w:pPr>
    </w:p>
    <w:p w14:paraId="4C516D56" w14:textId="77777777" w:rsidR="00AB2366" w:rsidRDefault="00AB2366">
      <w:pPr>
        <w:spacing w:line="200" w:lineRule="exact"/>
        <w:ind w:left="1800"/>
      </w:pPr>
    </w:p>
    <w:p w14:paraId="6ADC6597" w14:textId="77777777" w:rsidR="00AB2366" w:rsidRDefault="00AB2366">
      <w:pPr>
        <w:spacing w:line="200" w:lineRule="exact"/>
        <w:ind w:left="1800"/>
      </w:pPr>
    </w:p>
    <w:p w14:paraId="24323A88" w14:textId="77777777" w:rsidR="00AB2366" w:rsidRDefault="00AB2366">
      <w:pPr>
        <w:spacing w:line="200" w:lineRule="exact"/>
        <w:ind w:left="1800"/>
      </w:pPr>
    </w:p>
    <w:p w14:paraId="35FC43CE" w14:textId="77777777" w:rsidR="00AB2366" w:rsidRDefault="00AB2366">
      <w:pPr>
        <w:spacing w:line="200" w:lineRule="exact"/>
        <w:ind w:left="1800"/>
      </w:pPr>
    </w:p>
    <w:p w14:paraId="29C20BDB" w14:textId="77777777" w:rsidR="00AB2366" w:rsidRDefault="00AB2366">
      <w:pPr>
        <w:spacing w:line="388" w:lineRule="exact"/>
        <w:ind w:left="1800"/>
      </w:pPr>
    </w:p>
    <w:p w14:paraId="144D981E" w14:textId="77777777" w:rsidR="00AB2366" w:rsidRDefault="00C044CB">
      <w:pPr>
        <w:spacing w:line="240" w:lineRule="exact"/>
        <w:ind w:left="1804"/>
      </w:pPr>
      <w:bookmarkStart w:id="713" w:name="PageMark26"/>
      <w:bookmarkEnd w:id="71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D17C47" w14:textId="77777777" w:rsidR="00AB2366" w:rsidRDefault="00AB2366">
      <w:pPr>
        <w:spacing w:line="200" w:lineRule="exact"/>
        <w:ind w:left="1800"/>
      </w:pPr>
    </w:p>
    <w:p w14:paraId="2299B7A4" w14:textId="77777777" w:rsidR="00AB2366" w:rsidRDefault="00AB2366">
      <w:pPr>
        <w:spacing w:line="200" w:lineRule="exact"/>
        <w:ind w:left="1800"/>
      </w:pPr>
    </w:p>
    <w:p w14:paraId="7E26CE30" w14:textId="77777777" w:rsidR="00AB2366" w:rsidRDefault="00AB2366">
      <w:pPr>
        <w:spacing w:line="200" w:lineRule="exact"/>
        <w:ind w:left="1800"/>
      </w:pPr>
    </w:p>
    <w:p w14:paraId="31C10FCF" w14:textId="77777777" w:rsidR="00AB2366" w:rsidRDefault="00AB2366">
      <w:pPr>
        <w:spacing w:line="200" w:lineRule="exact"/>
        <w:ind w:left="1800"/>
      </w:pPr>
    </w:p>
    <w:p w14:paraId="56884227" w14:textId="77777777" w:rsidR="00AB2366" w:rsidRDefault="00AB2366">
      <w:pPr>
        <w:spacing w:line="200" w:lineRule="exact"/>
        <w:ind w:left="1800"/>
      </w:pPr>
    </w:p>
    <w:p w14:paraId="445EB6B9" w14:textId="77777777" w:rsidR="00AB2366" w:rsidRDefault="00AB2366">
      <w:pPr>
        <w:spacing w:line="200" w:lineRule="exact"/>
        <w:ind w:left="1800"/>
      </w:pPr>
    </w:p>
    <w:p w14:paraId="0094A7E9" w14:textId="77777777" w:rsidR="00AB2366" w:rsidRDefault="00AB2366">
      <w:pPr>
        <w:spacing w:line="200" w:lineRule="exact"/>
        <w:ind w:left="1800"/>
      </w:pPr>
    </w:p>
    <w:p w14:paraId="61FA3ACF" w14:textId="77777777" w:rsidR="00AB2366" w:rsidRDefault="00AB2366">
      <w:pPr>
        <w:spacing w:line="200" w:lineRule="exact"/>
        <w:ind w:left="1800"/>
      </w:pPr>
    </w:p>
    <w:p w14:paraId="57AEF4A3" w14:textId="77777777" w:rsidR="00AB2366" w:rsidRDefault="00AB2366">
      <w:pPr>
        <w:spacing w:line="200" w:lineRule="exact"/>
        <w:ind w:left="1800"/>
      </w:pPr>
    </w:p>
    <w:p w14:paraId="6DEBE38F" w14:textId="77777777" w:rsidR="00AB2366" w:rsidRDefault="00AB2366">
      <w:pPr>
        <w:spacing w:line="200" w:lineRule="exact"/>
        <w:ind w:left="1800"/>
      </w:pPr>
    </w:p>
    <w:p w14:paraId="0D85D6B2" w14:textId="77777777" w:rsidR="00AB2366" w:rsidRDefault="00AB2366">
      <w:pPr>
        <w:spacing w:line="200" w:lineRule="exact"/>
        <w:ind w:left="1800"/>
      </w:pPr>
    </w:p>
    <w:p w14:paraId="628A13F3" w14:textId="77777777" w:rsidR="00AB2366" w:rsidRDefault="00AB2366">
      <w:pPr>
        <w:spacing w:line="200" w:lineRule="exact"/>
        <w:ind w:left="1800"/>
      </w:pPr>
    </w:p>
    <w:p w14:paraId="662C2E56" w14:textId="77777777" w:rsidR="00AB2366" w:rsidRDefault="00AB2366">
      <w:pPr>
        <w:spacing w:line="295" w:lineRule="exact"/>
        <w:ind w:left="1800"/>
      </w:pPr>
    </w:p>
    <w:p w14:paraId="47FA8A02" w14:textId="77777777" w:rsidR="00AB2366" w:rsidRDefault="00C044CB">
      <w:pPr>
        <w:tabs>
          <w:tab w:val="left" w:pos="7757"/>
        </w:tabs>
        <w:spacing w:line="344" w:lineRule="exact"/>
        <w:ind w:left="4118"/>
      </w:pP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(a)</w:t>
      </w:r>
      <w:r>
        <w:tab/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>(b)</w:t>
      </w:r>
    </w:p>
    <w:p w14:paraId="718D56B9" w14:textId="77777777" w:rsidR="00AB2366" w:rsidRDefault="00AB2366">
      <w:pPr>
        <w:spacing w:line="384" w:lineRule="exact"/>
        <w:ind w:left="1800"/>
      </w:pPr>
    </w:p>
    <w:p w14:paraId="5644FBE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resources;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2F80C1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</w:p>
    <w:p w14:paraId="797E049F" w14:textId="77777777" w:rsidR="00AB2366" w:rsidRDefault="00AB2366">
      <w:pPr>
        <w:spacing w:line="352" w:lineRule="exact"/>
        <w:ind w:left="1800"/>
      </w:pPr>
    </w:p>
    <w:p w14:paraId="72844EB4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</w:t>
      </w:r>
    </w:p>
    <w:p w14:paraId="58CC54D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5.1.(b).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</w:p>
    <w:p w14:paraId="31DF82EA" w14:textId="55B50CC6" w:rsidR="00AB2366" w:rsidRDefault="00C044CB">
      <w:pPr>
        <w:tabs>
          <w:tab w:val="left" w:pos="2924"/>
          <w:tab w:val="left" w:pos="8598"/>
          <w:tab w:val="left" w:pos="973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unused,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</w:p>
    <w:p w14:paraId="66AE17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holes,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3FC5E1A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model.</w:t>
      </w:r>
    </w:p>
    <w:p w14:paraId="256EA5D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</w:p>
    <w:p w14:paraId="20DC678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theory.</w:t>
      </w:r>
    </w:p>
    <w:p w14:paraId="427D1BC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What’s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licensed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users,</w:t>
      </w:r>
    </w:p>
    <w:p w14:paraId="54A0A5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mod-</w:t>
      </w:r>
    </w:p>
    <w:p w14:paraId="31FF95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requirement</w:t>
      </w:r>
    </w:p>
    <w:p w14:paraId="352240F9" w14:textId="77777777" w:rsidR="00AB2366" w:rsidRDefault="00C044CB">
      <w:pPr>
        <w:tabs>
          <w:tab w:val="left" w:pos="481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sensitivity.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contradiction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acquisition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</w:p>
    <w:p w14:paraId="7E235B1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difficult.</w:t>
      </w:r>
    </w:p>
    <w:p w14:paraId="2D6A318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conclusion,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5DFB26D1" w14:textId="362E6845" w:rsidR="00AB2366" w:rsidRDefault="00C044CB">
      <w:pPr>
        <w:tabs>
          <w:tab w:val="left" w:pos="54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70CF5C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73E4CB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4C126F8F" w14:textId="77777777" w:rsidR="00AB2366" w:rsidRDefault="00AB2366">
      <w:pPr>
        <w:spacing w:line="200" w:lineRule="exact"/>
        <w:ind w:left="1800"/>
      </w:pPr>
    </w:p>
    <w:p w14:paraId="7A4EA1AE" w14:textId="77777777" w:rsidR="00AB2366" w:rsidRDefault="00AB2366">
      <w:pPr>
        <w:spacing w:line="200" w:lineRule="exact"/>
        <w:ind w:left="1800"/>
      </w:pPr>
    </w:p>
    <w:p w14:paraId="359D7D28" w14:textId="77777777" w:rsidR="00AB2366" w:rsidRDefault="00AB2366">
      <w:pPr>
        <w:spacing w:line="200" w:lineRule="exact"/>
        <w:ind w:left="1800"/>
      </w:pPr>
    </w:p>
    <w:p w14:paraId="75D74590" w14:textId="77777777" w:rsidR="00AB2366" w:rsidRDefault="00AB2366">
      <w:pPr>
        <w:spacing w:line="200" w:lineRule="exact"/>
        <w:ind w:left="1800"/>
      </w:pPr>
    </w:p>
    <w:p w14:paraId="5E94A3F1" w14:textId="77777777" w:rsidR="00AB2366" w:rsidRDefault="00AB2366">
      <w:pPr>
        <w:spacing w:line="200" w:lineRule="exact"/>
        <w:ind w:left="1800"/>
      </w:pPr>
    </w:p>
    <w:p w14:paraId="07622D7F" w14:textId="77777777" w:rsidR="00AB2366" w:rsidRDefault="00AB2366">
      <w:pPr>
        <w:spacing w:line="270" w:lineRule="exact"/>
        <w:ind w:left="1800"/>
      </w:pPr>
    </w:p>
    <w:p w14:paraId="5C78058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15</w:t>
      </w:r>
    </w:p>
    <w:p w14:paraId="0379D6B5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42E811E" w14:textId="5A769C5B" w:rsidR="00AB2366" w:rsidRDefault="006E3BC1">
      <w:pPr>
        <w:spacing w:line="200" w:lineRule="exact"/>
        <w:ind w:left="1800"/>
      </w:pPr>
      <w:r>
        <w:lastRenderedPageBreak/>
        <w:pict w14:anchorId="3E8F6D24">
          <v:group id="_x0000_s1082" style="position:absolute;left:0;text-align:left;margin-left:89.25pt;margin-top:121.5pt;width:432.75pt;height:.75pt;z-index:251647488;mso-position-horizontal-relative:page;mso-position-vertical-relative:page" coordorigin="1785,2430" coordsize="8655,15">
            <v:polyline id="_x0000_s1083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371C51E9" w14:textId="77777777" w:rsidR="00AB2366" w:rsidRDefault="00AB2366">
      <w:pPr>
        <w:spacing w:line="200" w:lineRule="exact"/>
        <w:ind w:left="1800"/>
      </w:pPr>
    </w:p>
    <w:p w14:paraId="547F34C8" w14:textId="77777777" w:rsidR="00AB2366" w:rsidRDefault="00AB2366">
      <w:pPr>
        <w:spacing w:line="200" w:lineRule="exact"/>
        <w:ind w:left="1800"/>
      </w:pPr>
    </w:p>
    <w:p w14:paraId="2F18AE08" w14:textId="77777777" w:rsidR="00AB2366" w:rsidRDefault="00AB2366">
      <w:pPr>
        <w:spacing w:line="200" w:lineRule="exact"/>
        <w:ind w:left="1800"/>
      </w:pPr>
    </w:p>
    <w:p w14:paraId="60D9266C" w14:textId="77777777" w:rsidR="00AB2366" w:rsidRDefault="00AB2366">
      <w:pPr>
        <w:spacing w:line="200" w:lineRule="exact"/>
        <w:ind w:left="1800"/>
      </w:pPr>
    </w:p>
    <w:p w14:paraId="05A3DBF3" w14:textId="77777777" w:rsidR="00AB2366" w:rsidRDefault="00AB2366">
      <w:pPr>
        <w:spacing w:line="200" w:lineRule="exact"/>
        <w:ind w:left="1800"/>
      </w:pPr>
    </w:p>
    <w:p w14:paraId="7A399D2A" w14:textId="77777777" w:rsidR="00AB2366" w:rsidRDefault="00AB2366">
      <w:pPr>
        <w:spacing w:line="200" w:lineRule="exact"/>
        <w:ind w:left="1800"/>
      </w:pPr>
    </w:p>
    <w:p w14:paraId="0F4F54B0" w14:textId="77777777" w:rsidR="00AB2366" w:rsidRDefault="00AB2366">
      <w:pPr>
        <w:spacing w:line="200" w:lineRule="exact"/>
        <w:ind w:left="1800"/>
      </w:pPr>
    </w:p>
    <w:p w14:paraId="7170A44C" w14:textId="77777777" w:rsidR="00AB2366" w:rsidRDefault="00AB2366">
      <w:pPr>
        <w:spacing w:line="200" w:lineRule="exact"/>
        <w:ind w:left="1800"/>
      </w:pPr>
    </w:p>
    <w:p w14:paraId="095BF8F0" w14:textId="77777777" w:rsidR="00AB2366" w:rsidRDefault="00AB2366">
      <w:pPr>
        <w:spacing w:line="388" w:lineRule="exact"/>
        <w:ind w:left="1800"/>
      </w:pPr>
    </w:p>
    <w:p w14:paraId="2869D672" w14:textId="77777777" w:rsidR="00AB2366" w:rsidRDefault="00C044CB">
      <w:pPr>
        <w:spacing w:line="240" w:lineRule="exact"/>
        <w:ind w:left="1804"/>
      </w:pPr>
      <w:bookmarkStart w:id="714" w:name="PageMark27"/>
      <w:bookmarkEnd w:id="71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F54A349" w14:textId="77777777" w:rsidR="00AB2366" w:rsidRDefault="00AB2366">
      <w:pPr>
        <w:spacing w:line="293" w:lineRule="exact"/>
        <w:ind w:left="1800"/>
      </w:pPr>
    </w:p>
    <w:p w14:paraId="6D09197C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Hypothesis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Test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Model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for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1238E87" w14:textId="77777777" w:rsidR="00AB2366" w:rsidRDefault="00AB2366">
      <w:pPr>
        <w:spacing w:line="342" w:lineRule="exact"/>
        <w:ind w:left="1800"/>
      </w:pPr>
    </w:p>
    <w:p w14:paraId="1C1F9AD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particular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3844D7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available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discriminate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</w:p>
    <w:p w14:paraId="059C0DB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5.1:</w:t>
      </w:r>
    </w:p>
    <w:p w14:paraId="4EC7169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6BBB63E" w14:textId="77777777" w:rsidR="00AB2366" w:rsidRDefault="00C044CB">
      <w:pPr>
        <w:spacing w:line="367" w:lineRule="exact"/>
        <w:ind w:left="564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</w:p>
    <w:p w14:paraId="2A4B3241" w14:textId="77777777" w:rsidR="00AB2366" w:rsidRDefault="00AB2366">
      <w:pPr>
        <w:spacing w:line="253" w:lineRule="exact"/>
        <w:ind w:left="4955"/>
      </w:pPr>
    </w:p>
    <w:p w14:paraId="21D3B744" w14:textId="77777777" w:rsidR="00AB2366" w:rsidRDefault="00C044CB">
      <w:pPr>
        <w:spacing w:line="239" w:lineRule="exact"/>
        <w:ind w:left="495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</w:p>
    <w:p w14:paraId="522A6266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3F0DD3D2" w14:textId="77777777" w:rsidR="00AB2366" w:rsidRDefault="00AB2366">
      <w:pPr>
        <w:spacing w:line="306" w:lineRule="exact"/>
      </w:pPr>
    </w:p>
    <w:p w14:paraId="1084074B" w14:textId="77777777" w:rsidR="00AB2366" w:rsidRDefault="00C044CB">
      <w:pPr>
        <w:spacing w:line="288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(5.1)</w:t>
      </w:r>
    </w:p>
    <w:p w14:paraId="3418803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2AFBB21F" w14:textId="0B1B8094" w:rsidR="00AB2366" w:rsidRDefault="00C044CB">
      <w:pPr>
        <w:tabs>
          <w:tab w:val="left" w:pos="1963"/>
          <w:tab w:val="left" w:pos="6023"/>
          <w:tab w:val="left" w:pos="9354"/>
        </w:tabs>
        <w:spacing w:line="46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D1792" w14:textId="2903276C" w:rsidR="00AB2366" w:rsidRDefault="00C044CB">
      <w:pPr>
        <w:tabs>
          <w:tab w:val="left" w:pos="502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slots.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66ADFA61" w14:textId="5CF38B70" w:rsidR="00AB2366" w:rsidRDefault="00C044CB">
      <w:pPr>
        <w:tabs>
          <w:tab w:val="left" w:pos="576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suggests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B6B39E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predetermined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</w:p>
    <w:p w14:paraId="1B9809AA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32B77695" w14:textId="598E0D0A" w:rsidR="00AB2366" w:rsidRDefault="00AB2366">
      <w:pPr>
        <w:spacing w:line="275" w:lineRule="exact"/>
        <w:ind w:left="5660"/>
      </w:pPr>
    </w:p>
    <w:p w14:paraId="434CF1F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7FB1955B" w14:textId="3997201C" w:rsidR="00AB2366" w:rsidRDefault="00C95047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167" w:space="0"/>
            <w:col w:w="262" w:space="0"/>
            <w:col w:w="5476"/>
          </w:cols>
        </w:sectPr>
      </w:pPr>
      <w:r>
        <w:rPr>
          <w:noProof/>
        </w:rPr>
        <w:lastRenderedPageBreak/>
        <w:drawing>
          <wp:anchor distT="0" distB="0" distL="114300" distR="114300" simplePos="0" relativeHeight="251686400" behindDoc="0" locked="0" layoutInCell="1" allowOverlap="1" wp14:anchorId="4622BAAE" wp14:editId="75B7A617">
            <wp:simplePos x="0" y="0"/>
            <wp:positionH relativeFrom="column">
              <wp:posOffset>1143000</wp:posOffset>
            </wp:positionH>
            <wp:positionV relativeFrom="paragraph">
              <wp:posOffset>-2540</wp:posOffset>
            </wp:positionV>
            <wp:extent cx="5486400" cy="438785"/>
            <wp:effectExtent l="0" t="0" r="0" b="0"/>
            <wp:wrapSquare wrapText="bothSides"/>
            <wp:docPr id="3" name="Picture 3" descr="Macintosh HD:Users:chenhao:Desktop:Screen Shot 2015-02-23 at 11.44.1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chenhao:Desktop:Screen Shot 2015-02-23 at 11.44.12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BBC41C" w14:textId="40A90B69" w:rsidR="00AB2366" w:rsidRDefault="00AB2366">
      <w:pPr>
        <w:spacing w:line="207" w:lineRule="exact"/>
        <w:ind w:left="1800"/>
      </w:pPr>
    </w:p>
    <w:p w14:paraId="13592D65" w14:textId="77777777" w:rsidR="00C95047" w:rsidRDefault="00C95047">
      <w:pPr>
        <w:spacing w:line="207" w:lineRule="exact"/>
        <w:ind w:left="1800"/>
      </w:pPr>
    </w:p>
    <w:p w14:paraId="5F2F4977" w14:textId="77777777" w:rsidR="00C95047" w:rsidRDefault="00C95047" w:rsidP="00C95047">
      <w:pPr>
        <w:spacing w:line="207" w:lineRule="exact"/>
      </w:pPr>
    </w:p>
    <w:p w14:paraId="705F50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quantified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characteristics</w:t>
      </w:r>
    </w:p>
    <w:p w14:paraId="139A2892" w14:textId="41F88370" w:rsidR="00AB2366" w:rsidRDefault="00C044CB">
      <w:pPr>
        <w:tabs>
          <w:tab w:val="left" w:pos="7703"/>
        </w:tabs>
        <w:spacing w:line="44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(ROC)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curve,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D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1C13326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alarm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Prob(Λ(y)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&gt;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α,H0).</w:t>
      </w:r>
    </w:p>
    <w:p w14:paraId="27811FDD" w14:textId="77777777" w:rsidR="00AB2366" w:rsidRDefault="00AB2366">
      <w:pPr>
        <w:spacing w:line="200" w:lineRule="exact"/>
        <w:ind w:left="1800"/>
      </w:pPr>
    </w:p>
    <w:p w14:paraId="1FB02C97" w14:textId="77777777" w:rsidR="00AB2366" w:rsidRDefault="00AB2366">
      <w:pPr>
        <w:spacing w:line="200" w:lineRule="exact"/>
        <w:ind w:left="1800"/>
      </w:pPr>
    </w:p>
    <w:p w14:paraId="44AB6563" w14:textId="77777777" w:rsidR="00AB2366" w:rsidRDefault="00AB2366">
      <w:pPr>
        <w:spacing w:line="227" w:lineRule="exact"/>
        <w:ind w:left="1800"/>
      </w:pPr>
    </w:p>
    <w:p w14:paraId="7E5D5A3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Traditional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5E5A9BE3" w14:textId="77777777" w:rsidR="00AB2366" w:rsidRDefault="00AB2366">
      <w:pPr>
        <w:spacing w:line="392" w:lineRule="exact"/>
        <w:ind w:left="1800"/>
      </w:pPr>
    </w:p>
    <w:p w14:paraId="551B3E6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Narrowband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11353D86" w14:textId="77777777" w:rsidR="00AB2366" w:rsidRDefault="00AB2366">
      <w:pPr>
        <w:spacing w:line="275" w:lineRule="exact"/>
        <w:ind w:left="1800"/>
      </w:pPr>
    </w:p>
    <w:p w14:paraId="42860430" w14:textId="3A8B24F1" w:rsidR="00AB2366" w:rsidRDefault="00C044CB">
      <w:pPr>
        <w:tabs>
          <w:tab w:val="left" w:pos="846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2A5B7C5B" w14:textId="4E00E5E3" w:rsidR="00AB2366" w:rsidRDefault="00C044CB">
      <w:pPr>
        <w:tabs>
          <w:tab w:val="left" w:pos="964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flat.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fol-</w:t>
      </w:r>
    </w:p>
    <w:p w14:paraId="12BE7D8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30E1C4E3" w14:textId="77777777" w:rsidR="00AB2366" w:rsidRDefault="00AB2366">
      <w:pPr>
        <w:spacing w:line="200" w:lineRule="exact"/>
        <w:ind w:left="1800"/>
      </w:pPr>
    </w:p>
    <w:p w14:paraId="604AF814" w14:textId="77777777" w:rsidR="00AB2366" w:rsidRDefault="00AB2366">
      <w:pPr>
        <w:spacing w:line="286" w:lineRule="exact"/>
        <w:ind w:left="1800"/>
      </w:pPr>
    </w:p>
    <w:p w14:paraId="371BF94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4736BC62" w14:textId="77777777" w:rsidR="00AB2366" w:rsidRDefault="00AB2366">
      <w:pPr>
        <w:spacing w:line="292" w:lineRule="exact"/>
        <w:ind w:left="1800"/>
      </w:pPr>
    </w:p>
    <w:p w14:paraId="19E5E02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22D52F3B" w14:textId="10255071" w:rsidR="00AB2366" w:rsidRDefault="00C044CB">
      <w:pPr>
        <w:tabs>
          <w:tab w:val="left" w:pos="5745"/>
          <w:tab w:val="left" w:pos="783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(i.e.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variance),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6781B5F6" w14:textId="77777777" w:rsidR="00AB2366" w:rsidRDefault="00AB2366">
      <w:pPr>
        <w:spacing w:line="387" w:lineRule="exact"/>
        <w:ind w:left="1800"/>
      </w:pPr>
    </w:p>
    <w:p w14:paraId="762E7BCD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16</w:t>
      </w:r>
    </w:p>
    <w:p w14:paraId="705054B7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54CEEA63" w14:textId="77777777" w:rsidR="00AB2366" w:rsidRDefault="006E3BC1">
      <w:pPr>
        <w:spacing w:line="200" w:lineRule="exact"/>
        <w:ind w:left="1799"/>
      </w:pPr>
      <w:r>
        <w:lastRenderedPageBreak/>
        <w:pict w14:anchorId="79F4F13B">
          <v:group id="_x0000_s1079" style="position:absolute;left:0;text-align:left;margin-left:89.25pt;margin-top:121.5pt;width:432.75pt;height:.75pt;z-index:251649536;mso-position-horizontal-relative:page;mso-position-vertical-relative:page" coordorigin="1785,2430" coordsize="8655,15">
            <v:polyline id="_x0000_s1080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44D7628A">
          <v:shape id="_x0000_s1078" type="#_x0000_t75" style="position:absolute;left:0;text-align:left;margin-left:2in;margin-top:140.25pt;width:324pt;height:165.75pt;z-index:251650560;mso-position-horizontal-relative:page;mso-position-vertical-relative:page">
            <v:imagedata r:id="rId17" o:title=""/>
            <w10:wrap anchorx="page" anchory="page"/>
          </v:shape>
        </w:pict>
      </w:r>
    </w:p>
    <w:p w14:paraId="2102C630" w14:textId="77777777" w:rsidR="00AB2366" w:rsidRDefault="00AB2366">
      <w:pPr>
        <w:spacing w:line="200" w:lineRule="exact"/>
        <w:ind w:left="1799"/>
      </w:pPr>
    </w:p>
    <w:p w14:paraId="0279DA56" w14:textId="77777777" w:rsidR="00AB2366" w:rsidRDefault="00AB2366">
      <w:pPr>
        <w:spacing w:line="200" w:lineRule="exact"/>
        <w:ind w:left="1799"/>
      </w:pPr>
    </w:p>
    <w:p w14:paraId="17B9BFE1" w14:textId="77777777" w:rsidR="00AB2366" w:rsidRDefault="00AB2366">
      <w:pPr>
        <w:spacing w:line="200" w:lineRule="exact"/>
        <w:ind w:left="1799"/>
      </w:pPr>
    </w:p>
    <w:p w14:paraId="4C02DBC7" w14:textId="77777777" w:rsidR="00AB2366" w:rsidRDefault="00AB2366">
      <w:pPr>
        <w:spacing w:line="200" w:lineRule="exact"/>
        <w:ind w:left="1799"/>
      </w:pPr>
    </w:p>
    <w:p w14:paraId="24B64540" w14:textId="77777777" w:rsidR="00AB2366" w:rsidRDefault="00AB2366">
      <w:pPr>
        <w:spacing w:line="200" w:lineRule="exact"/>
        <w:ind w:left="1799"/>
      </w:pPr>
    </w:p>
    <w:p w14:paraId="7F8B6790" w14:textId="77777777" w:rsidR="00AB2366" w:rsidRDefault="00AB2366">
      <w:pPr>
        <w:spacing w:line="200" w:lineRule="exact"/>
        <w:ind w:left="1799"/>
      </w:pPr>
    </w:p>
    <w:p w14:paraId="2210EBD0" w14:textId="77777777" w:rsidR="00AB2366" w:rsidRDefault="00AB2366">
      <w:pPr>
        <w:spacing w:line="200" w:lineRule="exact"/>
        <w:ind w:left="1799"/>
      </w:pPr>
    </w:p>
    <w:p w14:paraId="7E333EA2" w14:textId="77777777" w:rsidR="00AB2366" w:rsidRDefault="00AB2366">
      <w:pPr>
        <w:spacing w:line="200" w:lineRule="exact"/>
        <w:ind w:left="1799"/>
      </w:pPr>
    </w:p>
    <w:p w14:paraId="0EF6D646" w14:textId="77777777" w:rsidR="00AB2366" w:rsidRDefault="00AB2366">
      <w:pPr>
        <w:spacing w:line="388" w:lineRule="exact"/>
        <w:ind w:left="1799"/>
      </w:pPr>
    </w:p>
    <w:p w14:paraId="2E86F400" w14:textId="77777777" w:rsidR="00AB2366" w:rsidRDefault="00C044CB">
      <w:pPr>
        <w:spacing w:line="240" w:lineRule="exact"/>
        <w:ind w:left="1804"/>
      </w:pPr>
      <w:bookmarkStart w:id="715" w:name="PageMark28"/>
      <w:bookmarkEnd w:id="71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A4B832A" w14:textId="77777777" w:rsidR="00AB2366" w:rsidRDefault="00AB2366">
      <w:pPr>
        <w:spacing w:line="200" w:lineRule="exact"/>
        <w:ind w:left="1799"/>
      </w:pPr>
    </w:p>
    <w:p w14:paraId="0DF38999" w14:textId="77777777" w:rsidR="00AB2366" w:rsidRDefault="00AB2366">
      <w:pPr>
        <w:spacing w:line="200" w:lineRule="exact"/>
        <w:ind w:left="1799"/>
      </w:pPr>
    </w:p>
    <w:p w14:paraId="52F273EB" w14:textId="77777777" w:rsidR="00AB2366" w:rsidRDefault="00AB2366">
      <w:pPr>
        <w:spacing w:line="200" w:lineRule="exact"/>
        <w:ind w:left="1799"/>
      </w:pPr>
    </w:p>
    <w:p w14:paraId="3A55E732" w14:textId="77777777" w:rsidR="00AB2366" w:rsidRDefault="00AB2366">
      <w:pPr>
        <w:spacing w:line="200" w:lineRule="exact"/>
        <w:ind w:left="1799"/>
      </w:pPr>
    </w:p>
    <w:p w14:paraId="0C93476D" w14:textId="77777777" w:rsidR="00AB2366" w:rsidRDefault="00AB2366">
      <w:pPr>
        <w:spacing w:line="200" w:lineRule="exact"/>
        <w:ind w:left="1799"/>
      </w:pPr>
    </w:p>
    <w:p w14:paraId="0927E769" w14:textId="77777777" w:rsidR="00AB2366" w:rsidRDefault="00AB2366">
      <w:pPr>
        <w:spacing w:line="200" w:lineRule="exact"/>
        <w:ind w:left="1799"/>
      </w:pPr>
    </w:p>
    <w:p w14:paraId="5AE54D35" w14:textId="77777777" w:rsidR="00AB2366" w:rsidRDefault="00AB2366">
      <w:pPr>
        <w:spacing w:line="200" w:lineRule="exact"/>
        <w:ind w:left="1799"/>
      </w:pPr>
    </w:p>
    <w:p w14:paraId="29CFCE96" w14:textId="77777777" w:rsidR="00AB2366" w:rsidRDefault="00AB2366">
      <w:pPr>
        <w:spacing w:line="200" w:lineRule="exact"/>
        <w:ind w:left="1799"/>
      </w:pPr>
    </w:p>
    <w:p w14:paraId="24350C49" w14:textId="77777777" w:rsidR="00AB2366" w:rsidRDefault="00AB2366">
      <w:pPr>
        <w:spacing w:line="200" w:lineRule="exact"/>
        <w:ind w:left="1799"/>
      </w:pPr>
    </w:p>
    <w:p w14:paraId="2225246A" w14:textId="77777777" w:rsidR="00AB2366" w:rsidRDefault="00AB2366">
      <w:pPr>
        <w:spacing w:line="200" w:lineRule="exact"/>
        <w:ind w:left="1799"/>
      </w:pPr>
    </w:p>
    <w:p w14:paraId="05F2AC76" w14:textId="77777777" w:rsidR="00AB2366" w:rsidRDefault="00AB2366">
      <w:pPr>
        <w:spacing w:line="200" w:lineRule="exact"/>
        <w:ind w:left="1799"/>
      </w:pPr>
    </w:p>
    <w:p w14:paraId="49CED5F3" w14:textId="77777777" w:rsidR="00AB2366" w:rsidRDefault="00AB2366">
      <w:pPr>
        <w:spacing w:line="200" w:lineRule="exact"/>
        <w:ind w:left="1799"/>
      </w:pPr>
    </w:p>
    <w:p w14:paraId="1EF2B621" w14:textId="77777777" w:rsidR="00AB2366" w:rsidRDefault="00AB2366">
      <w:pPr>
        <w:spacing w:line="200" w:lineRule="exact"/>
        <w:ind w:left="1799"/>
      </w:pPr>
    </w:p>
    <w:p w14:paraId="6041C436" w14:textId="77777777" w:rsidR="00AB2366" w:rsidRDefault="00AB2366">
      <w:pPr>
        <w:spacing w:line="200" w:lineRule="exact"/>
        <w:ind w:left="1799"/>
      </w:pPr>
    </w:p>
    <w:p w14:paraId="56113C9C" w14:textId="77777777" w:rsidR="00AB2366" w:rsidRDefault="00AB2366">
      <w:pPr>
        <w:spacing w:line="200" w:lineRule="exact"/>
        <w:ind w:left="1799"/>
      </w:pPr>
    </w:p>
    <w:p w14:paraId="6E4F0336" w14:textId="77777777" w:rsidR="00AB2366" w:rsidRDefault="00AB2366">
      <w:pPr>
        <w:spacing w:line="200" w:lineRule="exact"/>
        <w:ind w:left="1799"/>
      </w:pPr>
    </w:p>
    <w:p w14:paraId="683B26F3" w14:textId="77777777" w:rsidR="00AB2366" w:rsidRDefault="00AB2366">
      <w:pPr>
        <w:spacing w:line="200" w:lineRule="exact"/>
        <w:ind w:left="1799"/>
      </w:pPr>
    </w:p>
    <w:p w14:paraId="40522DB1" w14:textId="77777777" w:rsidR="00AB2366" w:rsidRDefault="00AB2366">
      <w:pPr>
        <w:spacing w:line="200" w:lineRule="exact"/>
        <w:ind w:left="1799"/>
      </w:pPr>
    </w:p>
    <w:p w14:paraId="2BAFAAFB" w14:textId="77777777" w:rsidR="00AB2366" w:rsidRDefault="00AB2366">
      <w:pPr>
        <w:spacing w:line="200" w:lineRule="exact"/>
        <w:ind w:left="1799"/>
      </w:pPr>
    </w:p>
    <w:p w14:paraId="0D3F2432" w14:textId="77777777" w:rsidR="00AB2366" w:rsidRDefault="00AB2366">
      <w:pPr>
        <w:spacing w:line="294" w:lineRule="exact"/>
        <w:ind w:left="1799"/>
      </w:pPr>
    </w:p>
    <w:p w14:paraId="4A5C50C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</w:p>
    <w:p w14:paraId="5294C2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008F059" w14:textId="77777777" w:rsidR="00AB2366" w:rsidRDefault="00AB2366">
      <w:pPr>
        <w:spacing w:line="200" w:lineRule="exact"/>
        <w:ind w:left="1799"/>
      </w:pPr>
    </w:p>
    <w:p w14:paraId="61F96604" w14:textId="77777777" w:rsidR="00AB2366" w:rsidRDefault="00AB2366">
      <w:pPr>
        <w:spacing w:line="209" w:lineRule="exact"/>
        <w:ind w:left="1799"/>
      </w:pPr>
    </w:p>
    <w:p w14:paraId="37CB7F92" w14:textId="438C1F61" w:rsidR="00AB2366" w:rsidRDefault="00C044CB">
      <w:pPr>
        <w:tabs>
          <w:tab w:val="left" w:pos="9165"/>
        </w:tabs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4E9CEE5" w14:textId="3A3AD9B0" w:rsidR="00AB2366" w:rsidRDefault="00C044CB">
      <w:pPr>
        <w:tabs>
          <w:tab w:val="left" w:pos="9272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practise,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applicable.</w:t>
      </w:r>
      <w:r w:rsidR="00C95047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8B2EC4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remained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</w:p>
    <w:p w14:paraId="331F2567" w14:textId="77777777" w:rsidR="00AB2366" w:rsidRDefault="00AB2366">
      <w:pPr>
        <w:spacing w:line="200" w:lineRule="exact"/>
        <w:ind w:left="1799"/>
      </w:pPr>
    </w:p>
    <w:p w14:paraId="4CEAB071" w14:textId="77777777" w:rsidR="00AB2366" w:rsidRDefault="00AB2366">
      <w:pPr>
        <w:spacing w:line="286" w:lineRule="exact"/>
        <w:ind w:left="1799"/>
      </w:pPr>
    </w:p>
    <w:p w14:paraId="627FB897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8D95504" w14:textId="77777777" w:rsidR="00AB2366" w:rsidRDefault="00AB2366">
      <w:pPr>
        <w:spacing w:line="292" w:lineRule="exact"/>
        <w:ind w:left="1799"/>
      </w:pPr>
    </w:p>
    <w:p w14:paraId="249F645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sig-</w:t>
      </w:r>
    </w:p>
    <w:p w14:paraId="11D8B73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template,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</w:p>
    <w:p w14:paraId="41FA9F5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implemen-</w:t>
      </w:r>
    </w:p>
    <w:p w14:paraId="46C08475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62A655E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Besides,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distinguish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</w:p>
    <w:p w14:paraId="223A006B" w14:textId="77777777" w:rsidR="00AB2366" w:rsidRDefault="00AB2366">
      <w:pPr>
        <w:spacing w:line="200" w:lineRule="exact"/>
        <w:ind w:left="1799"/>
      </w:pPr>
    </w:p>
    <w:p w14:paraId="262ED4A0" w14:textId="77777777" w:rsidR="00AB2366" w:rsidRDefault="00AB2366">
      <w:pPr>
        <w:spacing w:line="286" w:lineRule="exact"/>
        <w:ind w:left="1799"/>
      </w:pPr>
    </w:p>
    <w:p w14:paraId="6D9FCA1A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5.3.1.3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6192854" w14:textId="77777777" w:rsidR="00AB2366" w:rsidRDefault="00AB2366">
      <w:pPr>
        <w:spacing w:line="292" w:lineRule="exact"/>
        <w:ind w:left="1799"/>
      </w:pPr>
    </w:p>
    <w:p w14:paraId="2E2CF31C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5.2.(c),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discrimi-</w:t>
      </w:r>
    </w:p>
    <w:p w14:paraId="0D7755C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</w:p>
    <w:p w14:paraId="3622C6FA" w14:textId="5BCB3FA7" w:rsidR="00AB2366" w:rsidRDefault="00C044CB">
      <w:pPr>
        <w:tabs>
          <w:tab w:val="left" w:pos="7275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found</w:t>
      </w:r>
    </w:p>
    <w:p w14:paraId="6F383F2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orthogonal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frequency-division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mul-</w:t>
      </w:r>
    </w:p>
    <w:p w14:paraId="5BDCCA29" w14:textId="77777777" w:rsidR="00AB2366" w:rsidRDefault="00AB2366">
      <w:pPr>
        <w:spacing w:line="388" w:lineRule="exact"/>
        <w:ind w:left="1799"/>
      </w:pPr>
    </w:p>
    <w:p w14:paraId="404469E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</w:t>
      </w:r>
    </w:p>
    <w:p w14:paraId="1B9E8E3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CC1C325" w14:textId="77777777" w:rsidR="00AB2366" w:rsidRDefault="006E3BC1">
      <w:pPr>
        <w:spacing w:line="200" w:lineRule="exact"/>
        <w:ind w:left="1800"/>
      </w:pPr>
      <w:r>
        <w:lastRenderedPageBreak/>
        <w:pict w14:anchorId="15EC1696">
          <v:group id="_x0000_s1076" style="position:absolute;left:0;text-align:left;margin-left:89.25pt;margin-top:121.5pt;width:432.75pt;height:.75pt;z-index:251651584;mso-position-horizontal-relative:page;mso-position-vertical-relative:page" coordorigin="1785,2430" coordsize="8655,15">
            <v:polyline id="_x0000_s1077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20683803" w14:textId="77777777" w:rsidR="00AB2366" w:rsidRDefault="00AB2366">
      <w:pPr>
        <w:spacing w:line="200" w:lineRule="exact"/>
        <w:ind w:left="1800"/>
      </w:pPr>
    </w:p>
    <w:p w14:paraId="59398F33" w14:textId="77777777" w:rsidR="00AB2366" w:rsidRDefault="00AB2366">
      <w:pPr>
        <w:spacing w:line="200" w:lineRule="exact"/>
        <w:ind w:left="1800"/>
      </w:pPr>
    </w:p>
    <w:p w14:paraId="103775A4" w14:textId="77777777" w:rsidR="00AB2366" w:rsidRDefault="00AB2366">
      <w:pPr>
        <w:spacing w:line="200" w:lineRule="exact"/>
        <w:ind w:left="1800"/>
      </w:pPr>
    </w:p>
    <w:p w14:paraId="3AA8CD73" w14:textId="77777777" w:rsidR="00AB2366" w:rsidRDefault="00AB2366">
      <w:pPr>
        <w:spacing w:line="200" w:lineRule="exact"/>
        <w:ind w:left="1800"/>
      </w:pPr>
    </w:p>
    <w:p w14:paraId="78DE8971" w14:textId="77777777" w:rsidR="00AB2366" w:rsidRDefault="00AB2366">
      <w:pPr>
        <w:spacing w:line="200" w:lineRule="exact"/>
        <w:ind w:left="1800"/>
      </w:pPr>
    </w:p>
    <w:p w14:paraId="0C4BBDFF" w14:textId="77777777" w:rsidR="00AB2366" w:rsidRDefault="00AB2366">
      <w:pPr>
        <w:spacing w:line="200" w:lineRule="exact"/>
        <w:ind w:left="1800"/>
      </w:pPr>
    </w:p>
    <w:p w14:paraId="50C4A28C" w14:textId="77777777" w:rsidR="00AB2366" w:rsidRDefault="00AB2366">
      <w:pPr>
        <w:spacing w:line="200" w:lineRule="exact"/>
        <w:ind w:left="1800"/>
      </w:pPr>
    </w:p>
    <w:p w14:paraId="229CB691" w14:textId="77777777" w:rsidR="00AB2366" w:rsidRDefault="00AB2366">
      <w:pPr>
        <w:spacing w:line="200" w:lineRule="exact"/>
        <w:ind w:left="1800"/>
      </w:pPr>
    </w:p>
    <w:p w14:paraId="7114AD1E" w14:textId="77777777" w:rsidR="00AB2366" w:rsidRDefault="00AB2366">
      <w:pPr>
        <w:spacing w:line="388" w:lineRule="exact"/>
        <w:ind w:left="1800"/>
      </w:pPr>
    </w:p>
    <w:p w14:paraId="41424CF0" w14:textId="77777777" w:rsidR="00AB2366" w:rsidRDefault="00C044CB">
      <w:pPr>
        <w:spacing w:line="240" w:lineRule="exact"/>
        <w:ind w:left="1804"/>
      </w:pPr>
      <w:bookmarkStart w:id="716" w:name="PageMark29"/>
      <w:bookmarkEnd w:id="716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278E628A" w14:textId="77777777" w:rsidR="00AB2366" w:rsidRDefault="00AB2366">
      <w:pPr>
        <w:spacing w:line="200" w:lineRule="exact"/>
        <w:ind w:left="1800"/>
      </w:pPr>
    </w:p>
    <w:p w14:paraId="1C670953" w14:textId="77777777" w:rsidR="00AB2366" w:rsidRDefault="00AB2366">
      <w:pPr>
        <w:spacing w:line="202" w:lineRule="exact"/>
        <w:ind w:left="1800"/>
      </w:pPr>
    </w:p>
    <w:p w14:paraId="37DD69A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tiplexing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(OFDM)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contains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prefix</w:t>
      </w:r>
    </w:p>
    <w:p w14:paraId="442BF85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transmitted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</w:p>
    <w:p w14:paraId="65E35AC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running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delay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existing.</w:t>
      </w:r>
    </w:p>
    <w:p w14:paraId="5E1D7195" w14:textId="77777777" w:rsidR="00AB2366" w:rsidRDefault="00AB2366">
      <w:pPr>
        <w:spacing w:line="200" w:lineRule="exact"/>
        <w:ind w:left="1800"/>
      </w:pPr>
    </w:p>
    <w:p w14:paraId="2A9B484F" w14:textId="77777777" w:rsidR="00AB2366" w:rsidRDefault="00AB2366">
      <w:pPr>
        <w:spacing w:line="345" w:lineRule="exact"/>
        <w:ind w:left="1800"/>
      </w:pPr>
    </w:p>
    <w:p w14:paraId="2231B6B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Nyquist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683C9221" w14:textId="77777777" w:rsidR="00AB2366" w:rsidRDefault="00AB2366">
      <w:pPr>
        <w:spacing w:line="275" w:lineRule="exact"/>
        <w:ind w:left="1800"/>
      </w:pPr>
    </w:p>
    <w:p w14:paraId="76BEE68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sufficiently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coherence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149EFA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20A320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ultra-high-frequency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(UHF)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MHz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4C2DC5D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GHz,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single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whole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30B31F5" w14:textId="3C5BF44F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identifying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opportunities.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F8832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170A63C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04A2088F" w14:textId="77777777" w:rsidR="00AB2366" w:rsidRDefault="00AB2366">
      <w:pPr>
        <w:spacing w:line="200" w:lineRule="exact"/>
        <w:ind w:left="1800"/>
      </w:pPr>
    </w:p>
    <w:p w14:paraId="572F0BD2" w14:textId="77777777" w:rsidR="00AB2366" w:rsidRDefault="00AB2366">
      <w:pPr>
        <w:spacing w:line="286" w:lineRule="exact"/>
        <w:ind w:left="1800"/>
      </w:pPr>
    </w:p>
    <w:p w14:paraId="42E5682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75D8A8F4" w14:textId="77777777" w:rsidR="00AB2366" w:rsidRDefault="00AB2366">
      <w:pPr>
        <w:spacing w:line="292" w:lineRule="exact"/>
        <w:ind w:left="1800"/>
      </w:pPr>
    </w:p>
    <w:p w14:paraId="13D69938" w14:textId="6D70E7C1" w:rsidR="00AB2366" w:rsidRDefault="00C044CB">
      <w:pPr>
        <w:tabs>
          <w:tab w:val="left" w:pos="3536"/>
          <w:tab w:val="left" w:pos="90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5.3.(a),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(MJD)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MJD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</w:p>
    <w:p w14:paraId="2AC0C77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serial-to-parallel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(S/P)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streams,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</w:p>
    <w:p w14:paraId="40B217EC" w14:textId="52B19A00" w:rsidR="00AB2366" w:rsidRDefault="00C044CB">
      <w:pPr>
        <w:tabs>
          <w:tab w:val="left" w:pos="944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X(f)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groups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narrowband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</w:p>
    <w:p w14:paraId="0B4C88D6" w14:textId="4B1D52AA" w:rsidR="00AB2366" w:rsidRDefault="00C044CB">
      <w:pPr>
        <w:tabs>
          <w:tab w:val="left" w:pos="86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22A33E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78156381" w14:textId="77777777" w:rsidR="00AB2366" w:rsidRDefault="00AB2366">
      <w:pPr>
        <w:spacing w:line="200" w:lineRule="exact"/>
        <w:ind w:left="1800"/>
      </w:pPr>
    </w:p>
    <w:p w14:paraId="6797361C" w14:textId="77777777" w:rsidR="00AB2366" w:rsidRDefault="00AB2366">
      <w:pPr>
        <w:spacing w:line="286" w:lineRule="exact"/>
        <w:ind w:left="1800"/>
      </w:pPr>
    </w:p>
    <w:p w14:paraId="2F03BFE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E56100" w14:textId="77777777" w:rsidR="00AB2366" w:rsidRDefault="00AB2366">
      <w:pPr>
        <w:spacing w:line="292" w:lineRule="exact"/>
        <w:ind w:left="1800"/>
      </w:pPr>
    </w:p>
    <w:p w14:paraId="23C7084E" w14:textId="73C0D879" w:rsidR="00AB2366" w:rsidRDefault="00C044CB">
      <w:pPr>
        <w:tabs>
          <w:tab w:val="left" w:pos="745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5.3.(b),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power</w:t>
      </w:r>
    </w:p>
    <w:p w14:paraId="259660D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(PSD)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significant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symbols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neighbour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sub-bands,</w:t>
      </w:r>
    </w:p>
    <w:p w14:paraId="150EF7E6" w14:textId="7C953C8E" w:rsidR="00AB2366" w:rsidRDefault="00C044CB">
      <w:pPr>
        <w:tabs>
          <w:tab w:val="left" w:pos="81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sam-</w:t>
      </w:r>
    </w:p>
    <w:p w14:paraId="7A48DE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bottleneck.</w:t>
      </w:r>
    </w:p>
    <w:p w14:paraId="588B3FA4" w14:textId="77777777" w:rsidR="00AB2366" w:rsidRDefault="00AB2366">
      <w:pPr>
        <w:spacing w:line="200" w:lineRule="exact"/>
        <w:ind w:left="1800"/>
      </w:pPr>
    </w:p>
    <w:p w14:paraId="71154A45" w14:textId="77777777" w:rsidR="00AB2366" w:rsidRDefault="00AB2366">
      <w:pPr>
        <w:spacing w:line="200" w:lineRule="exact"/>
        <w:ind w:left="1800"/>
      </w:pPr>
    </w:p>
    <w:p w14:paraId="58CF3525" w14:textId="77777777" w:rsidR="00AB2366" w:rsidRDefault="00AB2366">
      <w:pPr>
        <w:spacing w:line="200" w:lineRule="exact"/>
        <w:ind w:left="1800"/>
      </w:pPr>
    </w:p>
    <w:p w14:paraId="2036C4DA" w14:textId="77777777" w:rsidR="00AB2366" w:rsidRDefault="00AB2366">
      <w:pPr>
        <w:spacing w:line="200" w:lineRule="exact"/>
        <w:ind w:left="1800"/>
      </w:pPr>
    </w:p>
    <w:p w14:paraId="702AB50F" w14:textId="77777777" w:rsidR="00AB2366" w:rsidRDefault="00AB2366">
      <w:pPr>
        <w:spacing w:line="327" w:lineRule="exact"/>
        <w:ind w:left="1800"/>
      </w:pPr>
    </w:p>
    <w:p w14:paraId="317106C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</w:t>
      </w:r>
    </w:p>
    <w:p w14:paraId="581E8DC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3325E7" w14:textId="77777777" w:rsidR="00AB2366" w:rsidRDefault="006E3BC1">
      <w:pPr>
        <w:spacing w:line="200" w:lineRule="exact"/>
        <w:ind w:left="1799"/>
      </w:pPr>
      <w:r>
        <w:lastRenderedPageBreak/>
        <w:pict w14:anchorId="1D2B32CA">
          <v:group id="_x0000_s1074" style="position:absolute;left:0;text-align:left;margin-left:89.25pt;margin-top:121.5pt;width:432.75pt;height:.75pt;z-index:251652608;mso-position-horizontal-relative:page;mso-position-vertical-relative:page" coordorigin="1785,2430" coordsize="8655,15">
            <v:polyline id="_x0000_s1075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1D482F00">
          <v:shape id="_x0000_s1073" type="#_x0000_t75" style="position:absolute;left:0;text-align:left;margin-left:2in;margin-top:3in;width:324pt;height:382.5pt;z-index:251653632;mso-position-horizontal-relative:page;mso-position-vertical-relative:page">
            <v:imagedata r:id="rId18" o:title=""/>
            <w10:wrap anchorx="page" anchory="page"/>
          </v:shape>
        </w:pict>
      </w:r>
    </w:p>
    <w:p w14:paraId="7041D160" w14:textId="77777777" w:rsidR="00AB2366" w:rsidRDefault="00AB2366">
      <w:pPr>
        <w:spacing w:line="200" w:lineRule="exact"/>
        <w:ind w:left="1799"/>
      </w:pPr>
    </w:p>
    <w:p w14:paraId="280A5480" w14:textId="77777777" w:rsidR="00AB2366" w:rsidRDefault="00AB2366">
      <w:pPr>
        <w:spacing w:line="200" w:lineRule="exact"/>
        <w:ind w:left="1799"/>
      </w:pPr>
    </w:p>
    <w:p w14:paraId="2F587975" w14:textId="77777777" w:rsidR="00AB2366" w:rsidRDefault="00AB2366">
      <w:pPr>
        <w:spacing w:line="200" w:lineRule="exact"/>
        <w:ind w:left="1799"/>
      </w:pPr>
    </w:p>
    <w:p w14:paraId="703857DD" w14:textId="77777777" w:rsidR="00AB2366" w:rsidRDefault="00AB2366">
      <w:pPr>
        <w:spacing w:line="200" w:lineRule="exact"/>
        <w:ind w:left="1799"/>
      </w:pPr>
    </w:p>
    <w:p w14:paraId="3C8FBBBC" w14:textId="77777777" w:rsidR="00AB2366" w:rsidRDefault="00AB2366">
      <w:pPr>
        <w:spacing w:line="200" w:lineRule="exact"/>
        <w:ind w:left="1799"/>
      </w:pPr>
    </w:p>
    <w:p w14:paraId="7121FE46" w14:textId="77777777" w:rsidR="00AB2366" w:rsidRDefault="00AB2366">
      <w:pPr>
        <w:spacing w:line="200" w:lineRule="exact"/>
        <w:ind w:left="1799"/>
      </w:pPr>
    </w:p>
    <w:p w14:paraId="4024C19C" w14:textId="77777777" w:rsidR="00AB2366" w:rsidRDefault="00AB2366">
      <w:pPr>
        <w:spacing w:line="200" w:lineRule="exact"/>
        <w:ind w:left="1799"/>
      </w:pPr>
    </w:p>
    <w:p w14:paraId="5D245304" w14:textId="77777777" w:rsidR="00AB2366" w:rsidRDefault="00AB2366">
      <w:pPr>
        <w:spacing w:line="200" w:lineRule="exact"/>
        <w:ind w:left="1799"/>
      </w:pPr>
    </w:p>
    <w:p w14:paraId="55919605" w14:textId="77777777" w:rsidR="00AB2366" w:rsidRDefault="00AB2366">
      <w:pPr>
        <w:spacing w:line="388" w:lineRule="exact"/>
        <w:ind w:left="1799"/>
      </w:pPr>
    </w:p>
    <w:p w14:paraId="4D35284A" w14:textId="77777777" w:rsidR="00AB2366" w:rsidRDefault="00C044CB">
      <w:pPr>
        <w:spacing w:line="240" w:lineRule="exact"/>
        <w:ind w:left="1804"/>
      </w:pPr>
      <w:bookmarkStart w:id="717" w:name="PageMark30"/>
      <w:bookmarkEnd w:id="71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577CFF" w14:textId="77777777" w:rsidR="00AB2366" w:rsidRDefault="00AB2366">
      <w:pPr>
        <w:spacing w:line="200" w:lineRule="exact"/>
        <w:ind w:left="1799"/>
      </w:pPr>
    </w:p>
    <w:p w14:paraId="3662FB82" w14:textId="77777777" w:rsidR="00AB2366" w:rsidRDefault="00AB2366">
      <w:pPr>
        <w:spacing w:line="200" w:lineRule="exact"/>
        <w:ind w:left="1799"/>
      </w:pPr>
    </w:p>
    <w:p w14:paraId="0E577EE6" w14:textId="77777777" w:rsidR="00AB2366" w:rsidRDefault="00AB2366">
      <w:pPr>
        <w:spacing w:line="200" w:lineRule="exact"/>
        <w:ind w:left="1799"/>
      </w:pPr>
    </w:p>
    <w:p w14:paraId="4DABFAC5" w14:textId="77777777" w:rsidR="00AB2366" w:rsidRDefault="00AB2366">
      <w:pPr>
        <w:spacing w:line="200" w:lineRule="exact"/>
        <w:ind w:left="1799"/>
      </w:pPr>
    </w:p>
    <w:p w14:paraId="59C040C4" w14:textId="77777777" w:rsidR="00AB2366" w:rsidRDefault="00AB2366">
      <w:pPr>
        <w:spacing w:line="200" w:lineRule="exact"/>
        <w:ind w:left="1799"/>
      </w:pPr>
    </w:p>
    <w:p w14:paraId="3F8179F1" w14:textId="77777777" w:rsidR="00AB2366" w:rsidRDefault="00AB2366">
      <w:pPr>
        <w:spacing w:line="200" w:lineRule="exact"/>
        <w:ind w:left="1799"/>
      </w:pPr>
    </w:p>
    <w:p w14:paraId="652FEB1D" w14:textId="77777777" w:rsidR="00AB2366" w:rsidRDefault="00AB2366">
      <w:pPr>
        <w:spacing w:line="200" w:lineRule="exact"/>
        <w:ind w:left="1799"/>
      </w:pPr>
    </w:p>
    <w:p w14:paraId="7A5BAC32" w14:textId="77777777" w:rsidR="00AB2366" w:rsidRDefault="00AB2366">
      <w:pPr>
        <w:spacing w:line="200" w:lineRule="exact"/>
        <w:ind w:left="1799"/>
      </w:pPr>
    </w:p>
    <w:p w14:paraId="29E9F340" w14:textId="77777777" w:rsidR="00AB2366" w:rsidRDefault="00AB2366">
      <w:pPr>
        <w:spacing w:line="200" w:lineRule="exact"/>
        <w:ind w:left="1799"/>
      </w:pPr>
    </w:p>
    <w:p w14:paraId="0F25A61C" w14:textId="77777777" w:rsidR="00AB2366" w:rsidRDefault="00AB2366">
      <w:pPr>
        <w:spacing w:line="200" w:lineRule="exact"/>
        <w:ind w:left="1799"/>
      </w:pPr>
    </w:p>
    <w:p w14:paraId="32623B11" w14:textId="77777777" w:rsidR="00AB2366" w:rsidRDefault="00AB2366">
      <w:pPr>
        <w:spacing w:line="200" w:lineRule="exact"/>
        <w:ind w:left="1799"/>
      </w:pPr>
    </w:p>
    <w:p w14:paraId="7D80CC2B" w14:textId="77777777" w:rsidR="00AB2366" w:rsidRDefault="00AB2366">
      <w:pPr>
        <w:spacing w:line="200" w:lineRule="exact"/>
        <w:ind w:left="1799"/>
      </w:pPr>
    </w:p>
    <w:p w14:paraId="51259B62" w14:textId="77777777" w:rsidR="00AB2366" w:rsidRDefault="00AB2366">
      <w:pPr>
        <w:spacing w:line="200" w:lineRule="exact"/>
        <w:ind w:left="1799"/>
      </w:pPr>
    </w:p>
    <w:p w14:paraId="2AC6F1EB" w14:textId="77777777" w:rsidR="00AB2366" w:rsidRDefault="00AB2366">
      <w:pPr>
        <w:spacing w:line="200" w:lineRule="exact"/>
        <w:ind w:left="1799"/>
      </w:pPr>
    </w:p>
    <w:p w14:paraId="2D3B8CC1" w14:textId="77777777" w:rsidR="00AB2366" w:rsidRDefault="00AB2366">
      <w:pPr>
        <w:spacing w:line="200" w:lineRule="exact"/>
        <w:ind w:left="1799"/>
      </w:pPr>
    </w:p>
    <w:p w14:paraId="60938D6C" w14:textId="77777777" w:rsidR="00AB2366" w:rsidRDefault="00AB2366">
      <w:pPr>
        <w:spacing w:line="200" w:lineRule="exact"/>
        <w:ind w:left="1799"/>
      </w:pPr>
    </w:p>
    <w:p w14:paraId="17A542C0" w14:textId="77777777" w:rsidR="00AB2366" w:rsidRDefault="00AB2366">
      <w:pPr>
        <w:spacing w:line="200" w:lineRule="exact"/>
        <w:ind w:left="1799"/>
      </w:pPr>
    </w:p>
    <w:p w14:paraId="39FE8369" w14:textId="77777777" w:rsidR="00AB2366" w:rsidRDefault="00AB2366">
      <w:pPr>
        <w:spacing w:line="200" w:lineRule="exact"/>
        <w:ind w:left="1799"/>
      </w:pPr>
    </w:p>
    <w:p w14:paraId="74042DCE" w14:textId="77777777" w:rsidR="00AB2366" w:rsidRDefault="00AB2366">
      <w:pPr>
        <w:spacing w:line="200" w:lineRule="exact"/>
        <w:ind w:left="1799"/>
      </w:pPr>
    </w:p>
    <w:p w14:paraId="5F5E2FCB" w14:textId="77777777" w:rsidR="00AB2366" w:rsidRDefault="00AB2366">
      <w:pPr>
        <w:spacing w:line="200" w:lineRule="exact"/>
        <w:ind w:left="1799"/>
      </w:pPr>
    </w:p>
    <w:p w14:paraId="3B5C779B" w14:textId="77777777" w:rsidR="00AB2366" w:rsidRDefault="00AB2366">
      <w:pPr>
        <w:spacing w:line="200" w:lineRule="exact"/>
        <w:ind w:left="1799"/>
      </w:pPr>
    </w:p>
    <w:p w14:paraId="65654E9F" w14:textId="77777777" w:rsidR="00AB2366" w:rsidRDefault="00AB2366">
      <w:pPr>
        <w:spacing w:line="200" w:lineRule="exact"/>
        <w:ind w:left="1799"/>
      </w:pPr>
    </w:p>
    <w:p w14:paraId="7A861761" w14:textId="77777777" w:rsidR="00AB2366" w:rsidRDefault="00AB2366">
      <w:pPr>
        <w:spacing w:line="200" w:lineRule="exact"/>
        <w:ind w:left="1799"/>
      </w:pPr>
    </w:p>
    <w:p w14:paraId="053BDA7B" w14:textId="77777777" w:rsidR="00AB2366" w:rsidRDefault="00AB2366">
      <w:pPr>
        <w:spacing w:line="200" w:lineRule="exact"/>
        <w:ind w:left="1799"/>
      </w:pPr>
    </w:p>
    <w:p w14:paraId="64394612" w14:textId="77777777" w:rsidR="00AB2366" w:rsidRDefault="00AB2366">
      <w:pPr>
        <w:spacing w:line="200" w:lineRule="exact"/>
        <w:ind w:left="1799"/>
      </w:pPr>
    </w:p>
    <w:p w14:paraId="044212E2" w14:textId="77777777" w:rsidR="00AB2366" w:rsidRDefault="00AB2366">
      <w:pPr>
        <w:spacing w:line="200" w:lineRule="exact"/>
        <w:ind w:left="1799"/>
      </w:pPr>
    </w:p>
    <w:p w14:paraId="75DB229E" w14:textId="77777777" w:rsidR="00AB2366" w:rsidRDefault="00AB2366">
      <w:pPr>
        <w:spacing w:line="200" w:lineRule="exact"/>
        <w:ind w:left="1799"/>
      </w:pPr>
    </w:p>
    <w:p w14:paraId="72CC0247" w14:textId="77777777" w:rsidR="00AB2366" w:rsidRDefault="00AB2366">
      <w:pPr>
        <w:spacing w:line="200" w:lineRule="exact"/>
        <w:ind w:left="1799"/>
      </w:pPr>
    </w:p>
    <w:p w14:paraId="178059CD" w14:textId="77777777" w:rsidR="00AB2366" w:rsidRDefault="00AB2366">
      <w:pPr>
        <w:spacing w:line="200" w:lineRule="exact"/>
        <w:ind w:left="1799"/>
      </w:pPr>
    </w:p>
    <w:p w14:paraId="3201D8A0" w14:textId="77777777" w:rsidR="00AB2366" w:rsidRDefault="00AB2366">
      <w:pPr>
        <w:spacing w:line="200" w:lineRule="exact"/>
        <w:ind w:left="1799"/>
      </w:pPr>
    </w:p>
    <w:p w14:paraId="0BE05316" w14:textId="77777777" w:rsidR="00AB2366" w:rsidRDefault="00AB2366">
      <w:pPr>
        <w:spacing w:line="200" w:lineRule="exact"/>
        <w:ind w:left="1799"/>
      </w:pPr>
    </w:p>
    <w:p w14:paraId="37E0281E" w14:textId="77777777" w:rsidR="00AB2366" w:rsidRDefault="00AB2366">
      <w:pPr>
        <w:spacing w:line="200" w:lineRule="exact"/>
        <w:ind w:left="1799"/>
      </w:pPr>
    </w:p>
    <w:p w14:paraId="2D6FD86C" w14:textId="77777777" w:rsidR="00AB2366" w:rsidRDefault="00AB2366">
      <w:pPr>
        <w:spacing w:line="200" w:lineRule="exact"/>
        <w:ind w:left="1799"/>
      </w:pPr>
    </w:p>
    <w:p w14:paraId="36CE72B0" w14:textId="77777777" w:rsidR="00AB2366" w:rsidRDefault="00AB2366">
      <w:pPr>
        <w:spacing w:line="200" w:lineRule="exact"/>
        <w:ind w:left="1799"/>
      </w:pPr>
    </w:p>
    <w:p w14:paraId="2912A068" w14:textId="77777777" w:rsidR="00AB2366" w:rsidRDefault="00AB2366">
      <w:pPr>
        <w:spacing w:line="200" w:lineRule="exact"/>
        <w:ind w:left="1799"/>
      </w:pPr>
    </w:p>
    <w:p w14:paraId="4AA080C9" w14:textId="77777777" w:rsidR="00AB2366" w:rsidRDefault="00AB2366">
      <w:pPr>
        <w:spacing w:line="200" w:lineRule="exact"/>
        <w:ind w:left="1799"/>
      </w:pPr>
    </w:p>
    <w:p w14:paraId="0A79720B" w14:textId="77777777" w:rsidR="00AB2366" w:rsidRDefault="00AB2366">
      <w:pPr>
        <w:spacing w:line="200" w:lineRule="exact"/>
        <w:ind w:left="1799"/>
      </w:pPr>
    </w:p>
    <w:p w14:paraId="7018CD5C" w14:textId="77777777" w:rsidR="00AB2366" w:rsidRDefault="00AB2366">
      <w:pPr>
        <w:spacing w:line="200" w:lineRule="exact"/>
        <w:ind w:left="1799"/>
      </w:pPr>
    </w:p>
    <w:p w14:paraId="028B3990" w14:textId="77777777" w:rsidR="00AB2366" w:rsidRDefault="00AB2366">
      <w:pPr>
        <w:spacing w:line="200" w:lineRule="exact"/>
        <w:ind w:left="1799"/>
      </w:pPr>
    </w:p>
    <w:p w14:paraId="322BF599" w14:textId="77777777" w:rsidR="00AB2366" w:rsidRDefault="00AB2366">
      <w:pPr>
        <w:spacing w:line="200" w:lineRule="exact"/>
        <w:ind w:left="1799"/>
      </w:pPr>
    </w:p>
    <w:p w14:paraId="5B79AF79" w14:textId="77777777" w:rsidR="00AB2366" w:rsidRDefault="00AB2366">
      <w:pPr>
        <w:spacing w:line="200" w:lineRule="exact"/>
        <w:ind w:left="1799"/>
      </w:pPr>
    </w:p>
    <w:p w14:paraId="664D8AF9" w14:textId="77777777" w:rsidR="00AB2366" w:rsidRDefault="00AB2366">
      <w:pPr>
        <w:spacing w:line="200" w:lineRule="exact"/>
        <w:ind w:left="1799"/>
      </w:pPr>
    </w:p>
    <w:p w14:paraId="47D96060" w14:textId="77777777" w:rsidR="00AB2366" w:rsidRDefault="00AB2366">
      <w:pPr>
        <w:spacing w:line="200" w:lineRule="exact"/>
        <w:ind w:left="1799"/>
      </w:pPr>
    </w:p>
    <w:p w14:paraId="79532E9E" w14:textId="77777777" w:rsidR="00AB2366" w:rsidRDefault="00AB2366">
      <w:pPr>
        <w:spacing w:line="200" w:lineRule="exact"/>
        <w:ind w:left="1799"/>
      </w:pPr>
    </w:p>
    <w:p w14:paraId="07306B3F" w14:textId="77777777" w:rsidR="00AB2366" w:rsidRDefault="00AB2366">
      <w:pPr>
        <w:spacing w:line="200" w:lineRule="exact"/>
        <w:ind w:left="1799"/>
      </w:pPr>
    </w:p>
    <w:p w14:paraId="678F0F80" w14:textId="77777777" w:rsidR="00AB2366" w:rsidRDefault="00AB2366">
      <w:pPr>
        <w:spacing w:line="200" w:lineRule="exact"/>
        <w:ind w:left="1799"/>
      </w:pPr>
    </w:p>
    <w:p w14:paraId="76528381" w14:textId="77777777" w:rsidR="00AB2366" w:rsidRDefault="00AB2366">
      <w:pPr>
        <w:spacing w:line="200" w:lineRule="exact"/>
        <w:ind w:left="1799"/>
      </w:pPr>
    </w:p>
    <w:p w14:paraId="568BDC2E" w14:textId="77777777" w:rsidR="00AB2366" w:rsidRDefault="00AB2366">
      <w:pPr>
        <w:spacing w:line="200" w:lineRule="exact"/>
        <w:ind w:left="1799"/>
      </w:pPr>
    </w:p>
    <w:p w14:paraId="4E8AB557" w14:textId="77777777" w:rsidR="00AB2366" w:rsidRDefault="00AB2366">
      <w:pPr>
        <w:spacing w:line="352" w:lineRule="exact"/>
        <w:ind w:left="1799"/>
      </w:pPr>
    </w:p>
    <w:p w14:paraId="3A5BA246" w14:textId="4DFA7111" w:rsidR="00AB2366" w:rsidRDefault="00C044CB">
      <w:pPr>
        <w:tabs>
          <w:tab w:val="left" w:pos="2992"/>
          <w:tab w:val="left" w:pos="917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</w:p>
    <w:p w14:paraId="686D1ED6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D44D58E" w14:textId="77777777" w:rsidR="00AB2366" w:rsidRDefault="00AB2366">
      <w:pPr>
        <w:spacing w:line="200" w:lineRule="exact"/>
        <w:ind w:left="1799"/>
      </w:pPr>
    </w:p>
    <w:p w14:paraId="14C16BF3" w14:textId="77777777" w:rsidR="00AB2366" w:rsidRDefault="00AB2366">
      <w:pPr>
        <w:spacing w:line="200" w:lineRule="exact"/>
        <w:ind w:left="1799"/>
      </w:pPr>
    </w:p>
    <w:p w14:paraId="5B570811" w14:textId="77777777" w:rsidR="00AB2366" w:rsidRDefault="00AB2366">
      <w:pPr>
        <w:spacing w:line="200" w:lineRule="exact"/>
        <w:ind w:left="1799"/>
      </w:pPr>
    </w:p>
    <w:p w14:paraId="34DD5642" w14:textId="77777777" w:rsidR="00AB2366" w:rsidRDefault="00AB2366">
      <w:pPr>
        <w:spacing w:line="200" w:lineRule="exact"/>
        <w:ind w:left="1799"/>
      </w:pPr>
    </w:p>
    <w:p w14:paraId="2A42F2E7" w14:textId="77777777" w:rsidR="00AB2366" w:rsidRDefault="00AB2366">
      <w:pPr>
        <w:spacing w:line="200" w:lineRule="exact"/>
        <w:ind w:left="1799"/>
      </w:pPr>
    </w:p>
    <w:p w14:paraId="656D41FC" w14:textId="77777777" w:rsidR="00AB2366" w:rsidRDefault="00AB2366">
      <w:pPr>
        <w:spacing w:line="200" w:lineRule="exact"/>
        <w:ind w:left="1799"/>
      </w:pPr>
    </w:p>
    <w:p w14:paraId="2B8957FC" w14:textId="77777777" w:rsidR="00AB2366" w:rsidRDefault="00AB2366">
      <w:pPr>
        <w:spacing w:line="200" w:lineRule="exact"/>
        <w:ind w:left="1799"/>
      </w:pPr>
    </w:p>
    <w:p w14:paraId="4F01268D" w14:textId="77777777" w:rsidR="00AB2366" w:rsidRDefault="00AB2366">
      <w:pPr>
        <w:spacing w:line="200" w:lineRule="exact"/>
        <w:ind w:left="1799"/>
      </w:pPr>
    </w:p>
    <w:p w14:paraId="7A30DE6A" w14:textId="77777777" w:rsidR="00AB2366" w:rsidRDefault="00AB2366">
      <w:pPr>
        <w:spacing w:line="283" w:lineRule="exact"/>
        <w:ind w:left="1799"/>
      </w:pPr>
    </w:p>
    <w:p w14:paraId="3FD177A0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</w:t>
      </w:r>
    </w:p>
    <w:p w14:paraId="61E71D59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A5DD292" w14:textId="77777777" w:rsidR="00AB2366" w:rsidRDefault="006E3BC1">
      <w:pPr>
        <w:spacing w:line="200" w:lineRule="exact"/>
        <w:ind w:left="1800"/>
      </w:pPr>
      <w:r>
        <w:lastRenderedPageBreak/>
        <w:pict w14:anchorId="753FCEA4">
          <v:group id="_x0000_s1071" style="position:absolute;left:0;text-align:left;margin-left:89.25pt;margin-top:121.5pt;width:432.75pt;height:.75pt;z-index:251654656;mso-position-horizontal-relative:page;mso-position-vertical-relative:page" coordorigin="1785,2430" coordsize="8655,15">
            <v:polyline id="_x0000_s1072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7C6412D0" w14:textId="77777777" w:rsidR="00AB2366" w:rsidRDefault="00AB2366">
      <w:pPr>
        <w:spacing w:line="200" w:lineRule="exact"/>
        <w:ind w:left="1800"/>
      </w:pPr>
    </w:p>
    <w:p w14:paraId="2632A56F" w14:textId="77777777" w:rsidR="00AB2366" w:rsidRDefault="00AB2366">
      <w:pPr>
        <w:spacing w:line="200" w:lineRule="exact"/>
        <w:ind w:left="1800"/>
      </w:pPr>
    </w:p>
    <w:p w14:paraId="00014E26" w14:textId="77777777" w:rsidR="00AB2366" w:rsidRDefault="00AB2366">
      <w:pPr>
        <w:spacing w:line="200" w:lineRule="exact"/>
        <w:ind w:left="1800"/>
      </w:pPr>
    </w:p>
    <w:p w14:paraId="4D1FAB78" w14:textId="77777777" w:rsidR="00AB2366" w:rsidRDefault="00AB2366">
      <w:pPr>
        <w:spacing w:line="200" w:lineRule="exact"/>
        <w:ind w:left="1800"/>
      </w:pPr>
    </w:p>
    <w:p w14:paraId="5302061E" w14:textId="77777777" w:rsidR="00AB2366" w:rsidRDefault="00AB2366">
      <w:pPr>
        <w:spacing w:line="200" w:lineRule="exact"/>
        <w:ind w:left="1800"/>
      </w:pPr>
    </w:p>
    <w:p w14:paraId="0FB18757" w14:textId="77777777" w:rsidR="00AB2366" w:rsidRDefault="00AB2366">
      <w:pPr>
        <w:spacing w:line="200" w:lineRule="exact"/>
        <w:ind w:left="1800"/>
      </w:pPr>
    </w:p>
    <w:p w14:paraId="28A1D14D" w14:textId="77777777" w:rsidR="00AB2366" w:rsidRDefault="00AB2366">
      <w:pPr>
        <w:spacing w:line="200" w:lineRule="exact"/>
        <w:ind w:left="1800"/>
      </w:pPr>
    </w:p>
    <w:p w14:paraId="62E72F64" w14:textId="77777777" w:rsidR="00AB2366" w:rsidRDefault="00AB2366">
      <w:pPr>
        <w:spacing w:line="200" w:lineRule="exact"/>
        <w:ind w:left="1800"/>
      </w:pPr>
    </w:p>
    <w:p w14:paraId="5A1206EA" w14:textId="77777777" w:rsidR="00AB2366" w:rsidRDefault="00AB2366">
      <w:pPr>
        <w:spacing w:line="388" w:lineRule="exact"/>
        <w:ind w:left="1800"/>
      </w:pPr>
    </w:p>
    <w:p w14:paraId="00A014F4" w14:textId="77777777" w:rsidR="00AB2366" w:rsidRDefault="00C044CB">
      <w:pPr>
        <w:spacing w:line="240" w:lineRule="exact"/>
        <w:ind w:left="1804"/>
      </w:pPr>
      <w:bookmarkStart w:id="718" w:name="PageMark31"/>
      <w:bookmarkEnd w:id="718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850953B" w14:textId="77777777" w:rsidR="00AB2366" w:rsidRDefault="00AB2366">
      <w:pPr>
        <w:spacing w:line="394" w:lineRule="exact"/>
        <w:ind w:left="1800"/>
      </w:pPr>
    </w:p>
    <w:p w14:paraId="6679C1F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81200CB" w14:textId="77777777" w:rsidR="00AB2366" w:rsidRDefault="00AB2366">
      <w:pPr>
        <w:spacing w:line="292" w:lineRule="exact"/>
        <w:ind w:left="1800"/>
      </w:pPr>
    </w:p>
    <w:p w14:paraId="15B563C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sweep-tune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[14,16]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</w:p>
    <w:p w14:paraId="6AC1C90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across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</w:t>
      </w:r>
    </w:p>
    <w:p w14:paraId="274A9F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</w:p>
    <w:p w14:paraId="74D909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wait.</w:t>
      </w:r>
    </w:p>
    <w:p w14:paraId="454481DD" w14:textId="77777777" w:rsidR="00AB2366" w:rsidRDefault="00AB2366">
      <w:pPr>
        <w:spacing w:line="200" w:lineRule="exact"/>
        <w:ind w:left="1800"/>
      </w:pPr>
    </w:p>
    <w:p w14:paraId="7036DC51" w14:textId="77777777" w:rsidR="00AB2366" w:rsidRDefault="00AB2366">
      <w:pPr>
        <w:spacing w:line="286" w:lineRule="exact"/>
        <w:ind w:left="1800"/>
      </w:pPr>
    </w:p>
    <w:p w14:paraId="03AEF1E3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698238A6" w14:textId="77777777" w:rsidR="00AB2366" w:rsidRDefault="00AB2366">
      <w:pPr>
        <w:spacing w:line="292" w:lineRule="exact"/>
        <w:ind w:left="1800"/>
      </w:pPr>
    </w:p>
    <w:p w14:paraId="43C4386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5.3.(d)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59B5C507" w14:textId="42B733C4" w:rsidR="00AB2366" w:rsidRDefault="00C044CB">
      <w:pPr>
        <w:tabs>
          <w:tab w:val="left" w:pos="37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’sweep’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interest</w:t>
      </w:r>
    </w:p>
    <w:p w14:paraId="2D547B0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</w:t>
      </w:r>
    </w:p>
    <w:p w14:paraId="1D0195F0" w14:textId="77777777" w:rsidR="00AB2366" w:rsidRDefault="00C044CB">
      <w:pPr>
        <w:tabs>
          <w:tab w:val="left" w:pos="248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largely</w:t>
      </w:r>
    </w:p>
    <w:p w14:paraId="60E1E77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increase.</w:t>
      </w:r>
    </w:p>
    <w:p w14:paraId="55797A73" w14:textId="77777777" w:rsidR="00AB2366" w:rsidRDefault="00AB2366">
      <w:pPr>
        <w:spacing w:line="200" w:lineRule="exact"/>
        <w:ind w:left="1800"/>
      </w:pPr>
    </w:p>
    <w:p w14:paraId="305B6CCA" w14:textId="77777777" w:rsidR="00AB2366" w:rsidRDefault="00AB2366">
      <w:pPr>
        <w:spacing w:line="200" w:lineRule="exact"/>
        <w:ind w:left="1800"/>
      </w:pPr>
    </w:p>
    <w:p w14:paraId="3E694126" w14:textId="77777777" w:rsidR="00AB2366" w:rsidRDefault="00AB2366">
      <w:pPr>
        <w:spacing w:line="236" w:lineRule="exact"/>
        <w:ind w:left="1800"/>
      </w:pPr>
    </w:p>
    <w:p w14:paraId="66F51862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5.4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Sub-Nyquist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Wideband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</w:p>
    <w:p w14:paraId="63B54FAD" w14:textId="77777777" w:rsidR="00AB2366" w:rsidRDefault="00AB2366">
      <w:pPr>
        <w:spacing w:line="342" w:lineRule="exact"/>
        <w:ind w:left="1800"/>
      </w:pPr>
    </w:p>
    <w:p w14:paraId="3DBE852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106F2D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re-</w:t>
      </w:r>
    </w:p>
    <w:p w14:paraId="129E5156" w14:textId="259460BE" w:rsidR="00AB2366" w:rsidRDefault="00C044CB">
      <w:pPr>
        <w:tabs>
          <w:tab w:val="left" w:pos="51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talking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first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take</w:t>
      </w:r>
    </w:p>
    <w:p w14:paraId="5EA30B0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</w:p>
    <w:p w14:paraId="2FEC2ED8" w14:textId="77777777" w:rsidR="00AB2366" w:rsidRDefault="00AB2366">
      <w:pPr>
        <w:spacing w:line="200" w:lineRule="exact"/>
        <w:ind w:left="1800"/>
      </w:pPr>
    </w:p>
    <w:p w14:paraId="12CDD9A1" w14:textId="77777777" w:rsidR="00AB2366" w:rsidRDefault="00AB2366">
      <w:pPr>
        <w:spacing w:line="286" w:lineRule="exact"/>
        <w:ind w:left="1800"/>
      </w:pPr>
    </w:p>
    <w:p w14:paraId="7E22C210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5.4.0.5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167BD215" w14:textId="77777777" w:rsidR="00AB2366" w:rsidRDefault="00AB2366">
      <w:pPr>
        <w:spacing w:line="292" w:lineRule="exact"/>
        <w:ind w:left="1800"/>
      </w:pPr>
    </w:p>
    <w:p w14:paraId="2737234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multi-coset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consecutive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</w:p>
    <w:p w14:paraId="0950543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69BBDF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</w:p>
    <w:p w14:paraId="6787A38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quality</w:t>
      </w:r>
    </w:p>
    <w:p w14:paraId="5999837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offsets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7155CED0" w14:textId="77777777" w:rsidR="00AB2366" w:rsidRDefault="00AB2366">
      <w:pPr>
        <w:spacing w:line="200" w:lineRule="exact"/>
        <w:ind w:left="1800"/>
      </w:pPr>
    </w:p>
    <w:p w14:paraId="03EBE632" w14:textId="77777777" w:rsidR="00AB2366" w:rsidRDefault="00AB2366">
      <w:pPr>
        <w:spacing w:line="200" w:lineRule="exact"/>
        <w:ind w:left="1800"/>
      </w:pPr>
    </w:p>
    <w:p w14:paraId="0BEABD8C" w14:textId="77777777" w:rsidR="00AB2366" w:rsidRDefault="00AB2366">
      <w:pPr>
        <w:spacing w:line="333" w:lineRule="exact"/>
        <w:ind w:left="1800"/>
      </w:pPr>
    </w:p>
    <w:p w14:paraId="47764BD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</w:t>
      </w:r>
    </w:p>
    <w:p w14:paraId="204983B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F4E5420" w14:textId="77777777" w:rsidR="00AB2366" w:rsidRDefault="006E3BC1">
      <w:pPr>
        <w:spacing w:line="200" w:lineRule="exact"/>
        <w:ind w:left="1799"/>
      </w:pPr>
      <w:r>
        <w:lastRenderedPageBreak/>
        <w:pict w14:anchorId="2BE759E6">
          <v:group id="_x0000_s1069" style="position:absolute;left:0;text-align:left;margin-left:89.25pt;margin-top:121.5pt;width:432.75pt;height:.75pt;z-index:251655680;mso-position-horizontal-relative:page;mso-position-vertical-relative:page" coordorigin="1785,2430" coordsize="8655,15">
            <v:polyline id="_x0000_s1070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3AFE3142" w14:textId="77777777" w:rsidR="00AB2366" w:rsidRDefault="00AB2366">
      <w:pPr>
        <w:spacing w:line="200" w:lineRule="exact"/>
        <w:ind w:left="1799"/>
      </w:pPr>
    </w:p>
    <w:p w14:paraId="44B47E74" w14:textId="77777777" w:rsidR="00AB2366" w:rsidRDefault="00AB2366">
      <w:pPr>
        <w:spacing w:line="200" w:lineRule="exact"/>
        <w:ind w:left="1799"/>
      </w:pPr>
    </w:p>
    <w:p w14:paraId="5B63FAEF" w14:textId="77777777" w:rsidR="00AB2366" w:rsidRDefault="00AB2366">
      <w:pPr>
        <w:spacing w:line="200" w:lineRule="exact"/>
        <w:ind w:left="1799"/>
      </w:pPr>
    </w:p>
    <w:p w14:paraId="259E9804" w14:textId="77777777" w:rsidR="00AB2366" w:rsidRDefault="00AB2366">
      <w:pPr>
        <w:spacing w:line="200" w:lineRule="exact"/>
        <w:ind w:left="1799"/>
      </w:pPr>
    </w:p>
    <w:p w14:paraId="503A883A" w14:textId="77777777" w:rsidR="00AB2366" w:rsidRDefault="00AB2366">
      <w:pPr>
        <w:spacing w:line="200" w:lineRule="exact"/>
        <w:ind w:left="1799"/>
      </w:pPr>
    </w:p>
    <w:p w14:paraId="7088EA71" w14:textId="77777777" w:rsidR="00AB2366" w:rsidRDefault="00AB2366">
      <w:pPr>
        <w:spacing w:line="200" w:lineRule="exact"/>
        <w:ind w:left="1799"/>
      </w:pPr>
    </w:p>
    <w:p w14:paraId="4F96D4EE" w14:textId="77777777" w:rsidR="00AB2366" w:rsidRDefault="00AB2366">
      <w:pPr>
        <w:spacing w:line="200" w:lineRule="exact"/>
        <w:ind w:left="1799"/>
      </w:pPr>
    </w:p>
    <w:p w14:paraId="68738D3E" w14:textId="77777777" w:rsidR="00AB2366" w:rsidRDefault="00AB2366">
      <w:pPr>
        <w:spacing w:line="200" w:lineRule="exact"/>
        <w:ind w:left="1799"/>
      </w:pPr>
    </w:p>
    <w:p w14:paraId="33FE7B1C" w14:textId="77777777" w:rsidR="00AB2366" w:rsidRDefault="00AB2366">
      <w:pPr>
        <w:spacing w:line="388" w:lineRule="exact"/>
        <w:ind w:left="1799"/>
      </w:pPr>
    </w:p>
    <w:p w14:paraId="44C5B71D" w14:textId="77777777" w:rsidR="00AB2366" w:rsidRDefault="00C044CB">
      <w:pPr>
        <w:spacing w:line="240" w:lineRule="exact"/>
        <w:ind w:left="1804"/>
      </w:pPr>
      <w:bookmarkStart w:id="719" w:name="PageMark32"/>
      <w:bookmarkEnd w:id="71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00EBA7C" w14:textId="77777777" w:rsidR="00AB2366" w:rsidRDefault="00AB2366">
      <w:pPr>
        <w:spacing w:line="394" w:lineRule="exact"/>
        <w:ind w:left="1799"/>
      </w:pPr>
    </w:p>
    <w:p w14:paraId="001516EB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5.4.0.6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</w:p>
    <w:p w14:paraId="441CF031" w14:textId="77777777" w:rsidR="00AB2366" w:rsidRDefault="00AB2366">
      <w:pPr>
        <w:spacing w:line="292" w:lineRule="exact"/>
        <w:ind w:left="1799"/>
      </w:pPr>
    </w:p>
    <w:p w14:paraId="253751D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wrap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564B2B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</w:p>
    <w:p w14:paraId="1CC42C2D" w14:textId="6D61D747" w:rsidR="00AB2366" w:rsidRDefault="00C044CB">
      <w:pPr>
        <w:tabs>
          <w:tab w:val="left" w:pos="3639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synchronisation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</w:p>
    <w:p w14:paraId="2CDF71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instead,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increased</w:t>
      </w:r>
    </w:p>
    <w:p w14:paraId="130383A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although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08DDC1B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3E5E01A5" w14:textId="77777777" w:rsidR="00AB2366" w:rsidRDefault="00AB2366">
      <w:pPr>
        <w:spacing w:line="200" w:lineRule="exact"/>
        <w:ind w:left="1799"/>
      </w:pPr>
    </w:p>
    <w:p w14:paraId="3771E132" w14:textId="77777777" w:rsidR="00AB2366" w:rsidRDefault="00AB2366">
      <w:pPr>
        <w:spacing w:line="200" w:lineRule="exact"/>
        <w:ind w:left="1799"/>
      </w:pPr>
    </w:p>
    <w:p w14:paraId="26D9153B" w14:textId="77777777" w:rsidR="00AB2366" w:rsidRDefault="00AB2366">
      <w:pPr>
        <w:spacing w:line="236" w:lineRule="exact"/>
        <w:ind w:left="1799"/>
      </w:pPr>
    </w:p>
    <w:p w14:paraId="711038A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5.5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based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Detection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Method</w:t>
      </w:r>
    </w:p>
    <w:p w14:paraId="165A0555" w14:textId="77777777" w:rsidR="00AB2366" w:rsidRDefault="00AB2366">
      <w:pPr>
        <w:spacing w:line="392" w:lineRule="exact"/>
        <w:ind w:left="1799"/>
      </w:pPr>
    </w:p>
    <w:p w14:paraId="168B5D3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Introduction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to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Spectrum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Sensing</w:t>
      </w:r>
    </w:p>
    <w:p w14:paraId="7B84619E" w14:textId="77777777" w:rsidR="00AB2366" w:rsidRDefault="00AB2366">
      <w:pPr>
        <w:spacing w:line="275" w:lineRule="exact"/>
        <w:ind w:left="1799"/>
      </w:pPr>
    </w:p>
    <w:p w14:paraId="20A1EBA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EDA25E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aspects:</w:t>
      </w:r>
    </w:p>
    <w:p w14:paraId="11EC1C22" w14:textId="77777777" w:rsidR="00AB2366" w:rsidRDefault="00AB2366">
      <w:pPr>
        <w:spacing w:line="200" w:lineRule="exact"/>
        <w:ind w:left="1799"/>
      </w:pPr>
    </w:p>
    <w:p w14:paraId="29FFED57" w14:textId="77777777" w:rsidR="00AB2366" w:rsidRDefault="00AB2366">
      <w:pPr>
        <w:spacing w:line="286" w:lineRule="exact"/>
        <w:ind w:left="1799"/>
      </w:pPr>
    </w:p>
    <w:p w14:paraId="5A40E3CB" w14:textId="5D8CB22E" w:rsidR="00AB2366" w:rsidRDefault="00C044CB">
      <w:pPr>
        <w:tabs>
          <w:tab w:val="left" w:pos="3548"/>
        </w:tabs>
        <w:spacing w:line="311" w:lineRule="exact"/>
        <w:ind w:left="1800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Sampling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Rate</w:t>
      </w:r>
      <w:r w:rsidR="00C95047"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transmission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066FBDA3" w14:textId="77777777" w:rsidR="00AB2366" w:rsidRDefault="00C044CB">
      <w:pPr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reasonable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</w:t>
      </w:r>
    </w:p>
    <w:p w14:paraId="07CAD65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</w:p>
    <w:p w14:paraId="0B8E271F" w14:textId="77777777" w:rsidR="00AB2366" w:rsidRDefault="00AB2366">
      <w:pPr>
        <w:spacing w:line="200" w:lineRule="exact"/>
        <w:ind w:left="1799"/>
      </w:pPr>
    </w:p>
    <w:p w14:paraId="677F7D5E" w14:textId="77777777" w:rsidR="00AB2366" w:rsidRDefault="00AB2366">
      <w:pPr>
        <w:spacing w:line="286" w:lineRule="exact"/>
        <w:ind w:left="1799"/>
      </w:pPr>
    </w:p>
    <w:p w14:paraId="20F96654" w14:textId="799C846C" w:rsidR="00AB2366" w:rsidRDefault="00C044CB">
      <w:pPr>
        <w:tabs>
          <w:tab w:val="left" w:pos="4322"/>
        </w:tabs>
        <w:spacing w:line="311" w:lineRule="exact"/>
        <w:ind w:left="1799"/>
      </w:pP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Flexibility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and</w:t>
      </w:r>
      <w:r w:rsidRPr="00C95047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C95047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Energy</w:t>
      </w:r>
      <w:r w:rsidR="00C95047"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types</w:t>
      </w:r>
    </w:p>
    <w:p w14:paraId="1AD75C91" w14:textId="4B579C0F" w:rsidR="00AB2366" w:rsidRDefault="00C044CB">
      <w:pPr>
        <w:tabs>
          <w:tab w:val="left" w:pos="9529"/>
        </w:tabs>
        <w:spacing w:line="419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phone,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satellites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</w:p>
    <w:p w14:paraId="5306D50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normal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down-conversion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(then</w:t>
      </w:r>
    </w:p>
    <w:p w14:paraId="482864A2" w14:textId="77777777" w:rsidR="00AB2366" w:rsidRDefault="00C044CB">
      <w:pPr>
        <w:tabs>
          <w:tab w:val="left" w:pos="3771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sampling).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adap-</w:t>
      </w:r>
    </w:p>
    <w:p w14:paraId="50A97FE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oscillator(LO)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filter-banks(FB).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Inversely,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</w:p>
    <w:p w14:paraId="119DA894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(frequency)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ranges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FB.</w:t>
      </w:r>
    </w:p>
    <w:p w14:paraId="6858E47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theCSbecomepopularincognitivespectrumsensing.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Thefigure5.4demon-</w:t>
      </w:r>
    </w:p>
    <w:p w14:paraId="3540C979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briefly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117DFB8E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viewed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29282CD6" w14:textId="77777777" w:rsidR="00AB2366" w:rsidRDefault="00AB2366">
      <w:pPr>
        <w:spacing w:line="357" w:lineRule="exact"/>
        <w:ind w:left="1799"/>
      </w:pPr>
    </w:p>
    <w:p w14:paraId="054CD4B4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</w:t>
      </w:r>
    </w:p>
    <w:p w14:paraId="6F88B16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A0A256A" w14:textId="77777777" w:rsidR="00AB2366" w:rsidRDefault="006E3BC1">
      <w:pPr>
        <w:spacing w:line="200" w:lineRule="exact"/>
        <w:ind w:left="1800"/>
      </w:pPr>
      <w:r>
        <w:lastRenderedPageBreak/>
        <w:pict w14:anchorId="65708AD1">
          <v:group id="_x0000_s1067" style="position:absolute;left:0;text-align:left;margin-left:89.25pt;margin-top:121.5pt;width:432.75pt;height:.75pt;z-index:251656704;mso-position-horizontal-relative:page;mso-position-vertical-relative:page" coordorigin="1785,2430" coordsize="8655,15">
            <v:polyline id="_x0000_s1068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298A71F5">
          <v:shape id="_x0000_s1066" type="#_x0000_t75" style="position:absolute;left:0;text-align:left;margin-left:2in;margin-top:140.25pt;width:324pt;height:209.25pt;z-index:251657728;mso-position-horizontal-relative:page;mso-position-vertical-relative:page">
            <v:imagedata r:id="rId19" o:title=""/>
            <w10:wrap anchorx="page" anchory="page"/>
          </v:shape>
        </w:pict>
      </w:r>
    </w:p>
    <w:p w14:paraId="224A367D" w14:textId="77777777" w:rsidR="00AB2366" w:rsidRDefault="00AB2366">
      <w:pPr>
        <w:spacing w:line="200" w:lineRule="exact"/>
        <w:ind w:left="1800"/>
      </w:pPr>
    </w:p>
    <w:p w14:paraId="1419313B" w14:textId="77777777" w:rsidR="00AB2366" w:rsidRDefault="00AB2366">
      <w:pPr>
        <w:spacing w:line="200" w:lineRule="exact"/>
        <w:ind w:left="1800"/>
      </w:pPr>
    </w:p>
    <w:p w14:paraId="2582536A" w14:textId="77777777" w:rsidR="00AB2366" w:rsidRDefault="00AB2366">
      <w:pPr>
        <w:spacing w:line="200" w:lineRule="exact"/>
        <w:ind w:left="1800"/>
      </w:pPr>
    </w:p>
    <w:p w14:paraId="13C6DF14" w14:textId="77777777" w:rsidR="00AB2366" w:rsidRDefault="00AB2366">
      <w:pPr>
        <w:spacing w:line="200" w:lineRule="exact"/>
        <w:ind w:left="1800"/>
      </w:pPr>
    </w:p>
    <w:p w14:paraId="4F68C660" w14:textId="77777777" w:rsidR="00AB2366" w:rsidRDefault="00AB2366">
      <w:pPr>
        <w:spacing w:line="200" w:lineRule="exact"/>
        <w:ind w:left="1800"/>
      </w:pPr>
    </w:p>
    <w:p w14:paraId="018F2EFD" w14:textId="77777777" w:rsidR="00AB2366" w:rsidRDefault="00AB2366">
      <w:pPr>
        <w:spacing w:line="200" w:lineRule="exact"/>
        <w:ind w:left="1800"/>
      </w:pPr>
    </w:p>
    <w:p w14:paraId="6D0A58C7" w14:textId="77777777" w:rsidR="00AB2366" w:rsidRDefault="00AB2366">
      <w:pPr>
        <w:spacing w:line="200" w:lineRule="exact"/>
        <w:ind w:left="1800"/>
      </w:pPr>
    </w:p>
    <w:p w14:paraId="40FCC554" w14:textId="77777777" w:rsidR="00AB2366" w:rsidRDefault="00AB2366">
      <w:pPr>
        <w:spacing w:line="200" w:lineRule="exact"/>
        <w:ind w:left="1800"/>
      </w:pPr>
    </w:p>
    <w:p w14:paraId="3C2AF046" w14:textId="77777777" w:rsidR="00AB2366" w:rsidRDefault="00AB2366">
      <w:pPr>
        <w:spacing w:line="388" w:lineRule="exact"/>
        <w:ind w:left="1800"/>
      </w:pPr>
    </w:p>
    <w:p w14:paraId="56506F37" w14:textId="77777777" w:rsidR="00AB2366" w:rsidRDefault="00C044CB">
      <w:pPr>
        <w:spacing w:line="240" w:lineRule="exact"/>
        <w:ind w:left="1804"/>
      </w:pPr>
      <w:bookmarkStart w:id="720" w:name="PageMark33"/>
      <w:bookmarkEnd w:id="72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6C77D40" w14:textId="77777777" w:rsidR="00AB2366" w:rsidRDefault="00AB2366">
      <w:pPr>
        <w:spacing w:line="200" w:lineRule="exact"/>
        <w:ind w:left="1800"/>
      </w:pPr>
    </w:p>
    <w:p w14:paraId="0E1CEC26" w14:textId="77777777" w:rsidR="00AB2366" w:rsidRDefault="00AB2366">
      <w:pPr>
        <w:spacing w:line="200" w:lineRule="exact"/>
        <w:ind w:left="1800"/>
      </w:pPr>
    </w:p>
    <w:p w14:paraId="069C36DD" w14:textId="77777777" w:rsidR="00AB2366" w:rsidRDefault="00AB2366">
      <w:pPr>
        <w:spacing w:line="200" w:lineRule="exact"/>
        <w:ind w:left="1800"/>
      </w:pPr>
    </w:p>
    <w:p w14:paraId="31F17395" w14:textId="77777777" w:rsidR="00AB2366" w:rsidRDefault="00AB2366">
      <w:pPr>
        <w:spacing w:line="200" w:lineRule="exact"/>
        <w:ind w:left="1800"/>
      </w:pPr>
    </w:p>
    <w:p w14:paraId="16EBF6EB" w14:textId="77777777" w:rsidR="00AB2366" w:rsidRDefault="00AB2366">
      <w:pPr>
        <w:spacing w:line="200" w:lineRule="exact"/>
        <w:ind w:left="1800"/>
      </w:pPr>
    </w:p>
    <w:p w14:paraId="756C5C66" w14:textId="77777777" w:rsidR="00AB2366" w:rsidRDefault="00AB2366">
      <w:pPr>
        <w:spacing w:line="200" w:lineRule="exact"/>
        <w:ind w:left="1800"/>
      </w:pPr>
    </w:p>
    <w:p w14:paraId="5921BCC0" w14:textId="77777777" w:rsidR="00AB2366" w:rsidRDefault="00AB2366">
      <w:pPr>
        <w:spacing w:line="200" w:lineRule="exact"/>
        <w:ind w:left="1800"/>
      </w:pPr>
    </w:p>
    <w:p w14:paraId="7E52E9CA" w14:textId="77777777" w:rsidR="00AB2366" w:rsidRDefault="00AB2366">
      <w:pPr>
        <w:spacing w:line="200" w:lineRule="exact"/>
        <w:ind w:left="1800"/>
      </w:pPr>
    </w:p>
    <w:p w14:paraId="4DDFD4A1" w14:textId="77777777" w:rsidR="00AB2366" w:rsidRDefault="00AB2366">
      <w:pPr>
        <w:spacing w:line="200" w:lineRule="exact"/>
        <w:ind w:left="1800"/>
      </w:pPr>
    </w:p>
    <w:p w14:paraId="1EED1435" w14:textId="77777777" w:rsidR="00AB2366" w:rsidRDefault="00AB2366">
      <w:pPr>
        <w:spacing w:line="200" w:lineRule="exact"/>
        <w:ind w:left="1800"/>
      </w:pPr>
    </w:p>
    <w:p w14:paraId="082D086E" w14:textId="77777777" w:rsidR="00AB2366" w:rsidRDefault="00AB2366">
      <w:pPr>
        <w:spacing w:line="200" w:lineRule="exact"/>
        <w:ind w:left="1800"/>
      </w:pPr>
    </w:p>
    <w:p w14:paraId="42A908E7" w14:textId="77777777" w:rsidR="00AB2366" w:rsidRDefault="00AB2366">
      <w:pPr>
        <w:spacing w:line="200" w:lineRule="exact"/>
        <w:ind w:left="1800"/>
      </w:pPr>
    </w:p>
    <w:p w14:paraId="69C74E72" w14:textId="77777777" w:rsidR="00AB2366" w:rsidRDefault="00AB2366">
      <w:pPr>
        <w:spacing w:line="200" w:lineRule="exact"/>
        <w:ind w:left="1800"/>
      </w:pPr>
    </w:p>
    <w:p w14:paraId="1E196506" w14:textId="77777777" w:rsidR="00AB2366" w:rsidRDefault="00AB2366">
      <w:pPr>
        <w:spacing w:line="200" w:lineRule="exact"/>
        <w:ind w:left="1800"/>
      </w:pPr>
    </w:p>
    <w:p w14:paraId="4F456973" w14:textId="77777777" w:rsidR="00AB2366" w:rsidRDefault="00AB2366">
      <w:pPr>
        <w:spacing w:line="200" w:lineRule="exact"/>
        <w:ind w:left="1800"/>
      </w:pPr>
    </w:p>
    <w:p w14:paraId="34EB4B8D" w14:textId="77777777" w:rsidR="00AB2366" w:rsidRDefault="00AB2366">
      <w:pPr>
        <w:spacing w:line="200" w:lineRule="exact"/>
        <w:ind w:left="1800"/>
      </w:pPr>
    </w:p>
    <w:p w14:paraId="41BE33D8" w14:textId="77777777" w:rsidR="00AB2366" w:rsidRDefault="00AB2366">
      <w:pPr>
        <w:spacing w:line="200" w:lineRule="exact"/>
        <w:ind w:left="1800"/>
      </w:pPr>
    </w:p>
    <w:p w14:paraId="38D7B438" w14:textId="77777777" w:rsidR="00AB2366" w:rsidRDefault="00AB2366">
      <w:pPr>
        <w:spacing w:line="200" w:lineRule="exact"/>
        <w:ind w:left="1800"/>
      </w:pPr>
    </w:p>
    <w:p w14:paraId="46299E83" w14:textId="77777777" w:rsidR="00AB2366" w:rsidRDefault="00AB2366">
      <w:pPr>
        <w:spacing w:line="200" w:lineRule="exact"/>
        <w:ind w:left="1800"/>
      </w:pPr>
    </w:p>
    <w:p w14:paraId="45B2DD15" w14:textId="77777777" w:rsidR="00AB2366" w:rsidRDefault="00AB2366">
      <w:pPr>
        <w:spacing w:line="200" w:lineRule="exact"/>
        <w:ind w:left="1800"/>
      </w:pPr>
    </w:p>
    <w:p w14:paraId="79D85221" w14:textId="77777777" w:rsidR="00AB2366" w:rsidRDefault="00AB2366">
      <w:pPr>
        <w:spacing w:line="200" w:lineRule="exact"/>
        <w:ind w:left="1800"/>
      </w:pPr>
    </w:p>
    <w:p w14:paraId="7AD3C494" w14:textId="77777777" w:rsidR="00AB2366" w:rsidRDefault="00AB2366">
      <w:pPr>
        <w:spacing w:line="200" w:lineRule="exact"/>
        <w:ind w:left="1800"/>
      </w:pPr>
    </w:p>
    <w:p w14:paraId="29296711" w14:textId="77777777" w:rsidR="00AB2366" w:rsidRDefault="00AB2366">
      <w:pPr>
        <w:spacing w:line="200" w:lineRule="exact"/>
        <w:ind w:left="1800"/>
      </w:pPr>
    </w:p>
    <w:p w14:paraId="3463B00C" w14:textId="77777777" w:rsidR="00AB2366" w:rsidRDefault="00AB2366">
      <w:pPr>
        <w:spacing w:line="371" w:lineRule="exact"/>
        <w:ind w:left="1800"/>
      </w:pPr>
    </w:p>
    <w:p w14:paraId="6F659107" w14:textId="657C2DDB" w:rsidR="00AB2366" w:rsidRDefault="00C044CB">
      <w:pPr>
        <w:tabs>
          <w:tab w:val="left" w:pos="2981"/>
          <w:tab w:val="left" w:pos="9416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architectures: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</w:p>
    <w:p w14:paraId="26799D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28D978A" w14:textId="77777777" w:rsidR="00AB2366" w:rsidRDefault="00AB2366">
      <w:pPr>
        <w:spacing w:line="354" w:lineRule="exact"/>
        <w:ind w:left="1800"/>
      </w:pPr>
    </w:p>
    <w:p w14:paraId="2CFB447A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Compressive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Detectors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Overview</w:t>
      </w:r>
    </w:p>
    <w:p w14:paraId="3E7ED0C4" w14:textId="77777777" w:rsidR="00AB2366" w:rsidRDefault="00AB2366">
      <w:pPr>
        <w:spacing w:line="267" w:lineRule="exact"/>
        <w:ind w:left="1800"/>
      </w:pPr>
    </w:p>
    <w:p w14:paraId="221BBD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D502FF1" w14:textId="77777777" w:rsidR="00AB2366" w:rsidRDefault="00AB2366">
      <w:pPr>
        <w:spacing w:line="292" w:lineRule="exact"/>
        <w:ind w:left="1800"/>
      </w:pPr>
    </w:p>
    <w:p w14:paraId="284BE3CE" w14:textId="77777777" w:rsidR="00AB2366" w:rsidRDefault="00C044CB">
      <w:pPr>
        <w:tabs>
          <w:tab w:val="left" w:pos="2519"/>
          <w:tab w:val="left" w:pos="3239"/>
          <w:tab w:val="left" w:pos="4118"/>
          <w:tab w:val="left" w:pos="4506"/>
          <w:tab w:val="left" w:pos="6743"/>
          <w:tab w:val="left" w:pos="7330"/>
          <w:tab w:val="left" w:pos="7970"/>
          <w:tab w:val="left" w:pos="8836"/>
          <w:tab w:val="left" w:pos="9279"/>
          <w:tab w:val="left" w:pos="9959"/>
          <w:tab w:val="left" w:pos="1021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5.4.(a)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026F12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(AIC)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finite-length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7A2983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archi-</w:t>
      </w:r>
    </w:p>
    <w:p w14:paraId="25AE372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</w:p>
    <w:p w14:paraId="2785DA4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l1-norm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minimization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LASSO)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OMP).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</w:p>
    <w:p w14:paraId="5514E31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easily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imperfections.</w:t>
      </w:r>
    </w:p>
    <w:p w14:paraId="1D57B8E7" w14:textId="77777777" w:rsidR="00AB2366" w:rsidRDefault="00AB2366">
      <w:pPr>
        <w:spacing w:line="200" w:lineRule="exact"/>
        <w:ind w:left="1800"/>
      </w:pPr>
    </w:p>
    <w:p w14:paraId="495D3276" w14:textId="77777777" w:rsidR="00AB2366" w:rsidRDefault="00AB2366">
      <w:pPr>
        <w:spacing w:line="286" w:lineRule="exact"/>
        <w:ind w:left="1800"/>
      </w:pPr>
    </w:p>
    <w:p w14:paraId="1765A9B8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322CAAF2" w14:textId="77777777" w:rsidR="00AB2366" w:rsidRDefault="00AB2366">
      <w:pPr>
        <w:spacing w:line="292" w:lineRule="exact"/>
        <w:ind w:left="1800"/>
      </w:pPr>
    </w:p>
    <w:p w14:paraId="76A6DB1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5.4.(b)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(MWC)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A3088CD" w14:textId="35B89615" w:rsidR="00AB2366" w:rsidRDefault="00C044CB">
      <w:pPr>
        <w:tabs>
          <w:tab w:val="left" w:pos="819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32FD1330" w14:textId="2E183A68" w:rsidR="00AB2366" w:rsidRDefault="00C044CB">
      <w:pPr>
        <w:tabs>
          <w:tab w:val="left" w:pos="1006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parallel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1D5F5E0" w14:textId="77777777" w:rsidR="00AB2366" w:rsidRDefault="00AB2366">
      <w:pPr>
        <w:spacing w:line="200" w:lineRule="exact"/>
        <w:ind w:left="1800"/>
      </w:pPr>
    </w:p>
    <w:p w14:paraId="78465941" w14:textId="77777777" w:rsidR="00AB2366" w:rsidRDefault="00AB2366">
      <w:pPr>
        <w:spacing w:line="366" w:lineRule="exact"/>
        <w:ind w:left="1800"/>
      </w:pPr>
    </w:p>
    <w:p w14:paraId="3DDB0C5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</w:t>
      </w:r>
    </w:p>
    <w:p w14:paraId="177678C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704ED3F" w14:textId="77777777" w:rsidR="00AB2366" w:rsidRDefault="006E3BC1">
      <w:pPr>
        <w:spacing w:line="200" w:lineRule="exact"/>
        <w:ind w:left="1800"/>
      </w:pPr>
      <w:r>
        <w:lastRenderedPageBreak/>
        <w:pict w14:anchorId="3F428B69">
          <v:group id="_x0000_s1064" style="position:absolute;left:0;text-align:left;margin-left:89.25pt;margin-top:121.5pt;width:432.75pt;height:.75pt;z-index:251658752;mso-position-horizontal-relative:page;mso-position-vertical-relative:page" coordorigin="1785,2430" coordsize="8655,15">
            <v:polyline id="_x0000_s1065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530E5A22" w14:textId="77777777" w:rsidR="00AB2366" w:rsidRDefault="00AB2366">
      <w:pPr>
        <w:spacing w:line="200" w:lineRule="exact"/>
        <w:ind w:left="1800"/>
      </w:pPr>
    </w:p>
    <w:p w14:paraId="68A4B8CB" w14:textId="77777777" w:rsidR="00AB2366" w:rsidRDefault="00AB2366">
      <w:pPr>
        <w:spacing w:line="200" w:lineRule="exact"/>
        <w:ind w:left="1800"/>
      </w:pPr>
    </w:p>
    <w:p w14:paraId="125239E9" w14:textId="77777777" w:rsidR="00AB2366" w:rsidRDefault="00AB2366">
      <w:pPr>
        <w:spacing w:line="200" w:lineRule="exact"/>
        <w:ind w:left="1800"/>
      </w:pPr>
    </w:p>
    <w:p w14:paraId="77846447" w14:textId="77777777" w:rsidR="00AB2366" w:rsidRDefault="00AB2366">
      <w:pPr>
        <w:spacing w:line="200" w:lineRule="exact"/>
        <w:ind w:left="1800"/>
      </w:pPr>
    </w:p>
    <w:p w14:paraId="2D07E052" w14:textId="77777777" w:rsidR="00AB2366" w:rsidRDefault="00AB2366">
      <w:pPr>
        <w:spacing w:line="200" w:lineRule="exact"/>
        <w:ind w:left="1800"/>
      </w:pPr>
    </w:p>
    <w:p w14:paraId="22356C41" w14:textId="77777777" w:rsidR="00AB2366" w:rsidRDefault="00AB2366">
      <w:pPr>
        <w:spacing w:line="200" w:lineRule="exact"/>
        <w:ind w:left="1800"/>
      </w:pPr>
    </w:p>
    <w:p w14:paraId="7686B182" w14:textId="77777777" w:rsidR="00AB2366" w:rsidRDefault="00AB2366">
      <w:pPr>
        <w:spacing w:line="200" w:lineRule="exact"/>
        <w:ind w:left="1800"/>
      </w:pPr>
    </w:p>
    <w:p w14:paraId="2854B566" w14:textId="77777777" w:rsidR="00AB2366" w:rsidRDefault="00AB2366">
      <w:pPr>
        <w:spacing w:line="200" w:lineRule="exact"/>
        <w:ind w:left="1800"/>
      </w:pPr>
    </w:p>
    <w:p w14:paraId="54BFD68E" w14:textId="77777777" w:rsidR="00AB2366" w:rsidRDefault="00AB2366">
      <w:pPr>
        <w:spacing w:line="388" w:lineRule="exact"/>
        <w:ind w:left="1800"/>
      </w:pPr>
    </w:p>
    <w:p w14:paraId="5E96F0E2" w14:textId="77777777" w:rsidR="00AB2366" w:rsidRDefault="00C044CB">
      <w:pPr>
        <w:spacing w:line="240" w:lineRule="exact"/>
        <w:ind w:left="1804"/>
      </w:pPr>
      <w:bookmarkStart w:id="721" w:name="PageMark34"/>
      <w:bookmarkEnd w:id="72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A3EC23" w14:textId="77777777" w:rsidR="00AB2366" w:rsidRDefault="00AB2366">
      <w:pPr>
        <w:spacing w:line="200" w:lineRule="exact"/>
        <w:ind w:left="1800"/>
      </w:pPr>
    </w:p>
    <w:p w14:paraId="2EA6D2FB" w14:textId="77777777" w:rsidR="00AB2366" w:rsidRDefault="00AB2366">
      <w:pPr>
        <w:spacing w:line="202" w:lineRule="exact"/>
        <w:ind w:left="1800"/>
      </w:pPr>
    </w:p>
    <w:p w14:paraId="50F8BFF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(MMV)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</w:p>
    <w:p w14:paraId="71E996A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columns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coefficients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</w:p>
    <w:p w14:paraId="2945BE1E" w14:textId="77777777" w:rsidR="00AB2366" w:rsidRDefault="00C044CB">
      <w:pPr>
        <w:tabs>
          <w:tab w:val="left" w:pos="349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MWC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739B4D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mismatches.</w:t>
      </w:r>
    </w:p>
    <w:p w14:paraId="280A674E" w14:textId="77777777" w:rsidR="00AB2366" w:rsidRDefault="00AB2366">
      <w:pPr>
        <w:spacing w:line="200" w:lineRule="exact"/>
        <w:ind w:left="1800"/>
      </w:pPr>
    </w:p>
    <w:p w14:paraId="3229D0E9" w14:textId="77777777" w:rsidR="00AB2366" w:rsidRDefault="00AB2366">
      <w:pPr>
        <w:spacing w:line="286" w:lineRule="exact"/>
        <w:ind w:left="1800"/>
      </w:pPr>
    </w:p>
    <w:p w14:paraId="09404F9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033B1321" w14:textId="77777777" w:rsidR="00AB2366" w:rsidRDefault="00AB2366">
      <w:pPr>
        <w:spacing w:line="292" w:lineRule="exact"/>
        <w:ind w:left="1800"/>
      </w:pPr>
    </w:p>
    <w:p w14:paraId="0C598B5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Cooperativeversionsofspectrumsensingisanopenissue,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whichaimsatsolvingthehidden</w:t>
      </w:r>
    </w:p>
    <w:p w14:paraId="624364D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4E8093F1" w14:textId="037D6876" w:rsidR="00AB2366" w:rsidRDefault="00C044CB">
      <w:pPr>
        <w:tabs>
          <w:tab w:val="left" w:pos="704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[20,21].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35B85B2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decision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</w:p>
    <w:p w14:paraId="7C8E59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greater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7C0EB4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centralised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decen-</w:t>
      </w:r>
    </w:p>
    <w:p w14:paraId="5B1FBAFC" w14:textId="77777777" w:rsidR="00AB2366" w:rsidRDefault="00C044CB">
      <w:pPr>
        <w:tabs>
          <w:tab w:val="left" w:pos="348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tralised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manner.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</w:p>
    <w:p w14:paraId="6B552D4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(CSI)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itself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3DB73E4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cumbersome.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extensions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carried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</w:t>
      </w:r>
    </w:p>
    <w:p w14:paraId="39DC43D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[22].</w:t>
      </w:r>
    </w:p>
    <w:p w14:paraId="52227A99" w14:textId="77777777" w:rsidR="00AB2366" w:rsidRDefault="00AB2366">
      <w:pPr>
        <w:spacing w:line="200" w:lineRule="exact"/>
        <w:ind w:left="1800"/>
      </w:pPr>
    </w:p>
    <w:p w14:paraId="0FC618FA" w14:textId="77777777" w:rsidR="00AB2366" w:rsidRDefault="00AB2366">
      <w:pPr>
        <w:spacing w:line="345" w:lineRule="exact"/>
        <w:ind w:left="1800"/>
      </w:pPr>
    </w:p>
    <w:p w14:paraId="3DB8D6A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5.5.3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An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Instance: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Cognitive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Radar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System</w:t>
      </w:r>
    </w:p>
    <w:p w14:paraId="7710C353" w14:textId="77777777" w:rsidR="00AB2366" w:rsidRDefault="00AB2366">
      <w:pPr>
        <w:spacing w:line="275" w:lineRule="exact"/>
        <w:ind w:left="1800"/>
      </w:pPr>
    </w:p>
    <w:p w14:paraId="5922397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enhance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</w:p>
    <w:p w14:paraId="110477CF" w14:textId="77777777" w:rsidR="00AB2366" w:rsidRDefault="00C044CB">
      <w:pPr>
        <w:tabs>
          <w:tab w:val="left" w:pos="832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7374FC4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typical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(RD)</w:t>
      </w:r>
    </w:p>
    <w:p w14:paraId="69FF96A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acquiring,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de-noising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(BPDN)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discrete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basis</w:t>
      </w:r>
    </w:p>
    <w:p w14:paraId="0D432A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(DCT)forsparsereconstruction,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andclassicalenergydetector(ED)forhypothesisanalysis.</w:t>
      </w:r>
    </w:p>
    <w:p w14:paraId="64B70D2A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appealing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5D8103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(using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&lt;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30%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signal)</w:t>
      </w:r>
    </w:p>
    <w:p w14:paraId="3966F69C" w14:textId="6075E017" w:rsidR="00AB2366" w:rsidRDefault="00C044CB">
      <w:pPr>
        <w:tabs>
          <w:tab w:val="left" w:pos="617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 w:rsidR="00C9504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3E0F8D4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struggles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suffers.</w:t>
      </w:r>
    </w:p>
    <w:p w14:paraId="75AB7EA8" w14:textId="77777777" w:rsidR="00AB2366" w:rsidRDefault="00AB2366">
      <w:pPr>
        <w:spacing w:line="338" w:lineRule="exact"/>
        <w:ind w:left="1800"/>
      </w:pPr>
    </w:p>
    <w:p w14:paraId="4F26F72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</w:t>
      </w:r>
    </w:p>
    <w:p w14:paraId="24E38FD2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11352B" w14:textId="77777777" w:rsidR="00AB2366" w:rsidRDefault="006E3BC1">
      <w:pPr>
        <w:spacing w:line="200" w:lineRule="exact"/>
        <w:ind w:left="1800"/>
      </w:pPr>
      <w:r>
        <w:lastRenderedPageBreak/>
        <w:pict w14:anchorId="76EB18F4">
          <v:group id="_x0000_s1062" style="position:absolute;left:0;text-align:left;margin-left:89.25pt;margin-top:121.5pt;width:432.75pt;height:.75pt;z-index:251659776;mso-position-horizontal-relative:page;mso-position-vertical-relative:page" coordorigin="1785,2430" coordsize="8655,15">
            <v:polyline id="_x0000_s1063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3429325E">
          <v:shape id="_x0000_s1061" type="#_x0000_t75" style="position:absolute;left:0;text-align:left;margin-left:2in;margin-top:247.5pt;width:324.75pt;height:320.25pt;z-index:251660800;mso-position-horizontal-relative:page;mso-position-vertical-relative:page">
            <v:imagedata r:id="rId20" o:title=""/>
            <w10:wrap anchorx="page" anchory="page"/>
          </v:shape>
        </w:pict>
      </w:r>
    </w:p>
    <w:p w14:paraId="34319035" w14:textId="77777777" w:rsidR="00AB2366" w:rsidRDefault="00AB2366">
      <w:pPr>
        <w:spacing w:line="200" w:lineRule="exact"/>
        <w:ind w:left="1800"/>
      </w:pPr>
    </w:p>
    <w:p w14:paraId="6C761612" w14:textId="77777777" w:rsidR="00AB2366" w:rsidRDefault="00AB2366">
      <w:pPr>
        <w:spacing w:line="200" w:lineRule="exact"/>
        <w:ind w:left="1800"/>
      </w:pPr>
    </w:p>
    <w:p w14:paraId="0939A20F" w14:textId="77777777" w:rsidR="00AB2366" w:rsidRDefault="00AB2366">
      <w:pPr>
        <w:spacing w:line="200" w:lineRule="exact"/>
        <w:ind w:left="1800"/>
      </w:pPr>
    </w:p>
    <w:p w14:paraId="030AD41F" w14:textId="77777777" w:rsidR="00AB2366" w:rsidRDefault="00AB2366">
      <w:pPr>
        <w:spacing w:line="200" w:lineRule="exact"/>
        <w:ind w:left="1800"/>
      </w:pPr>
    </w:p>
    <w:p w14:paraId="5178655A" w14:textId="77777777" w:rsidR="00AB2366" w:rsidRDefault="00AB2366">
      <w:pPr>
        <w:spacing w:line="200" w:lineRule="exact"/>
        <w:ind w:left="1800"/>
      </w:pPr>
    </w:p>
    <w:p w14:paraId="12D52177" w14:textId="77777777" w:rsidR="00AB2366" w:rsidRDefault="00AB2366">
      <w:pPr>
        <w:spacing w:line="200" w:lineRule="exact"/>
        <w:ind w:left="1800"/>
      </w:pPr>
    </w:p>
    <w:p w14:paraId="15718EB3" w14:textId="77777777" w:rsidR="00AB2366" w:rsidRDefault="00AB2366">
      <w:pPr>
        <w:spacing w:line="200" w:lineRule="exact"/>
        <w:ind w:left="1800"/>
      </w:pPr>
    </w:p>
    <w:p w14:paraId="407C32E8" w14:textId="77777777" w:rsidR="00AB2366" w:rsidRDefault="00AB2366">
      <w:pPr>
        <w:spacing w:line="200" w:lineRule="exact"/>
        <w:ind w:left="1800"/>
      </w:pPr>
    </w:p>
    <w:p w14:paraId="77B9CBDD" w14:textId="77777777" w:rsidR="00AB2366" w:rsidRDefault="00AB2366">
      <w:pPr>
        <w:spacing w:line="388" w:lineRule="exact"/>
        <w:ind w:left="1800"/>
      </w:pPr>
    </w:p>
    <w:p w14:paraId="2DCED878" w14:textId="77777777" w:rsidR="00AB2366" w:rsidRDefault="00C044CB">
      <w:pPr>
        <w:spacing w:line="240" w:lineRule="exact"/>
        <w:ind w:left="1804"/>
      </w:pPr>
      <w:bookmarkStart w:id="722" w:name="PageMark35"/>
      <w:bookmarkEnd w:id="72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73533EBE" w14:textId="77777777" w:rsidR="00AB2366" w:rsidRDefault="00AB2366">
      <w:pPr>
        <w:spacing w:line="200" w:lineRule="exact"/>
        <w:ind w:left="1800"/>
      </w:pPr>
    </w:p>
    <w:p w14:paraId="5B9B0658" w14:textId="77777777" w:rsidR="00AB2366" w:rsidRDefault="00AB2366">
      <w:pPr>
        <w:spacing w:line="200" w:lineRule="exact"/>
        <w:ind w:left="1800"/>
      </w:pPr>
    </w:p>
    <w:p w14:paraId="654F399B" w14:textId="77777777" w:rsidR="00AB2366" w:rsidRDefault="00AB2366">
      <w:pPr>
        <w:spacing w:line="200" w:lineRule="exact"/>
        <w:ind w:left="1800"/>
      </w:pPr>
    </w:p>
    <w:p w14:paraId="2B61CEC5" w14:textId="77777777" w:rsidR="00AB2366" w:rsidRDefault="00AB2366">
      <w:pPr>
        <w:spacing w:line="200" w:lineRule="exact"/>
        <w:ind w:left="1800"/>
      </w:pPr>
    </w:p>
    <w:p w14:paraId="62461EC6" w14:textId="77777777" w:rsidR="00AB2366" w:rsidRDefault="00AB2366">
      <w:pPr>
        <w:spacing w:line="200" w:lineRule="exact"/>
        <w:ind w:left="1800"/>
      </w:pPr>
    </w:p>
    <w:p w14:paraId="37178F83" w14:textId="77777777" w:rsidR="00AB2366" w:rsidRDefault="00AB2366">
      <w:pPr>
        <w:spacing w:line="200" w:lineRule="exact"/>
        <w:ind w:left="1800"/>
      </w:pPr>
    </w:p>
    <w:p w14:paraId="1DE9588D" w14:textId="77777777" w:rsidR="00AB2366" w:rsidRDefault="00AB2366">
      <w:pPr>
        <w:spacing w:line="200" w:lineRule="exact"/>
        <w:ind w:left="1800"/>
      </w:pPr>
    </w:p>
    <w:p w14:paraId="1BF6E966" w14:textId="77777777" w:rsidR="00AB2366" w:rsidRDefault="00AB2366">
      <w:pPr>
        <w:spacing w:line="200" w:lineRule="exact"/>
        <w:ind w:left="1800"/>
      </w:pPr>
    </w:p>
    <w:p w14:paraId="6A64AF2A" w14:textId="77777777" w:rsidR="00AB2366" w:rsidRDefault="00AB2366">
      <w:pPr>
        <w:spacing w:line="200" w:lineRule="exact"/>
        <w:ind w:left="1800"/>
      </w:pPr>
    </w:p>
    <w:p w14:paraId="33A0D88B" w14:textId="77777777" w:rsidR="00AB2366" w:rsidRDefault="00AB2366">
      <w:pPr>
        <w:spacing w:line="200" w:lineRule="exact"/>
        <w:ind w:left="1800"/>
      </w:pPr>
    </w:p>
    <w:p w14:paraId="3CA010C2" w14:textId="77777777" w:rsidR="00AB2366" w:rsidRDefault="00AB2366">
      <w:pPr>
        <w:spacing w:line="200" w:lineRule="exact"/>
        <w:ind w:left="1800"/>
      </w:pPr>
    </w:p>
    <w:p w14:paraId="63AFA828" w14:textId="77777777" w:rsidR="00AB2366" w:rsidRDefault="00AB2366">
      <w:pPr>
        <w:spacing w:line="200" w:lineRule="exact"/>
        <w:ind w:left="1800"/>
      </w:pPr>
    </w:p>
    <w:p w14:paraId="64D303E2" w14:textId="77777777" w:rsidR="00AB2366" w:rsidRDefault="00AB2366">
      <w:pPr>
        <w:spacing w:line="200" w:lineRule="exact"/>
        <w:ind w:left="1800"/>
      </w:pPr>
    </w:p>
    <w:p w14:paraId="0E48F0E3" w14:textId="77777777" w:rsidR="00AB2366" w:rsidRDefault="00AB2366">
      <w:pPr>
        <w:spacing w:line="200" w:lineRule="exact"/>
        <w:ind w:left="1800"/>
      </w:pPr>
    </w:p>
    <w:p w14:paraId="1F4DEAA4" w14:textId="77777777" w:rsidR="00AB2366" w:rsidRDefault="00AB2366">
      <w:pPr>
        <w:spacing w:line="200" w:lineRule="exact"/>
        <w:ind w:left="1800"/>
      </w:pPr>
    </w:p>
    <w:p w14:paraId="0B2F5592" w14:textId="77777777" w:rsidR="00AB2366" w:rsidRDefault="00AB2366">
      <w:pPr>
        <w:spacing w:line="200" w:lineRule="exact"/>
        <w:ind w:left="1800"/>
      </w:pPr>
    </w:p>
    <w:p w14:paraId="31F27A29" w14:textId="77777777" w:rsidR="00AB2366" w:rsidRDefault="00AB2366">
      <w:pPr>
        <w:spacing w:line="200" w:lineRule="exact"/>
        <w:ind w:left="1800"/>
      </w:pPr>
    </w:p>
    <w:p w14:paraId="3E45529B" w14:textId="77777777" w:rsidR="00AB2366" w:rsidRDefault="00AB2366">
      <w:pPr>
        <w:spacing w:line="200" w:lineRule="exact"/>
        <w:ind w:left="1800"/>
      </w:pPr>
    </w:p>
    <w:p w14:paraId="047EEABD" w14:textId="77777777" w:rsidR="00AB2366" w:rsidRDefault="00AB2366">
      <w:pPr>
        <w:spacing w:line="200" w:lineRule="exact"/>
        <w:ind w:left="1800"/>
      </w:pPr>
    </w:p>
    <w:p w14:paraId="140013C1" w14:textId="77777777" w:rsidR="00AB2366" w:rsidRDefault="00AB2366">
      <w:pPr>
        <w:spacing w:line="200" w:lineRule="exact"/>
        <w:ind w:left="1800"/>
      </w:pPr>
    </w:p>
    <w:p w14:paraId="62028457" w14:textId="77777777" w:rsidR="00AB2366" w:rsidRDefault="00AB2366">
      <w:pPr>
        <w:spacing w:line="200" w:lineRule="exact"/>
        <w:ind w:left="1800"/>
      </w:pPr>
    </w:p>
    <w:p w14:paraId="159BE469" w14:textId="77777777" w:rsidR="00AB2366" w:rsidRDefault="00AB2366">
      <w:pPr>
        <w:spacing w:line="200" w:lineRule="exact"/>
        <w:ind w:left="1800"/>
      </w:pPr>
    </w:p>
    <w:p w14:paraId="18964BB7" w14:textId="77777777" w:rsidR="00AB2366" w:rsidRDefault="00AB2366">
      <w:pPr>
        <w:spacing w:line="200" w:lineRule="exact"/>
        <w:ind w:left="1800"/>
      </w:pPr>
    </w:p>
    <w:p w14:paraId="58E36E77" w14:textId="77777777" w:rsidR="00AB2366" w:rsidRDefault="00AB2366">
      <w:pPr>
        <w:spacing w:line="200" w:lineRule="exact"/>
        <w:ind w:left="1800"/>
      </w:pPr>
    </w:p>
    <w:p w14:paraId="2811B3E8" w14:textId="77777777" w:rsidR="00AB2366" w:rsidRDefault="00AB2366">
      <w:pPr>
        <w:spacing w:line="200" w:lineRule="exact"/>
        <w:ind w:left="1800"/>
      </w:pPr>
    </w:p>
    <w:p w14:paraId="4A2F9B9B" w14:textId="77777777" w:rsidR="00AB2366" w:rsidRDefault="00AB2366">
      <w:pPr>
        <w:spacing w:line="200" w:lineRule="exact"/>
        <w:ind w:left="1800"/>
      </w:pPr>
    </w:p>
    <w:p w14:paraId="1F71585C" w14:textId="77777777" w:rsidR="00AB2366" w:rsidRDefault="00AB2366">
      <w:pPr>
        <w:spacing w:line="200" w:lineRule="exact"/>
        <w:ind w:left="1800"/>
      </w:pPr>
    </w:p>
    <w:p w14:paraId="5A578D19" w14:textId="77777777" w:rsidR="00AB2366" w:rsidRDefault="00AB2366">
      <w:pPr>
        <w:spacing w:line="200" w:lineRule="exact"/>
        <w:ind w:left="1800"/>
      </w:pPr>
    </w:p>
    <w:p w14:paraId="6BCCE374" w14:textId="77777777" w:rsidR="00AB2366" w:rsidRDefault="00AB2366">
      <w:pPr>
        <w:spacing w:line="200" w:lineRule="exact"/>
        <w:ind w:left="1800"/>
      </w:pPr>
    </w:p>
    <w:p w14:paraId="2E3EBE25" w14:textId="77777777" w:rsidR="00AB2366" w:rsidRDefault="00AB2366">
      <w:pPr>
        <w:spacing w:line="200" w:lineRule="exact"/>
        <w:ind w:left="1800"/>
      </w:pPr>
    </w:p>
    <w:p w14:paraId="38116596" w14:textId="77777777" w:rsidR="00AB2366" w:rsidRDefault="00AB2366">
      <w:pPr>
        <w:spacing w:line="200" w:lineRule="exact"/>
        <w:ind w:left="1800"/>
      </w:pPr>
    </w:p>
    <w:p w14:paraId="0E7304A9" w14:textId="77777777" w:rsidR="00AB2366" w:rsidRDefault="00AB2366">
      <w:pPr>
        <w:spacing w:line="200" w:lineRule="exact"/>
        <w:ind w:left="1800"/>
      </w:pPr>
    </w:p>
    <w:p w14:paraId="6D8680B6" w14:textId="77777777" w:rsidR="00AB2366" w:rsidRDefault="00AB2366">
      <w:pPr>
        <w:spacing w:line="200" w:lineRule="exact"/>
        <w:ind w:left="1800"/>
      </w:pPr>
    </w:p>
    <w:p w14:paraId="5C04C498" w14:textId="77777777" w:rsidR="00AB2366" w:rsidRDefault="00AB2366">
      <w:pPr>
        <w:spacing w:line="200" w:lineRule="exact"/>
        <w:ind w:left="1800"/>
      </w:pPr>
    </w:p>
    <w:p w14:paraId="3DF6EC70" w14:textId="77777777" w:rsidR="00AB2366" w:rsidRDefault="00AB2366">
      <w:pPr>
        <w:spacing w:line="200" w:lineRule="exact"/>
        <w:ind w:left="1800"/>
      </w:pPr>
    </w:p>
    <w:p w14:paraId="44D949C5" w14:textId="77777777" w:rsidR="00AB2366" w:rsidRDefault="00AB2366">
      <w:pPr>
        <w:spacing w:line="200" w:lineRule="exact"/>
        <w:ind w:left="1800"/>
      </w:pPr>
    </w:p>
    <w:p w14:paraId="5EEFF689" w14:textId="77777777" w:rsidR="00AB2366" w:rsidRDefault="00AB2366">
      <w:pPr>
        <w:spacing w:line="200" w:lineRule="exact"/>
        <w:ind w:left="1800"/>
      </w:pPr>
    </w:p>
    <w:p w14:paraId="36D1DC28" w14:textId="77777777" w:rsidR="00AB2366" w:rsidRDefault="00AB2366">
      <w:pPr>
        <w:spacing w:line="200" w:lineRule="exact"/>
        <w:ind w:left="1800"/>
      </w:pPr>
    </w:p>
    <w:p w14:paraId="2BF7C412" w14:textId="77777777" w:rsidR="00AB2366" w:rsidRDefault="00AB2366">
      <w:pPr>
        <w:spacing w:line="200" w:lineRule="exact"/>
        <w:ind w:left="1800"/>
      </w:pPr>
    </w:p>
    <w:p w14:paraId="5B29C2B3" w14:textId="77777777" w:rsidR="00AB2366" w:rsidRDefault="00AB2366">
      <w:pPr>
        <w:spacing w:line="200" w:lineRule="exact"/>
        <w:ind w:left="1800"/>
      </w:pPr>
    </w:p>
    <w:p w14:paraId="6C1F36E6" w14:textId="77777777" w:rsidR="00AB2366" w:rsidRDefault="00AB2366">
      <w:pPr>
        <w:spacing w:line="200" w:lineRule="exact"/>
        <w:ind w:left="1800"/>
      </w:pPr>
    </w:p>
    <w:p w14:paraId="048A08A6" w14:textId="77777777" w:rsidR="00AB2366" w:rsidRDefault="00AB2366">
      <w:pPr>
        <w:spacing w:line="200" w:lineRule="exact"/>
        <w:ind w:left="1800"/>
      </w:pPr>
    </w:p>
    <w:p w14:paraId="3E7A7BC8" w14:textId="77777777" w:rsidR="00AB2366" w:rsidRDefault="00AB2366">
      <w:pPr>
        <w:spacing w:line="200" w:lineRule="exact"/>
        <w:ind w:left="1800"/>
      </w:pPr>
    </w:p>
    <w:p w14:paraId="7BEB7953" w14:textId="77777777" w:rsidR="00AB2366" w:rsidRDefault="00AB2366">
      <w:pPr>
        <w:spacing w:line="200" w:lineRule="exact"/>
        <w:ind w:left="1800"/>
      </w:pPr>
    </w:p>
    <w:p w14:paraId="139A64E8" w14:textId="77777777" w:rsidR="00AB2366" w:rsidRDefault="00AB2366">
      <w:pPr>
        <w:spacing w:line="200" w:lineRule="exact"/>
        <w:ind w:left="1800"/>
      </w:pPr>
    </w:p>
    <w:p w14:paraId="251DE695" w14:textId="77777777" w:rsidR="00AB2366" w:rsidRDefault="00AB2366">
      <w:pPr>
        <w:spacing w:line="324" w:lineRule="exact"/>
        <w:ind w:left="1800"/>
      </w:pPr>
    </w:p>
    <w:p w14:paraId="0723B4D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5.5: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square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7FDDD7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</w:t>
      </w:r>
    </w:p>
    <w:p w14:paraId="7C8FEEFA" w14:textId="77777777" w:rsidR="00AB2366" w:rsidRDefault="00AB2366">
      <w:pPr>
        <w:spacing w:line="200" w:lineRule="exact"/>
        <w:ind w:left="1800"/>
      </w:pPr>
    </w:p>
    <w:p w14:paraId="38CFE455" w14:textId="77777777" w:rsidR="00AB2366" w:rsidRDefault="00AB2366">
      <w:pPr>
        <w:spacing w:line="200" w:lineRule="exact"/>
        <w:ind w:left="1800"/>
      </w:pPr>
    </w:p>
    <w:p w14:paraId="1A775FEE" w14:textId="77777777" w:rsidR="00AB2366" w:rsidRDefault="00AB2366">
      <w:pPr>
        <w:spacing w:line="200" w:lineRule="exact"/>
        <w:ind w:left="1800"/>
      </w:pPr>
    </w:p>
    <w:p w14:paraId="70A7F923" w14:textId="77777777" w:rsidR="00AB2366" w:rsidRDefault="00AB2366">
      <w:pPr>
        <w:spacing w:line="200" w:lineRule="exact"/>
        <w:ind w:left="1800"/>
      </w:pPr>
    </w:p>
    <w:p w14:paraId="770D9F16" w14:textId="77777777" w:rsidR="00AB2366" w:rsidRDefault="00AB2366">
      <w:pPr>
        <w:spacing w:line="200" w:lineRule="exact"/>
        <w:ind w:left="1800"/>
      </w:pPr>
    </w:p>
    <w:p w14:paraId="609CF412" w14:textId="77777777" w:rsidR="00AB2366" w:rsidRDefault="00AB2366">
      <w:pPr>
        <w:spacing w:line="200" w:lineRule="exact"/>
        <w:ind w:left="1800"/>
      </w:pPr>
    </w:p>
    <w:p w14:paraId="004C31BB" w14:textId="77777777" w:rsidR="00AB2366" w:rsidRDefault="00AB2366">
      <w:pPr>
        <w:spacing w:line="200" w:lineRule="exact"/>
        <w:ind w:left="1800"/>
      </w:pPr>
    </w:p>
    <w:p w14:paraId="061C8896" w14:textId="77777777" w:rsidR="00AB2366" w:rsidRDefault="00AB2366">
      <w:pPr>
        <w:spacing w:line="200" w:lineRule="exact"/>
        <w:ind w:left="1800"/>
      </w:pPr>
    </w:p>
    <w:p w14:paraId="0FB09812" w14:textId="77777777" w:rsidR="00AB2366" w:rsidRDefault="00AB2366">
      <w:pPr>
        <w:spacing w:line="200" w:lineRule="exact"/>
        <w:ind w:left="1800"/>
      </w:pPr>
    </w:p>
    <w:p w14:paraId="04C6A785" w14:textId="77777777" w:rsidR="00AB2366" w:rsidRDefault="00AB2366">
      <w:pPr>
        <w:spacing w:line="200" w:lineRule="exact"/>
        <w:ind w:left="1800"/>
      </w:pPr>
    </w:p>
    <w:p w14:paraId="541556B8" w14:textId="77777777" w:rsidR="00AB2366" w:rsidRDefault="00AB2366">
      <w:pPr>
        <w:spacing w:line="200" w:lineRule="exact"/>
        <w:ind w:left="1800"/>
      </w:pPr>
    </w:p>
    <w:p w14:paraId="51ACB848" w14:textId="77777777" w:rsidR="00AB2366" w:rsidRDefault="00AB2366">
      <w:pPr>
        <w:spacing w:line="311" w:lineRule="exact"/>
        <w:ind w:left="1800"/>
      </w:pPr>
    </w:p>
    <w:p w14:paraId="6A2685C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24</w:t>
      </w:r>
    </w:p>
    <w:p w14:paraId="62E846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3E05AC5" w14:textId="77777777" w:rsidR="00AB2366" w:rsidRDefault="006E3BC1">
      <w:pPr>
        <w:spacing w:line="200" w:lineRule="exact"/>
        <w:ind w:left="1800"/>
      </w:pPr>
      <w:r>
        <w:lastRenderedPageBreak/>
        <w:pict w14:anchorId="2B7DFF04">
          <v:group id="_x0000_s1059" style="position:absolute;left:0;text-align:left;margin-left:89.25pt;margin-top:121.5pt;width:432.75pt;height:.75pt;z-index:251661824;mso-position-horizontal-relative:page;mso-position-vertical-relative:page" coordorigin="1785,2430" coordsize="8655,15">
            <v:polyline id="_x0000_s1060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5106EA24" w14:textId="77777777" w:rsidR="00AB2366" w:rsidRDefault="00AB2366">
      <w:pPr>
        <w:spacing w:line="200" w:lineRule="exact"/>
        <w:ind w:left="1800"/>
      </w:pPr>
    </w:p>
    <w:p w14:paraId="11515839" w14:textId="77777777" w:rsidR="00AB2366" w:rsidRDefault="00AB2366">
      <w:pPr>
        <w:spacing w:line="200" w:lineRule="exact"/>
        <w:ind w:left="1800"/>
      </w:pPr>
    </w:p>
    <w:p w14:paraId="78B240D2" w14:textId="77777777" w:rsidR="00AB2366" w:rsidRDefault="00AB2366">
      <w:pPr>
        <w:spacing w:line="200" w:lineRule="exact"/>
        <w:ind w:left="1800"/>
      </w:pPr>
    </w:p>
    <w:p w14:paraId="696DA861" w14:textId="77777777" w:rsidR="00AB2366" w:rsidRDefault="00AB2366">
      <w:pPr>
        <w:spacing w:line="200" w:lineRule="exact"/>
        <w:ind w:left="1800"/>
      </w:pPr>
    </w:p>
    <w:p w14:paraId="2EE18740" w14:textId="77777777" w:rsidR="00AB2366" w:rsidRDefault="00AB2366">
      <w:pPr>
        <w:spacing w:line="200" w:lineRule="exact"/>
        <w:ind w:left="1800"/>
      </w:pPr>
    </w:p>
    <w:p w14:paraId="1D0E7F50" w14:textId="77777777" w:rsidR="00AB2366" w:rsidRDefault="00AB2366">
      <w:pPr>
        <w:spacing w:line="200" w:lineRule="exact"/>
        <w:ind w:left="1800"/>
      </w:pPr>
    </w:p>
    <w:p w14:paraId="5036EA77" w14:textId="77777777" w:rsidR="00AB2366" w:rsidRDefault="00AB2366">
      <w:pPr>
        <w:spacing w:line="200" w:lineRule="exact"/>
        <w:ind w:left="1800"/>
      </w:pPr>
    </w:p>
    <w:p w14:paraId="65CDBF3B" w14:textId="77777777" w:rsidR="00AB2366" w:rsidRDefault="00AB2366">
      <w:pPr>
        <w:spacing w:line="200" w:lineRule="exact"/>
        <w:ind w:left="1800"/>
      </w:pPr>
    </w:p>
    <w:p w14:paraId="212E18C5" w14:textId="77777777" w:rsidR="00AB2366" w:rsidRDefault="00AB2366">
      <w:pPr>
        <w:spacing w:line="388" w:lineRule="exact"/>
        <w:ind w:left="1800"/>
      </w:pPr>
    </w:p>
    <w:p w14:paraId="00790B59" w14:textId="77777777" w:rsidR="00AB2366" w:rsidRDefault="00C044CB">
      <w:pPr>
        <w:spacing w:line="240" w:lineRule="exact"/>
        <w:ind w:left="1804"/>
      </w:pPr>
      <w:bookmarkStart w:id="723" w:name="PageMark36"/>
      <w:bookmarkEnd w:id="72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EB4F746" w14:textId="77777777" w:rsidR="00AB2366" w:rsidRDefault="00AB2366">
      <w:pPr>
        <w:spacing w:line="293" w:lineRule="exact"/>
        <w:ind w:left="1800"/>
      </w:pPr>
    </w:p>
    <w:p w14:paraId="3F7F1D2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5.6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Challenges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and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Discussion</w:t>
      </w:r>
    </w:p>
    <w:p w14:paraId="0A8D8B74" w14:textId="77777777" w:rsidR="00AB2366" w:rsidRDefault="00AB2366">
      <w:pPr>
        <w:spacing w:line="342" w:lineRule="exact"/>
        <w:ind w:left="1800"/>
      </w:pPr>
    </w:p>
    <w:p w14:paraId="732B9C6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6B1C359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3441E7B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consumption,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ex-</w:t>
      </w:r>
    </w:p>
    <w:p w14:paraId="5F62E79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pensive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characters:</w:t>
      </w:r>
    </w:p>
    <w:p w14:paraId="705B67B7" w14:textId="77777777" w:rsidR="00AB2366" w:rsidRDefault="00AB2366">
      <w:pPr>
        <w:spacing w:line="200" w:lineRule="exact"/>
        <w:ind w:left="1800"/>
      </w:pPr>
    </w:p>
    <w:p w14:paraId="7DA6CBD7" w14:textId="77777777" w:rsidR="00AB2366" w:rsidRDefault="00AB2366">
      <w:pPr>
        <w:spacing w:line="345" w:lineRule="exact"/>
        <w:ind w:left="1800"/>
      </w:pPr>
    </w:p>
    <w:p w14:paraId="02E6FAC2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Long-Time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Feedback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Delay</w:t>
      </w:r>
    </w:p>
    <w:p w14:paraId="722E9D7F" w14:textId="77777777" w:rsidR="00AB2366" w:rsidRDefault="00AB2366">
      <w:pPr>
        <w:spacing w:line="275" w:lineRule="exact"/>
        <w:ind w:left="1800"/>
      </w:pPr>
    </w:p>
    <w:p w14:paraId="015CF3C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Accuarcy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65FFB27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(e.g.basis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</w:p>
    <w:p w14:paraId="1D6D5A8B" w14:textId="2008AAB5" w:rsidR="00AB2366" w:rsidRDefault="00C044CB">
      <w:pPr>
        <w:tabs>
          <w:tab w:val="left" w:pos="90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greedy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07373C00" w14:textId="463432D4" w:rsidR="00AB2366" w:rsidRDefault="00C044CB">
      <w:pPr>
        <w:tabs>
          <w:tab w:val="left" w:pos="9908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optimisation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consuming,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feed-back.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</w:p>
    <w:p w14:paraId="6D0573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avoid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</w:p>
    <w:p w14:paraId="0532116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agility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reconfigurablity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reduce.</w:t>
      </w:r>
    </w:p>
    <w:p w14:paraId="6CD35AF0" w14:textId="77777777" w:rsidR="00AB2366" w:rsidRDefault="00AB2366">
      <w:pPr>
        <w:spacing w:line="200" w:lineRule="exact"/>
        <w:ind w:left="1800"/>
      </w:pPr>
    </w:p>
    <w:p w14:paraId="035488F3" w14:textId="77777777" w:rsidR="00AB2366" w:rsidRDefault="00AB2366">
      <w:pPr>
        <w:spacing w:line="345" w:lineRule="exact"/>
        <w:ind w:left="1800"/>
      </w:pPr>
    </w:p>
    <w:p w14:paraId="5D168B25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Mismatch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for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Traditional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Signal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</w:p>
    <w:p w14:paraId="44E5057A" w14:textId="77777777" w:rsidR="00AB2366" w:rsidRDefault="00AB2366">
      <w:pPr>
        <w:spacing w:line="276" w:lineRule="exact"/>
        <w:ind w:left="1800"/>
      </w:pPr>
    </w:p>
    <w:p w14:paraId="210FED8B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</w:p>
    <w:p w14:paraId="7B18A74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conventional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recov-</w:t>
      </w:r>
    </w:p>
    <w:p w14:paraId="7BD5B743" w14:textId="0DBCA241" w:rsidR="00AB2366" w:rsidRDefault="00C044CB">
      <w:pPr>
        <w:tabs>
          <w:tab w:val="left" w:pos="810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cardinal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interpolation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process).</w:t>
      </w:r>
      <w:r w:rsidR="00FB7D37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difficulty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50E4845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method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</w:p>
    <w:p w14:paraId="69B5F94F" w14:textId="77777777" w:rsidR="00AB2366" w:rsidRDefault="00AB2366">
      <w:pPr>
        <w:spacing w:line="200" w:lineRule="exact"/>
        <w:ind w:left="1800"/>
      </w:pPr>
    </w:p>
    <w:p w14:paraId="052A47A2" w14:textId="77777777" w:rsidR="00AB2366" w:rsidRDefault="00AB2366">
      <w:pPr>
        <w:spacing w:line="345" w:lineRule="exact"/>
        <w:ind w:left="1800"/>
      </w:pPr>
    </w:p>
    <w:p w14:paraId="420AD5F6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5.6.3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High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Energy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Cost</w:t>
      </w:r>
    </w:p>
    <w:p w14:paraId="34BF1C7A" w14:textId="77777777" w:rsidR="00AB2366" w:rsidRDefault="00AB2366">
      <w:pPr>
        <w:spacing w:line="275" w:lineRule="exact"/>
        <w:ind w:left="1800"/>
      </w:pPr>
    </w:p>
    <w:p w14:paraId="22B4538E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TheheavyreconstructionforCSnotonlybringslargetime-delay,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butalsoadditionalenergy</w:t>
      </w:r>
    </w:p>
    <w:p w14:paraId="7AF643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</w:p>
    <w:p w14:paraId="547EF83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before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detection.</w:t>
      </w:r>
    </w:p>
    <w:p w14:paraId="26045914" w14:textId="77777777" w:rsidR="00AB2366" w:rsidRDefault="00AB2366">
      <w:pPr>
        <w:spacing w:line="200" w:lineRule="exact"/>
        <w:ind w:left="1800"/>
      </w:pPr>
    </w:p>
    <w:p w14:paraId="0FDA0F9D" w14:textId="77777777" w:rsidR="00AB2366" w:rsidRDefault="00AB2366">
      <w:pPr>
        <w:spacing w:line="200" w:lineRule="exact"/>
        <w:ind w:left="1800"/>
      </w:pPr>
    </w:p>
    <w:p w14:paraId="3B95A81E" w14:textId="77777777" w:rsidR="00AB2366" w:rsidRDefault="00AB2366">
      <w:pPr>
        <w:spacing w:line="200" w:lineRule="exact"/>
        <w:ind w:left="1800"/>
      </w:pPr>
    </w:p>
    <w:p w14:paraId="775F5592" w14:textId="77777777" w:rsidR="00AB2366" w:rsidRDefault="00AB2366">
      <w:pPr>
        <w:spacing w:line="200" w:lineRule="exact"/>
        <w:ind w:left="1800"/>
      </w:pPr>
    </w:p>
    <w:p w14:paraId="1F62B79B" w14:textId="77777777" w:rsidR="00AB2366" w:rsidRDefault="00AB2366">
      <w:pPr>
        <w:spacing w:line="304" w:lineRule="exact"/>
        <w:ind w:left="1800"/>
      </w:pPr>
    </w:p>
    <w:p w14:paraId="292A68A3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25</w:t>
      </w:r>
    </w:p>
    <w:p w14:paraId="5AFCF8F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E763E9" w14:textId="77777777" w:rsidR="00AB2366" w:rsidRDefault="006E3BC1">
      <w:pPr>
        <w:spacing w:line="200" w:lineRule="exact"/>
        <w:ind w:left="1800"/>
      </w:pPr>
      <w:r>
        <w:lastRenderedPageBreak/>
        <w:pict w14:anchorId="1BACFF24">
          <v:group id="_x0000_s1057" style="position:absolute;left:0;text-align:left;margin-left:89.25pt;margin-top:121.5pt;width:432.75pt;height:.75pt;z-index:251662848;mso-position-horizontal-relative:page;mso-position-vertical-relative:page" coordorigin="1785,2430" coordsize="8655,15">
            <v:polyline id="_x0000_s1058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08F0AF20" w14:textId="77777777" w:rsidR="00AB2366" w:rsidRDefault="00AB2366">
      <w:pPr>
        <w:spacing w:line="200" w:lineRule="exact"/>
        <w:ind w:left="1800"/>
      </w:pPr>
    </w:p>
    <w:p w14:paraId="147B0B0F" w14:textId="77777777" w:rsidR="00AB2366" w:rsidRDefault="00AB2366">
      <w:pPr>
        <w:spacing w:line="200" w:lineRule="exact"/>
        <w:ind w:left="1800"/>
      </w:pPr>
    </w:p>
    <w:p w14:paraId="4F640D46" w14:textId="77777777" w:rsidR="00AB2366" w:rsidRDefault="00AB2366">
      <w:pPr>
        <w:spacing w:line="200" w:lineRule="exact"/>
        <w:ind w:left="1800"/>
      </w:pPr>
    </w:p>
    <w:p w14:paraId="4C5E1391" w14:textId="77777777" w:rsidR="00AB2366" w:rsidRDefault="00AB2366">
      <w:pPr>
        <w:spacing w:line="200" w:lineRule="exact"/>
        <w:ind w:left="1800"/>
      </w:pPr>
    </w:p>
    <w:p w14:paraId="5021730C" w14:textId="77777777" w:rsidR="00AB2366" w:rsidRDefault="00AB2366">
      <w:pPr>
        <w:spacing w:line="200" w:lineRule="exact"/>
        <w:ind w:left="1800"/>
      </w:pPr>
    </w:p>
    <w:p w14:paraId="2E47773D" w14:textId="77777777" w:rsidR="00AB2366" w:rsidRDefault="00AB2366">
      <w:pPr>
        <w:spacing w:line="200" w:lineRule="exact"/>
        <w:ind w:left="1800"/>
      </w:pPr>
    </w:p>
    <w:p w14:paraId="06B63DE0" w14:textId="77777777" w:rsidR="00AB2366" w:rsidRDefault="00AB2366">
      <w:pPr>
        <w:spacing w:line="200" w:lineRule="exact"/>
        <w:ind w:left="1800"/>
      </w:pPr>
    </w:p>
    <w:p w14:paraId="18705E45" w14:textId="77777777" w:rsidR="00AB2366" w:rsidRDefault="00AB2366">
      <w:pPr>
        <w:spacing w:line="200" w:lineRule="exact"/>
        <w:ind w:left="1800"/>
      </w:pPr>
    </w:p>
    <w:p w14:paraId="29DD30C5" w14:textId="77777777" w:rsidR="00AB2366" w:rsidRDefault="00AB2366">
      <w:pPr>
        <w:spacing w:line="388" w:lineRule="exact"/>
        <w:ind w:left="1800"/>
      </w:pPr>
    </w:p>
    <w:p w14:paraId="25A4B5C8" w14:textId="77777777" w:rsidR="00AB2366" w:rsidRDefault="00C044CB">
      <w:pPr>
        <w:spacing w:line="240" w:lineRule="exact"/>
        <w:ind w:left="1804"/>
      </w:pPr>
      <w:bookmarkStart w:id="724" w:name="PageMark37"/>
      <w:bookmarkEnd w:id="72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5.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IDEBAND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OGNITIVE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ADE86AF" w14:textId="77777777" w:rsidR="00AB2366" w:rsidRDefault="00AB2366">
      <w:pPr>
        <w:spacing w:line="293" w:lineRule="exact"/>
        <w:ind w:left="1800"/>
      </w:pPr>
    </w:p>
    <w:p w14:paraId="05E1B6ED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5.7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3F336349" w14:textId="77777777" w:rsidR="00AB2366" w:rsidRDefault="00AB2366">
      <w:pPr>
        <w:spacing w:line="342" w:lineRule="exact"/>
        <w:ind w:left="1800"/>
      </w:pPr>
    </w:p>
    <w:p w14:paraId="3174C26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attentions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6752F648" w14:textId="77777777" w:rsidR="00AB2366" w:rsidRDefault="00C044CB">
      <w:pPr>
        <w:tabs>
          <w:tab w:val="left" w:pos="43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</w:p>
    <w:p w14:paraId="74BF1493" w14:textId="77777777" w:rsidR="00AB2366" w:rsidRDefault="00C044CB">
      <w:pPr>
        <w:tabs>
          <w:tab w:val="left" w:pos="657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task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618545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</w:t>
      </w:r>
    </w:p>
    <w:p w14:paraId="50BDF6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demonstrated.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</w:p>
    <w:p w14:paraId="2297EF9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algorithms.</w:t>
      </w:r>
    </w:p>
    <w:p w14:paraId="39D0002D" w14:textId="77777777" w:rsidR="00AB2366" w:rsidRPr="00BE3C3F" w:rsidRDefault="00C044CB">
      <w:pPr>
        <w:spacing w:line="433" w:lineRule="exact"/>
        <w:ind w:left="2151"/>
        <w:rPr>
          <w:color w:val="FF0000"/>
          <w:rPrChange w:id="725" w:author="Exam" w:date="2015-02-27T09:18:00Z">
            <w:rPr/>
          </w:rPrChange>
        </w:rPr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Thenherecomesthequestion: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26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whatifwedirectlyperformhypothesisdetectionwithout</w:t>
      </w:r>
    </w:p>
    <w:p w14:paraId="7BA38347" w14:textId="77777777" w:rsidR="00AB2366" w:rsidRPr="00BE3C3F" w:rsidRDefault="00C044CB">
      <w:pPr>
        <w:tabs>
          <w:tab w:val="left" w:pos="3730"/>
        </w:tabs>
        <w:spacing w:line="433" w:lineRule="exact"/>
        <w:ind w:left="1800"/>
        <w:rPr>
          <w:color w:val="FF0000"/>
          <w:rPrChange w:id="727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28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CS reconstruction?</w:t>
      </w:r>
      <w:r w:rsidRPr="00BE3C3F">
        <w:rPr>
          <w:color w:val="FF0000"/>
          <w:rPrChange w:id="729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30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If the idea is achievable, the additional energy cost will be eliminated</w:t>
      </w:r>
    </w:p>
    <w:p w14:paraId="4AF03F31" w14:textId="77777777" w:rsidR="00AB2366" w:rsidRPr="00BE3C3F" w:rsidRDefault="00C044CB">
      <w:pPr>
        <w:tabs>
          <w:tab w:val="left" w:pos="5120"/>
        </w:tabs>
        <w:spacing w:line="433" w:lineRule="exact"/>
        <w:ind w:left="1800"/>
        <w:rPr>
          <w:color w:val="FF0000"/>
          <w:rPrChange w:id="731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32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so that the entire energy reduces.</w:t>
      </w:r>
      <w:r w:rsidRPr="00BE3C3F">
        <w:rPr>
          <w:color w:val="FF0000"/>
          <w:rPrChange w:id="733" w:author="Exam" w:date="2015-02-27T09:18:00Z">
            <w:rPr/>
          </w:rPrChange>
        </w:rPr>
        <w:tab/>
      </w: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34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Besides, not only detection, if we can expand this idea</w:t>
      </w:r>
    </w:p>
    <w:p w14:paraId="7DB51323" w14:textId="77777777" w:rsidR="00AB2366" w:rsidRPr="00BE3C3F" w:rsidRDefault="00C044CB">
      <w:pPr>
        <w:spacing w:line="433" w:lineRule="exact"/>
        <w:ind w:left="1800"/>
        <w:rPr>
          <w:color w:val="FF0000"/>
          <w:rPrChange w:id="735" w:author="Exam" w:date="2015-02-27T09:18:00Z">
            <w:rPr/>
          </w:rPrChange>
        </w:rPr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36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to filtering, estimation, then more intelligent-based scheme for cognitive radio can be sup-</w:t>
      </w:r>
    </w:p>
    <w:p w14:paraId="26AC2BD7" w14:textId="77777777" w:rsidR="00AB2366" w:rsidRDefault="00C044CB">
      <w:pPr>
        <w:tabs>
          <w:tab w:val="left" w:pos="4255"/>
        </w:tabs>
        <w:spacing w:line="433" w:lineRule="exact"/>
        <w:ind w:left="1800"/>
      </w:pPr>
      <w:r w:rsidRPr="00BE3C3F">
        <w:rPr>
          <w:rFonts w:ascii="Times New Roman" w:eastAsia="Times New Roman" w:hAnsi="Times New Roman" w:cs="Times New Roman"/>
          <w:color w:val="FF0000"/>
          <w:sz w:val="23"/>
          <w:szCs w:val="23"/>
          <w:rPrChange w:id="737" w:author="Exam" w:date="2015-02-27T09:18:00Z">
            <w:rPr>
              <w:rFonts w:ascii="Times New Roman" w:eastAsia="Times New Roman" w:hAnsi="Times New Roman" w:cs="Times New Roman"/>
              <w:color w:val="000000"/>
              <w:sz w:val="23"/>
              <w:szCs w:val="23"/>
            </w:rPr>
          </w:rPrChange>
        </w:rPr>
        <w:t>ported in physical layer.</w:t>
      </w:r>
      <w:r w:rsidRPr="00BE3C3F">
        <w:rPr>
          <w:color w:val="FF0000"/>
          <w:rPrChange w:id="738" w:author="Exam" w:date="2015-02-27T09:18:00Z">
            <w:rPr/>
          </w:rPrChange>
        </w:rP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answer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refers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1A8FF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chapter.</w:t>
      </w:r>
    </w:p>
    <w:p w14:paraId="34123E7E" w14:textId="77777777" w:rsidR="00AB2366" w:rsidRDefault="00AB2366">
      <w:pPr>
        <w:spacing w:line="200" w:lineRule="exact"/>
        <w:ind w:left="1800"/>
      </w:pPr>
    </w:p>
    <w:p w14:paraId="3AF424FE" w14:textId="77777777" w:rsidR="00AB2366" w:rsidRDefault="00AB2366">
      <w:pPr>
        <w:spacing w:line="200" w:lineRule="exact"/>
        <w:ind w:left="1800"/>
      </w:pPr>
    </w:p>
    <w:p w14:paraId="433BE71C" w14:textId="77777777" w:rsidR="00AB2366" w:rsidRDefault="00AB2366">
      <w:pPr>
        <w:spacing w:line="200" w:lineRule="exact"/>
        <w:ind w:left="1800"/>
      </w:pPr>
    </w:p>
    <w:p w14:paraId="6C1DF7E8" w14:textId="77777777" w:rsidR="00AB2366" w:rsidRDefault="00AB2366">
      <w:pPr>
        <w:spacing w:line="200" w:lineRule="exact"/>
        <w:ind w:left="1800"/>
      </w:pPr>
    </w:p>
    <w:p w14:paraId="54BC7E35" w14:textId="77777777" w:rsidR="00AB2366" w:rsidRDefault="00AB2366">
      <w:pPr>
        <w:spacing w:line="200" w:lineRule="exact"/>
        <w:ind w:left="1800"/>
      </w:pPr>
    </w:p>
    <w:p w14:paraId="5E42AC11" w14:textId="77777777" w:rsidR="00AB2366" w:rsidRDefault="00AB2366">
      <w:pPr>
        <w:spacing w:line="200" w:lineRule="exact"/>
        <w:ind w:left="1800"/>
      </w:pPr>
    </w:p>
    <w:p w14:paraId="3ECFE8D5" w14:textId="77777777" w:rsidR="00AB2366" w:rsidRDefault="00AB2366">
      <w:pPr>
        <w:spacing w:line="200" w:lineRule="exact"/>
        <w:ind w:left="1800"/>
      </w:pPr>
    </w:p>
    <w:p w14:paraId="4924195B" w14:textId="77777777" w:rsidR="00AB2366" w:rsidRDefault="00AB2366">
      <w:pPr>
        <w:spacing w:line="200" w:lineRule="exact"/>
        <w:ind w:left="1800"/>
      </w:pPr>
    </w:p>
    <w:p w14:paraId="08ED9A12" w14:textId="77777777" w:rsidR="00AB2366" w:rsidRDefault="00AB2366">
      <w:pPr>
        <w:spacing w:line="200" w:lineRule="exact"/>
        <w:ind w:left="1800"/>
      </w:pPr>
    </w:p>
    <w:p w14:paraId="1E3C4822" w14:textId="77777777" w:rsidR="00AB2366" w:rsidRDefault="00AB2366">
      <w:pPr>
        <w:spacing w:line="200" w:lineRule="exact"/>
        <w:ind w:left="1800"/>
      </w:pPr>
    </w:p>
    <w:p w14:paraId="09A7FE8C" w14:textId="77777777" w:rsidR="00AB2366" w:rsidRDefault="00AB2366">
      <w:pPr>
        <w:spacing w:line="200" w:lineRule="exact"/>
        <w:ind w:left="1800"/>
      </w:pPr>
    </w:p>
    <w:p w14:paraId="0CDCEB33" w14:textId="77777777" w:rsidR="00AB2366" w:rsidRDefault="00AB2366">
      <w:pPr>
        <w:spacing w:line="200" w:lineRule="exact"/>
        <w:ind w:left="1800"/>
      </w:pPr>
    </w:p>
    <w:p w14:paraId="1237A8B2" w14:textId="77777777" w:rsidR="00AB2366" w:rsidRDefault="00AB2366">
      <w:pPr>
        <w:spacing w:line="200" w:lineRule="exact"/>
        <w:ind w:left="1800"/>
      </w:pPr>
    </w:p>
    <w:p w14:paraId="7C4F6BBC" w14:textId="77777777" w:rsidR="00AB2366" w:rsidRDefault="00AB2366">
      <w:pPr>
        <w:spacing w:line="200" w:lineRule="exact"/>
        <w:ind w:left="1800"/>
      </w:pPr>
    </w:p>
    <w:p w14:paraId="0DE4F88C" w14:textId="77777777" w:rsidR="00AB2366" w:rsidRDefault="00AB2366">
      <w:pPr>
        <w:spacing w:line="200" w:lineRule="exact"/>
        <w:ind w:left="1800"/>
      </w:pPr>
    </w:p>
    <w:p w14:paraId="241FC00B" w14:textId="77777777" w:rsidR="00AB2366" w:rsidRDefault="00AB2366">
      <w:pPr>
        <w:spacing w:line="200" w:lineRule="exact"/>
        <w:ind w:left="1800"/>
      </w:pPr>
    </w:p>
    <w:p w14:paraId="71172DC6" w14:textId="77777777" w:rsidR="00AB2366" w:rsidRDefault="00AB2366">
      <w:pPr>
        <w:spacing w:line="200" w:lineRule="exact"/>
        <w:ind w:left="1800"/>
      </w:pPr>
    </w:p>
    <w:p w14:paraId="21440595" w14:textId="77777777" w:rsidR="00AB2366" w:rsidRDefault="00AB2366">
      <w:pPr>
        <w:spacing w:line="200" w:lineRule="exact"/>
        <w:ind w:left="1800"/>
      </w:pPr>
    </w:p>
    <w:p w14:paraId="4996FA52" w14:textId="77777777" w:rsidR="00AB2366" w:rsidRDefault="00AB2366">
      <w:pPr>
        <w:spacing w:line="200" w:lineRule="exact"/>
        <w:ind w:left="1800"/>
      </w:pPr>
    </w:p>
    <w:p w14:paraId="400E09C9" w14:textId="77777777" w:rsidR="00AB2366" w:rsidRDefault="00AB2366">
      <w:pPr>
        <w:spacing w:line="200" w:lineRule="exact"/>
        <w:ind w:left="1800"/>
      </w:pPr>
    </w:p>
    <w:p w14:paraId="759A305E" w14:textId="77777777" w:rsidR="00AB2366" w:rsidRDefault="00AB2366">
      <w:pPr>
        <w:spacing w:line="200" w:lineRule="exact"/>
        <w:ind w:left="1800"/>
      </w:pPr>
    </w:p>
    <w:p w14:paraId="373E89E0" w14:textId="77777777" w:rsidR="00AB2366" w:rsidRDefault="00AB2366">
      <w:pPr>
        <w:spacing w:line="200" w:lineRule="exact"/>
        <w:ind w:left="1800"/>
      </w:pPr>
    </w:p>
    <w:p w14:paraId="753C1670" w14:textId="77777777" w:rsidR="00AB2366" w:rsidRDefault="00AB2366">
      <w:pPr>
        <w:spacing w:line="200" w:lineRule="exact"/>
        <w:ind w:left="1800"/>
      </w:pPr>
    </w:p>
    <w:p w14:paraId="1D35AC25" w14:textId="77777777" w:rsidR="00AB2366" w:rsidRDefault="00AB2366">
      <w:pPr>
        <w:spacing w:line="200" w:lineRule="exact"/>
        <w:ind w:left="1800"/>
      </w:pPr>
    </w:p>
    <w:p w14:paraId="2F19B8D2" w14:textId="77777777" w:rsidR="00AB2366" w:rsidRDefault="00AB2366">
      <w:pPr>
        <w:spacing w:line="200" w:lineRule="exact"/>
        <w:ind w:left="1800"/>
      </w:pPr>
    </w:p>
    <w:p w14:paraId="08D41EAB" w14:textId="77777777" w:rsidR="00AB2366" w:rsidRDefault="00AB2366">
      <w:pPr>
        <w:spacing w:line="200" w:lineRule="exact"/>
        <w:ind w:left="1800"/>
      </w:pPr>
    </w:p>
    <w:p w14:paraId="4CA93972" w14:textId="77777777" w:rsidR="00AB2366" w:rsidRDefault="00AB2366">
      <w:pPr>
        <w:spacing w:line="200" w:lineRule="exact"/>
        <w:ind w:left="1800"/>
      </w:pPr>
    </w:p>
    <w:p w14:paraId="130DB484" w14:textId="77777777" w:rsidR="00AB2366" w:rsidRDefault="00AB2366">
      <w:pPr>
        <w:spacing w:line="200" w:lineRule="exact"/>
        <w:ind w:left="1800"/>
      </w:pPr>
    </w:p>
    <w:p w14:paraId="0FD2E73A" w14:textId="77777777" w:rsidR="00AB2366" w:rsidRDefault="00AB2366">
      <w:pPr>
        <w:spacing w:line="200" w:lineRule="exact"/>
        <w:ind w:left="1800"/>
      </w:pPr>
    </w:p>
    <w:p w14:paraId="28FD432F" w14:textId="77777777" w:rsidR="00AB2366" w:rsidRDefault="00AB2366">
      <w:pPr>
        <w:spacing w:line="200" w:lineRule="exact"/>
        <w:ind w:left="1800"/>
      </w:pPr>
    </w:p>
    <w:p w14:paraId="170734DF" w14:textId="77777777" w:rsidR="00AB2366" w:rsidRDefault="00AB2366">
      <w:pPr>
        <w:spacing w:line="200" w:lineRule="exact"/>
        <w:ind w:left="1800"/>
      </w:pPr>
    </w:p>
    <w:p w14:paraId="0A841DD7" w14:textId="77777777" w:rsidR="00AB2366" w:rsidRDefault="00AB2366">
      <w:pPr>
        <w:spacing w:line="218" w:lineRule="exact"/>
        <w:ind w:left="1800"/>
      </w:pPr>
    </w:p>
    <w:p w14:paraId="097977E2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26</w:t>
      </w:r>
    </w:p>
    <w:p w14:paraId="13F8C41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49884A0D" w14:textId="77777777" w:rsidR="00AB2366" w:rsidRDefault="00AB2366">
      <w:pPr>
        <w:spacing w:line="200" w:lineRule="exact"/>
        <w:ind w:left="1800"/>
      </w:pPr>
    </w:p>
    <w:p w14:paraId="0C8DB36F" w14:textId="77777777" w:rsidR="00AB2366" w:rsidRDefault="00AB2366">
      <w:pPr>
        <w:spacing w:line="200" w:lineRule="exact"/>
        <w:ind w:left="1800"/>
      </w:pPr>
    </w:p>
    <w:p w14:paraId="33297394" w14:textId="77777777" w:rsidR="00AB2366" w:rsidRDefault="00AB2366">
      <w:pPr>
        <w:spacing w:line="200" w:lineRule="exact"/>
        <w:ind w:left="1800"/>
      </w:pPr>
    </w:p>
    <w:p w14:paraId="5843CED4" w14:textId="77777777" w:rsidR="00AB2366" w:rsidRDefault="00AB2366">
      <w:pPr>
        <w:spacing w:line="200" w:lineRule="exact"/>
        <w:ind w:left="1800"/>
      </w:pPr>
    </w:p>
    <w:p w14:paraId="3C628198" w14:textId="77777777" w:rsidR="00AB2366" w:rsidRDefault="00AB2366">
      <w:pPr>
        <w:spacing w:line="200" w:lineRule="exact"/>
        <w:ind w:left="1800"/>
      </w:pPr>
    </w:p>
    <w:p w14:paraId="2A12713F" w14:textId="77777777" w:rsidR="00AB2366" w:rsidRDefault="00AB2366">
      <w:pPr>
        <w:spacing w:line="200" w:lineRule="exact"/>
        <w:ind w:left="1800"/>
      </w:pPr>
    </w:p>
    <w:p w14:paraId="208F4D3D" w14:textId="77777777" w:rsidR="00AB2366" w:rsidRDefault="00AB2366">
      <w:pPr>
        <w:spacing w:line="200" w:lineRule="exact"/>
        <w:ind w:left="1800"/>
      </w:pPr>
    </w:p>
    <w:p w14:paraId="3492DE59" w14:textId="77777777" w:rsidR="00AB2366" w:rsidRDefault="00AB2366">
      <w:pPr>
        <w:spacing w:line="200" w:lineRule="exact"/>
        <w:ind w:left="1800"/>
      </w:pPr>
    </w:p>
    <w:p w14:paraId="0168D739" w14:textId="77777777" w:rsidR="00AB2366" w:rsidRDefault="00AB2366">
      <w:pPr>
        <w:spacing w:line="200" w:lineRule="exact"/>
        <w:ind w:left="1800"/>
      </w:pPr>
    </w:p>
    <w:p w14:paraId="2E1565D9" w14:textId="77777777" w:rsidR="00AB2366" w:rsidRDefault="00AB2366">
      <w:pPr>
        <w:spacing w:line="200" w:lineRule="exact"/>
        <w:ind w:left="1800"/>
      </w:pPr>
    </w:p>
    <w:p w14:paraId="05F0FBE5" w14:textId="77777777" w:rsidR="00AB2366" w:rsidRDefault="00AB2366">
      <w:pPr>
        <w:spacing w:line="200" w:lineRule="exact"/>
        <w:ind w:left="1800"/>
      </w:pPr>
    </w:p>
    <w:p w14:paraId="08FC38CE" w14:textId="77777777" w:rsidR="00AB2366" w:rsidRDefault="00AB2366">
      <w:pPr>
        <w:spacing w:line="200" w:lineRule="exact"/>
        <w:ind w:left="1800"/>
      </w:pPr>
    </w:p>
    <w:p w14:paraId="4F1BDFEF" w14:textId="77777777" w:rsidR="00AB2366" w:rsidRDefault="00AB2366">
      <w:pPr>
        <w:spacing w:line="200" w:lineRule="exact"/>
        <w:ind w:left="1800"/>
      </w:pPr>
    </w:p>
    <w:p w14:paraId="7B6AB2A5" w14:textId="77777777" w:rsidR="00AB2366" w:rsidRDefault="00AB2366">
      <w:pPr>
        <w:spacing w:line="200" w:lineRule="exact"/>
        <w:ind w:left="1800"/>
      </w:pPr>
    </w:p>
    <w:p w14:paraId="47544BCB" w14:textId="77777777" w:rsidR="00AB2366" w:rsidRDefault="00AB2366">
      <w:pPr>
        <w:spacing w:line="200" w:lineRule="exact"/>
        <w:ind w:left="1800"/>
      </w:pPr>
    </w:p>
    <w:p w14:paraId="07EC7B4C" w14:textId="77777777" w:rsidR="00AB2366" w:rsidRDefault="00AB2366">
      <w:pPr>
        <w:spacing w:line="200" w:lineRule="exact"/>
        <w:ind w:left="1800"/>
      </w:pPr>
    </w:p>
    <w:p w14:paraId="1642D034" w14:textId="77777777" w:rsidR="00AB2366" w:rsidRDefault="00AB2366">
      <w:pPr>
        <w:spacing w:line="200" w:lineRule="exact"/>
        <w:ind w:left="1800"/>
      </w:pPr>
    </w:p>
    <w:p w14:paraId="1C3A1A35" w14:textId="77777777" w:rsidR="00AB2366" w:rsidRDefault="00AB2366">
      <w:pPr>
        <w:spacing w:line="200" w:lineRule="exact"/>
        <w:ind w:left="1800"/>
      </w:pPr>
    </w:p>
    <w:p w14:paraId="7C0C2962" w14:textId="77777777" w:rsidR="00AB2366" w:rsidRDefault="00AB2366">
      <w:pPr>
        <w:spacing w:line="200" w:lineRule="exact"/>
        <w:ind w:left="1800"/>
      </w:pPr>
    </w:p>
    <w:p w14:paraId="799C9566" w14:textId="77777777" w:rsidR="00AB2366" w:rsidRDefault="00AB2366">
      <w:pPr>
        <w:spacing w:line="200" w:lineRule="exact"/>
        <w:ind w:left="1800"/>
      </w:pPr>
    </w:p>
    <w:p w14:paraId="071C738D" w14:textId="77777777" w:rsidR="00AB2366" w:rsidRDefault="00AB2366">
      <w:pPr>
        <w:spacing w:line="200" w:lineRule="exact"/>
        <w:ind w:left="1800"/>
      </w:pPr>
    </w:p>
    <w:p w14:paraId="6989A7AF" w14:textId="77777777" w:rsidR="00AB2366" w:rsidRDefault="00AB2366">
      <w:pPr>
        <w:spacing w:line="269" w:lineRule="exact"/>
        <w:ind w:left="1800"/>
      </w:pPr>
    </w:p>
    <w:p w14:paraId="60F2DF01" w14:textId="77777777" w:rsidR="00AB2366" w:rsidRDefault="00C044CB">
      <w:pPr>
        <w:spacing w:line="644" w:lineRule="exact"/>
        <w:ind w:left="1800"/>
      </w:pPr>
      <w:bookmarkStart w:id="739" w:name="PageMark38"/>
      <w:bookmarkEnd w:id="739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Chapter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6</w:t>
      </w:r>
    </w:p>
    <w:p w14:paraId="606221EC" w14:textId="77777777" w:rsidR="00AB2366" w:rsidRDefault="00AB2366">
      <w:pPr>
        <w:spacing w:line="200" w:lineRule="exact"/>
        <w:ind w:left="1800"/>
      </w:pPr>
    </w:p>
    <w:p w14:paraId="2FBC3E8A" w14:textId="77777777" w:rsidR="00AB2366" w:rsidRDefault="00AB2366">
      <w:pPr>
        <w:spacing w:line="200" w:lineRule="exact"/>
        <w:ind w:left="1800"/>
      </w:pPr>
    </w:p>
    <w:p w14:paraId="63B80BDF" w14:textId="77777777" w:rsidR="00AB2366" w:rsidRDefault="00AB2366">
      <w:pPr>
        <w:spacing w:line="250" w:lineRule="exact"/>
        <w:ind w:left="1800"/>
      </w:pPr>
    </w:p>
    <w:p w14:paraId="26AC5EC0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Future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Work: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Novel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Signal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Processing</w:t>
      </w:r>
    </w:p>
    <w:p w14:paraId="3DBBC571" w14:textId="77777777" w:rsidR="00AB2366" w:rsidRDefault="00AB2366">
      <w:pPr>
        <w:spacing w:line="251" w:lineRule="exact"/>
        <w:ind w:left="1800"/>
      </w:pPr>
    </w:p>
    <w:p w14:paraId="679243C9" w14:textId="77777777" w:rsidR="00AB2366" w:rsidRDefault="00C044CB">
      <w:pPr>
        <w:spacing w:line="644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for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CS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Spectrum</w:t>
      </w:r>
      <w:r>
        <w:rPr>
          <w:rFonts w:ascii="Times New Roman" w:eastAsia="Times New Roman" w:hAnsi="Times New Roman" w:cs="Times New Roman"/>
          <w:sz w:val="49"/>
          <w:szCs w:val="4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Sensing</w:t>
      </w:r>
    </w:p>
    <w:p w14:paraId="713F57A6" w14:textId="77777777" w:rsidR="00AB2366" w:rsidRDefault="00AB2366">
      <w:pPr>
        <w:spacing w:line="200" w:lineRule="exact"/>
        <w:ind w:left="1800"/>
      </w:pPr>
    </w:p>
    <w:p w14:paraId="26126F25" w14:textId="77777777" w:rsidR="00AB2366" w:rsidRDefault="00AB2366">
      <w:pPr>
        <w:spacing w:line="200" w:lineRule="exact"/>
        <w:ind w:left="1800"/>
      </w:pPr>
    </w:p>
    <w:p w14:paraId="2C3EB163" w14:textId="77777777" w:rsidR="00AB2366" w:rsidRDefault="00AB2366">
      <w:pPr>
        <w:spacing w:line="200" w:lineRule="exact"/>
        <w:ind w:left="1800"/>
      </w:pPr>
    </w:p>
    <w:p w14:paraId="7C27FFB9" w14:textId="77777777" w:rsidR="00AB2366" w:rsidRDefault="00AB2366">
      <w:pPr>
        <w:spacing w:line="240" w:lineRule="exact"/>
        <w:ind w:left="1800"/>
      </w:pPr>
    </w:p>
    <w:p w14:paraId="258A577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</w:p>
    <w:p w14:paraId="474A426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06E33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recon-</w:t>
      </w:r>
    </w:p>
    <w:p w14:paraId="5537CE2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return,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reduced).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solve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problem,</w:t>
      </w:r>
    </w:p>
    <w:p w14:paraId="58ECC94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focuses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0EF235C2" w14:textId="77777777" w:rsidR="00AB2366" w:rsidRDefault="00C044CB">
      <w:pPr>
        <w:tabs>
          <w:tab w:val="left" w:pos="64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termed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compres-</w:t>
      </w:r>
    </w:p>
    <w:p w14:paraId="7D05173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(CSS)</w:t>
      </w:r>
    </w:p>
    <w:p w14:paraId="4758544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(CRN),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proposed</w:t>
      </w:r>
    </w:p>
    <w:p w14:paraId="22A4E8C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2B83DA3D" w14:textId="77777777" w:rsidR="00AB2366" w:rsidRDefault="00AB2366">
      <w:pPr>
        <w:spacing w:line="200" w:lineRule="exact"/>
        <w:ind w:left="1800"/>
      </w:pPr>
    </w:p>
    <w:p w14:paraId="7C5820DC" w14:textId="77777777" w:rsidR="00AB2366" w:rsidRDefault="00AB2366">
      <w:pPr>
        <w:spacing w:line="200" w:lineRule="exact"/>
        <w:ind w:left="1800"/>
      </w:pPr>
    </w:p>
    <w:p w14:paraId="5BF19BCB" w14:textId="77777777" w:rsidR="00AB2366" w:rsidRDefault="00AB2366">
      <w:pPr>
        <w:spacing w:line="236" w:lineRule="exact"/>
        <w:ind w:left="1800"/>
      </w:pPr>
    </w:p>
    <w:p w14:paraId="5EF2AEF5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6.1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Introduction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to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</w:p>
    <w:p w14:paraId="1F2EE2A5" w14:textId="77777777" w:rsidR="00AB2366" w:rsidRDefault="00AB2366">
      <w:pPr>
        <w:spacing w:line="342" w:lineRule="exact"/>
        <w:ind w:left="1800"/>
      </w:pPr>
    </w:p>
    <w:p w14:paraId="64B98E2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</w:p>
    <w:p w14:paraId="3D8F99E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outstanding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reducing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</w:p>
    <w:p w14:paraId="491019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</w:t>
      </w:r>
    </w:p>
    <w:p w14:paraId="099DAAF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0B3A144" w14:textId="77777777" w:rsidR="00AB2366" w:rsidRDefault="006E3BC1">
      <w:pPr>
        <w:spacing w:line="200" w:lineRule="exact"/>
        <w:ind w:left="1800"/>
      </w:pPr>
      <w:r>
        <w:lastRenderedPageBreak/>
        <w:pict w14:anchorId="56C4D4E1">
          <v:group id="_x0000_s1055" style="position:absolute;left:0;text-align:left;margin-left:89.25pt;margin-top:121.5pt;width:432.75pt;height:.75pt;z-index:251663872;mso-position-horizontal-relative:page;mso-position-vertical-relative:page" coordorigin="1785,2430" coordsize="8655,15">
            <v:polyline id="_x0000_s1056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063E6CA6" w14:textId="77777777" w:rsidR="00AB2366" w:rsidRDefault="00AB2366">
      <w:pPr>
        <w:spacing w:line="200" w:lineRule="exact"/>
        <w:ind w:left="1800"/>
      </w:pPr>
    </w:p>
    <w:p w14:paraId="23DABF99" w14:textId="77777777" w:rsidR="00AB2366" w:rsidRDefault="00AB2366">
      <w:pPr>
        <w:spacing w:line="200" w:lineRule="exact"/>
        <w:ind w:left="1800"/>
      </w:pPr>
    </w:p>
    <w:p w14:paraId="19F524C3" w14:textId="77777777" w:rsidR="00AB2366" w:rsidRDefault="00AB2366">
      <w:pPr>
        <w:spacing w:line="200" w:lineRule="exact"/>
        <w:ind w:left="1800"/>
      </w:pPr>
    </w:p>
    <w:p w14:paraId="6C900EA9" w14:textId="77777777" w:rsidR="00AB2366" w:rsidRDefault="00AB2366">
      <w:pPr>
        <w:spacing w:line="200" w:lineRule="exact"/>
        <w:ind w:left="1800"/>
      </w:pPr>
    </w:p>
    <w:p w14:paraId="6D8F6C54" w14:textId="77777777" w:rsidR="00AB2366" w:rsidRDefault="00AB2366">
      <w:pPr>
        <w:spacing w:line="200" w:lineRule="exact"/>
        <w:ind w:left="1800"/>
      </w:pPr>
    </w:p>
    <w:p w14:paraId="323BCF92" w14:textId="77777777" w:rsidR="00AB2366" w:rsidRDefault="00AB2366">
      <w:pPr>
        <w:spacing w:line="200" w:lineRule="exact"/>
        <w:ind w:left="1800"/>
      </w:pPr>
    </w:p>
    <w:p w14:paraId="3B96F406" w14:textId="77777777" w:rsidR="00AB2366" w:rsidRDefault="00AB2366">
      <w:pPr>
        <w:spacing w:line="200" w:lineRule="exact"/>
        <w:ind w:left="1800"/>
      </w:pPr>
    </w:p>
    <w:p w14:paraId="291C57CF" w14:textId="77777777" w:rsidR="00AB2366" w:rsidRDefault="00AB2366">
      <w:pPr>
        <w:spacing w:line="200" w:lineRule="exact"/>
        <w:ind w:left="1800"/>
      </w:pPr>
    </w:p>
    <w:p w14:paraId="3F615A92" w14:textId="77777777" w:rsidR="00AB2366" w:rsidRDefault="00AB2366">
      <w:pPr>
        <w:spacing w:line="388" w:lineRule="exact"/>
        <w:ind w:left="1800"/>
      </w:pPr>
    </w:p>
    <w:p w14:paraId="14DC59A0" w14:textId="77777777" w:rsidR="00AB2366" w:rsidRDefault="00C044CB">
      <w:pPr>
        <w:spacing w:line="240" w:lineRule="exact"/>
        <w:ind w:left="1804"/>
      </w:pPr>
      <w:bookmarkStart w:id="740" w:name="PageMark39"/>
      <w:bookmarkEnd w:id="74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646706A5" w14:textId="77777777" w:rsidR="00AB2366" w:rsidRDefault="00AB2366">
      <w:pPr>
        <w:spacing w:line="200" w:lineRule="exact"/>
        <w:ind w:left="1800"/>
      </w:pPr>
    </w:p>
    <w:p w14:paraId="5F76D8A2" w14:textId="77777777" w:rsidR="00AB2366" w:rsidRDefault="00AB2366">
      <w:pPr>
        <w:spacing w:line="202" w:lineRule="exact"/>
        <w:ind w:left="1800"/>
      </w:pPr>
    </w:p>
    <w:p w14:paraId="6D619FE2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linear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systems.</w:t>
      </w:r>
    </w:p>
    <w:p w14:paraId="553F83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classification,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00A6D2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entire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1AE6524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10EEC56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longer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3180FC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’partial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analysis’</w:t>
      </w:r>
    </w:p>
    <w:p w14:paraId="3D22BB3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78762F92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aims</w:t>
      </w:r>
    </w:p>
    <w:p w14:paraId="690BE7B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</w:p>
    <w:p w14:paraId="08C5B5CC" w14:textId="77777777" w:rsidR="00AB2366" w:rsidRDefault="00AB2366">
      <w:pPr>
        <w:spacing w:line="200" w:lineRule="exact"/>
        <w:ind w:left="1800"/>
      </w:pPr>
    </w:p>
    <w:p w14:paraId="23DC03D1" w14:textId="77777777" w:rsidR="00AB2366" w:rsidRDefault="00AB2366">
      <w:pPr>
        <w:spacing w:line="345" w:lineRule="exact"/>
        <w:ind w:left="1800"/>
      </w:pPr>
    </w:p>
    <w:p w14:paraId="4A8B1EF3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Literature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Review</w:t>
      </w:r>
    </w:p>
    <w:p w14:paraId="562F28B1" w14:textId="77777777" w:rsidR="00AB2366" w:rsidRDefault="00AB2366">
      <w:pPr>
        <w:spacing w:line="275" w:lineRule="exact"/>
        <w:ind w:left="1800"/>
      </w:pPr>
    </w:p>
    <w:p w14:paraId="6A38F506" w14:textId="43ED42FD" w:rsidR="00AB2366" w:rsidRDefault="00C044CB">
      <w:pPr>
        <w:tabs>
          <w:tab w:val="left" w:pos="2644"/>
          <w:tab w:val="left" w:pos="930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researched.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261CE88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al-</w:t>
      </w:r>
    </w:p>
    <w:p w14:paraId="3E108A55" w14:textId="3C3C000F" w:rsidR="00AB2366" w:rsidRDefault="00C044CB">
      <w:pPr>
        <w:tabs>
          <w:tab w:val="left" w:pos="940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proofs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1B97C7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measure-</w:t>
      </w:r>
    </w:p>
    <w:p w14:paraId="28C1038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ments,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displays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convolution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0FB2423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involved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Especially,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</w:p>
    <w:p w14:paraId="44A40E5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</w:p>
    <w:p w14:paraId="64C6832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achieved.</w:t>
      </w:r>
    </w:p>
    <w:p w14:paraId="2EA1884B" w14:textId="77777777" w:rsidR="00AB2366" w:rsidRDefault="00AB2366">
      <w:pPr>
        <w:spacing w:line="200" w:lineRule="exact"/>
        <w:ind w:left="1800"/>
      </w:pPr>
    </w:p>
    <w:p w14:paraId="05F67007" w14:textId="77777777" w:rsidR="00AB2366" w:rsidRDefault="00AB2366">
      <w:pPr>
        <w:spacing w:line="345" w:lineRule="exact"/>
        <w:ind w:left="1800"/>
      </w:pPr>
    </w:p>
    <w:p w14:paraId="5A347AA8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Proposed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Research</w:t>
      </w:r>
    </w:p>
    <w:p w14:paraId="2A526F20" w14:textId="77777777" w:rsidR="00AB2366" w:rsidRDefault="00AB2366">
      <w:pPr>
        <w:spacing w:line="276" w:lineRule="exact"/>
        <w:ind w:left="1800"/>
      </w:pPr>
    </w:p>
    <w:p w14:paraId="377DEE4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concept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always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</w:p>
    <w:p w14:paraId="752AD07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believe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worthy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068D3C2E" w14:textId="3C49CAD4" w:rsidR="00AB2366" w:rsidRDefault="00C044CB">
      <w:pPr>
        <w:tabs>
          <w:tab w:val="left" w:pos="5828"/>
          <w:tab w:val="left" w:pos="744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words,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</w:p>
    <w:p w14:paraId="734A726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away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</w:p>
    <w:p w14:paraId="0A147E8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sensing.</w:t>
      </w:r>
    </w:p>
    <w:p w14:paraId="4F473DC9" w14:textId="77777777" w:rsidR="00AB2366" w:rsidRDefault="00AB2366">
      <w:pPr>
        <w:spacing w:line="200" w:lineRule="exact"/>
        <w:ind w:left="1800"/>
      </w:pPr>
    </w:p>
    <w:p w14:paraId="7B1A370F" w14:textId="77777777" w:rsidR="00AB2366" w:rsidRDefault="00AB2366">
      <w:pPr>
        <w:spacing w:line="200" w:lineRule="exact"/>
        <w:ind w:left="1800"/>
      </w:pPr>
    </w:p>
    <w:p w14:paraId="37BF41FF" w14:textId="77777777" w:rsidR="00AB2366" w:rsidRDefault="00AB2366">
      <w:pPr>
        <w:spacing w:line="267" w:lineRule="exact"/>
        <w:ind w:left="1800"/>
      </w:pPr>
    </w:p>
    <w:p w14:paraId="3F539DB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</w:t>
      </w:r>
    </w:p>
    <w:p w14:paraId="05D74E2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FDDF6A0" w14:textId="77777777" w:rsidR="00AB2366" w:rsidRDefault="006E3BC1">
      <w:pPr>
        <w:spacing w:line="200" w:lineRule="exact"/>
        <w:ind w:left="1799"/>
      </w:pPr>
      <w:r>
        <w:lastRenderedPageBreak/>
        <w:pict w14:anchorId="58279C8B">
          <v:group id="_x0000_s1053" style="position:absolute;left:0;text-align:left;margin-left:89.25pt;margin-top:121.5pt;width:432.75pt;height:.75pt;z-index:251664896;mso-position-horizontal-relative:page;mso-position-vertical-relative:page" coordorigin="1785,2430" coordsize="8655,15">
            <v:polyline id="_x0000_s1054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714B2466" w14:textId="77777777" w:rsidR="00AB2366" w:rsidRDefault="00AB2366">
      <w:pPr>
        <w:spacing w:line="200" w:lineRule="exact"/>
        <w:ind w:left="1799"/>
      </w:pPr>
    </w:p>
    <w:p w14:paraId="6AC059CF" w14:textId="77777777" w:rsidR="00AB2366" w:rsidRDefault="00AB2366">
      <w:pPr>
        <w:spacing w:line="200" w:lineRule="exact"/>
        <w:ind w:left="1799"/>
      </w:pPr>
    </w:p>
    <w:p w14:paraId="704244AB" w14:textId="77777777" w:rsidR="00AB2366" w:rsidRDefault="00AB2366">
      <w:pPr>
        <w:spacing w:line="200" w:lineRule="exact"/>
        <w:ind w:left="1799"/>
      </w:pPr>
    </w:p>
    <w:p w14:paraId="39515898" w14:textId="77777777" w:rsidR="00AB2366" w:rsidRDefault="00AB2366">
      <w:pPr>
        <w:spacing w:line="200" w:lineRule="exact"/>
        <w:ind w:left="1799"/>
      </w:pPr>
    </w:p>
    <w:p w14:paraId="00C09E75" w14:textId="77777777" w:rsidR="00AB2366" w:rsidRDefault="00AB2366">
      <w:pPr>
        <w:spacing w:line="200" w:lineRule="exact"/>
        <w:ind w:left="1799"/>
      </w:pPr>
    </w:p>
    <w:p w14:paraId="788B9CCE" w14:textId="77777777" w:rsidR="00AB2366" w:rsidRDefault="00AB2366">
      <w:pPr>
        <w:spacing w:line="200" w:lineRule="exact"/>
        <w:ind w:left="1799"/>
      </w:pPr>
    </w:p>
    <w:p w14:paraId="1F0B94C8" w14:textId="77777777" w:rsidR="00AB2366" w:rsidRDefault="00AB2366">
      <w:pPr>
        <w:spacing w:line="200" w:lineRule="exact"/>
        <w:ind w:left="1799"/>
      </w:pPr>
    </w:p>
    <w:p w14:paraId="1A578B1C" w14:textId="77777777" w:rsidR="00AB2366" w:rsidRDefault="00AB2366">
      <w:pPr>
        <w:spacing w:line="200" w:lineRule="exact"/>
        <w:ind w:left="1799"/>
      </w:pPr>
    </w:p>
    <w:p w14:paraId="2B806B78" w14:textId="77777777" w:rsidR="00AB2366" w:rsidRDefault="00AB2366">
      <w:pPr>
        <w:spacing w:line="388" w:lineRule="exact"/>
        <w:ind w:left="1799"/>
      </w:pPr>
    </w:p>
    <w:p w14:paraId="78A79A34" w14:textId="77777777" w:rsidR="00AB2366" w:rsidRDefault="00C044CB">
      <w:pPr>
        <w:spacing w:line="240" w:lineRule="exact"/>
        <w:ind w:left="1804"/>
      </w:pPr>
      <w:bookmarkStart w:id="741" w:name="PageMark40"/>
      <w:bookmarkEnd w:id="74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0D3C542" w14:textId="77777777" w:rsidR="00AB2366" w:rsidRDefault="00AB2366">
      <w:pPr>
        <w:spacing w:line="293" w:lineRule="exact"/>
        <w:ind w:left="1799"/>
      </w:pPr>
    </w:p>
    <w:p w14:paraId="6743654B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6.2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Potential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CSP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Applications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In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Spectrum</w:t>
      </w:r>
      <w:r>
        <w:rPr>
          <w:rFonts w:ascii="Times New Roman" w:eastAsia="Times New Roman" w:hAnsi="Times New Roman" w:cs="Times New Roman"/>
          <w:sz w:val="34"/>
          <w:szCs w:val="3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Sensing</w:t>
      </w:r>
    </w:p>
    <w:p w14:paraId="1F91D2CD" w14:textId="77777777" w:rsidR="00AB2366" w:rsidRDefault="00AB2366">
      <w:pPr>
        <w:spacing w:line="342" w:lineRule="exact"/>
        <w:ind w:left="1799"/>
      </w:pPr>
    </w:p>
    <w:p w14:paraId="3850D32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organised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different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cog-</w:t>
      </w:r>
    </w:p>
    <w:p w14:paraId="0FC20A84" w14:textId="1FF422B7" w:rsidR="00AB2366" w:rsidRDefault="00C044CB">
      <w:pPr>
        <w:tabs>
          <w:tab w:val="left" w:pos="878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po-</w:t>
      </w:r>
    </w:p>
    <w:p w14:paraId="221A21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</w:p>
    <w:p w14:paraId="5F71D06C" w14:textId="77777777" w:rsidR="00AB2366" w:rsidRDefault="00AB2366">
      <w:pPr>
        <w:spacing w:line="200" w:lineRule="exact"/>
        <w:ind w:left="1799"/>
      </w:pPr>
    </w:p>
    <w:p w14:paraId="2C55B8FF" w14:textId="77777777" w:rsidR="00AB2366" w:rsidRDefault="00AB2366">
      <w:pPr>
        <w:spacing w:line="323" w:lineRule="exact"/>
        <w:ind w:left="1799"/>
      </w:pPr>
    </w:p>
    <w:p w14:paraId="6FA6C87B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Filtering</w:t>
      </w:r>
    </w:p>
    <w:p w14:paraId="6C65F936" w14:textId="77777777" w:rsidR="00AB2366" w:rsidRDefault="00AB2366">
      <w:pPr>
        <w:spacing w:line="276" w:lineRule="exact"/>
        <w:ind w:left="1799"/>
      </w:pPr>
    </w:p>
    <w:p w14:paraId="1F16876D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requires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</w:p>
    <w:p w14:paraId="3E562F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expensive.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</w:p>
    <w:p w14:paraId="0B633F8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</w:p>
    <w:p w14:paraId="7987E6FD" w14:textId="77777777" w:rsidR="00AB2366" w:rsidRDefault="00AB2366">
      <w:pPr>
        <w:spacing w:line="200" w:lineRule="exact"/>
        <w:ind w:left="1799"/>
      </w:pPr>
    </w:p>
    <w:p w14:paraId="6DB581C7" w14:textId="77777777" w:rsidR="00AB2366" w:rsidRDefault="00AB2366">
      <w:pPr>
        <w:spacing w:line="264" w:lineRule="exact"/>
        <w:ind w:left="1799"/>
      </w:pPr>
    </w:p>
    <w:p w14:paraId="67409186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Transform</w:t>
      </w:r>
    </w:p>
    <w:p w14:paraId="331BA09D" w14:textId="77777777" w:rsidR="00AB2366" w:rsidRDefault="00AB2366">
      <w:pPr>
        <w:spacing w:line="292" w:lineRule="exact"/>
        <w:ind w:left="1799"/>
      </w:pPr>
    </w:p>
    <w:p w14:paraId="45ED8632" w14:textId="77777777" w:rsidR="00AB2366" w:rsidRDefault="00C044CB">
      <w:pPr>
        <w:spacing w:line="296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length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4441F9DD" w14:textId="77777777" w:rsidR="00AB2366" w:rsidRDefault="00C044CB">
      <w:pPr>
        <w:spacing w:line="424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</w:p>
    <w:p w14:paraId="321B7AFD" w14:textId="2263586F" w:rsidR="00AB2366" w:rsidRDefault="00C044CB">
      <w:pPr>
        <w:tabs>
          <w:tab w:val="left" w:pos="10094"/>
        </w:tabs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9FE5F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</w:t>
      </w:r>
    </w:p>
    <w:p w14:paraId="28B060C6" w14:textId="4D6E78F5" w:rsidR="00AB2366" w:rsidRDefault="00C044CB">
      <w:pPr>
        <w:tabs>
          <w:tab w:val="left" w:pos="6369"/>
          <w:tab w:val="left" w:pos="9789"/>
        </w:tabs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filters.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117D52BD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follows:</w:t>
      </w:r>
    </w:p>
    <w:p w14:paraId="0FDBE917" w14:textId="222332A9" w:rsidR="00AB2366" w:rsidRDefault="003F077B">
      <w:pPr>
        <w:spacing w:line="245" w:lineRule="exact"/>
        <w:ind w:left="1799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7424" behindDoc="0" locked="0" layoutInCell="1" allowOverlap="1" wp14:anchorId="0E266337" wp14:editId="69DDABEE">
            <wp:simplePos x="0" y="0"/>
            <wp:positionH relativeFrom="column">
              <wp:posOffset>1257300</wp:posOffset>
            </wp:positionH>
            <wp:positionV relativeFrom="paragraph">
              <wp:posOffset>111125</wp:posOffset>
            </wp:positionV>
            <wp:extent cx="5257800" cy="317500"/>
            <wp:effectExtent l="0" t="0" r="0" b="12700"/>
            <wp:wrapSquare wrapText="bothSides"/>
            <wp:docPr id="4" name="Picture 4" descr="Macintosh HD:Users:chenhao:Desktop:Screen Shot 2015-02-23 at 11.47.5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chenhao:Desktop:Screen Shot 2015-02-23 at 11.47.53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1CDC65" w14:textId="07F70D8E" w:rsidR="00C044CB" w:rsidRDefault="00C044CB">
      <w:pPr>
        <w:spacing w:line="533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CC98CF1" w14:textId="77777777" w:rsidR="00AB2366" w:rsidRDefault="00C044CB">
      <w:pPr>
        <w:spacing w:line="5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×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Consequently,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moving</w:t>
      </w:r>
    </w:p>
    <w:p w14:paraId="5B30F7CE" w14:textId="77777777" w:rsidR="00AB2366" w:rsidRDefault="00C044CB">
      <w:pPr>
        <w:spacing w:line="27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analog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amount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009F8D2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omitted.</w:t>
      </w:r>
    </w:p>
    <w:p w14:paraId="03F6D98D" w14:textId="77777777" w:rsidR="00AB2366" w:rsidRDefault="00AB2366">
      <w:pPr>
        <w:spacing w:line="200" w:lineRule="exact"/>
        <w:ind w:left="1799"/>
      </w:pPr>
    </w:p>
    <w:p w14:paraId="3004BB89" w14:textId="77777777" w:rsidR="00AB2366" w:rsidRDefault="00AB2366">
      <w:pPr>
        <w:spacing w:line="264" w:lineRule="exact"/>
        <w:ind w:left="1799"/>
      </w:pPr>
    </w:p>
    <w:p w14:paraId="409B366B" w14:textId="77777777" w:rsidR="00AB2366" w:rsidRDefault="00C044CB">
      <w:pPr>
        <w:tabs>
          <w:tab w:val="left" w:pos="2696"/>
        </w:tabs>
        <w:spacing w:line="311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6.2.1.2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</w:t>
      </w:r>
    </w:p>
    <w:p w14:paraId="1D83718A" w14:textId="77777777" w:rsidR="00AB2366" w:rsidRDefault="00AB2366">
      <w:pPr>
        <w:spacing w:line="292" w:lineRule="exact"/>
        <w:ind w:left="1799"/>
      </w:pPr>
    </w:p>
    <w:p w14:paraId="56A78204" w14:textId="77777777" w:rsidR="00AB2366" w:rsidRDefault="00C044CB">
      <w:pPr>
        <w:spacing w:line="288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redundancy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</w:p>
    <w:p w14:paraId="7333A6D8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specifically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spec-</w:t>
      </w:r>
    </w:p>
    <w:p w14:paraId="1F94B30B" w14:textId="77777777" w:rsidR="00AB2366" w:rsidRDefault="00C044CB">
      <w:pPr>
        <w:spacing w:line="433" w:lineRule="exact"/>
        <w:ind w:left="179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trumsensing,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systemusingCSPcanregardthoseuselessinformationasinterference,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</w:p>
    <w:p w14:paraId="26A5692A" w14:textId="77777777" w:rsidR="00AB2366" w:rsidRDefault="00AB2366">
      <w:pPr>
        <w:spacing w:line="309" w:lineRule="exact"/>
        <w:ind w:left="1799"/>
      </w:pPr>
    </w:p>
    <w:p w14:paraId="32C044A1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29</w:t>
      </w:r>
    </w:p>
    <w:p w14:paraId="15159C33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915FD7B" w14:textId="540D91FE" w:rsidR="00AB2366" w:rsidRDefault="006E3BC1">
      <w:pPr>
        <w:spacing w:line="200" w:lineRule="exact"/>
        <w:ind w:left="1799"/>
      </w:pPr>
      <w:r>
        <w:lastRenderedPageBreak/>
        <w:pict w14:anchorId="02AD746A">
          <v:group id="_x0000_s1051" style="position:absolute;left:0;text-align:left;margin-left:89.25pt;margin-top:121.5pt;width:432.75pt;height:.75pt;z-index:251665920;mso-position-horizontal-relative:page;mso-position-vertical-relative:page" coordorigin="1785,2430" coordsize="8655,15">
            <v:polyline id="_x0000_s1052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5357B9E8">
          <v:group id="_x0000_s1049" style="position:absolute;left:0;text-align:left;margin-left:288.75pt;margin-top:633.75pt;width:27pt;height:.75pt;z-index:-251649536;mso-position-horizontal-relative:page;mso-position-vertical-relative:page" coordorigin="5775,12675" coordsize="540,15">
            <v:polyline id="_x0000_s1050" style="position:absolute" points="23123,50725,23123,50725,23123,50725,23123,50725,23123,50725,23123,50725,23123,50725,23124,50725,23124,50725,23124,50725,23124,50725,23124,50725,23124,50725,23124,50725,23124,50725,23124,50725,23125,50725,23125,50725,23125,50725,23125,50725,23126,50725,23126,50725,23126,50725,23127,50725,23127,50725,23128,50725,23128,50725,23129,50725,23130,50725,23130,50725,23131,50725,23132,50725,23133,50725,23134,50725,23135,50725,23136,50725,23137,50725,23139,50725,23140,50725,23141,50725,23143,50725,23144,50725,23146,50725,23147,50725,23149,50725,23151,50725,23153,50725,23155,50725,23157,50725,23159,50725,23161,50725,23163,50725,23166,50725,23169,50725,23172,50725,23174,50725,23177,50725,23180,50725,23183,50725,23186,50725,23189,50725,23192,50725,23196,50725,23200,50725,23204,50725,23208,50725,23212,50725,23216,50725,23220,50725,23224,50725,23229,50725,23234,50725,23238,50725,23243,50725,23248,50725,23253,50725,23259,50725,23264,50725,23270,50725,23275,50725,23281,50725,23287,50725,23294,50725,23300,50725,23307,50725,23313,50725,23321,50725,23327,50725,23334,50725,23342,50725,23350,50725,23357,50725,23365,50725,23373,50725,23382,50725,23390,50725,23398,50725,23406,50725,23416,50725,23425,50725,23434,50725,23444,50725,23454,50725,23463,50725,23474,50725,23484,50725,23494,50725,23505,50725,23516,50725,23527,50725,23539,50725,23550,50725,23562,50725,23574,50725,23585,50725,23598,50725,23611,50725,23624,50725,23637,50725,23650,50725,23663,50725" coordorigin="5775,12675" coordsize="540,15" strokeweight="6069emu">
              <v:path arrowok="t"/>
              <o:lock v:ext="edit" verticies="t"/>
            </v:polyline>
            <w10:wrap anchorx="page" anchory="page"/>
          </v:group>
        </w:pict>
      </w:r>
      <w:r>
        <w:pict w14:anchorId="4AC24CD8">
          <v:shapetype id="_x0000_t202" coordsize="21600,21600" o:spt="202" path="m0,0l0,21600,21600,21600,21600,0xe">
            <v:stroke joinstyle="miter"/>
            <v:path gradientshapeok="t" o:connecttype="rect"/>
          </v:shapetype>
          <v:shape id="_x0000_s1047" type="#_x0000_t202" style="position:absolute;left:0;text-align:left;margin-left:300.15pt;margin-top:620.9pt;width:6.2pt;height:13.15pt;z-index:251668992;mso-position-horizontal-relative:page;mso-position-vertical-relative:page" filled="f" stroked="f">
            <v:textbox inset="0,0,0,0">
              <w:txbxContent>
                <w:p w14:paraId="1ABC4358" w14:textId="77777777" w:rsidR="00DB3497" w:rsidRDefault="00DB3497">
                  <w:pPr>
                    <w:spacing w:line="239" w:lineRule="exact"/>
                  </w:pPr>
                  <w:r>
                    <w:rPr>
                      <w:rFonts w:ascii="Times New Roman" w:eastAsia="Times New Roman" w:hAnsi="Times New Roman" w:cs="Times New Roman"/>
                      <w:color w:val="000000"/>
                      <w:w w:val="91"/>
                      <w:sz w:val="23"/>
                      <w:szCs w:val="23"/>
                    </w:rPr>
                    <w:t>δ</w:t>
                  </w:r>
                </w:p>
              </w:txbxContent>
            </v:textbox>
            <w10:wrap anchorx="page" anchory="page"/>
          </v:shape>
        </w:pict>
      </w:r>
    </w:p>
    <w:p w14:paraId="5BAA5749" w14:textId="77777777" w:rsidR="00AB2366" w:rsidRDefault="00AB2366">
      <w:pPr>
        <w:spacing w:line="200" w:lineRule="exact"/>
        <w:ind w:left="1799"/>
      </w:pPr>
    </w:p>
    <w:p w14:paraId="30E3723F" w14:textId="77777777" w:rsidR="00AB2366" w:rsidRDefault="00AB2366">
      <w:pPr>
        <w:spacing w:line="200" w:lineRule="exact"/>
        <w:ind w:left="1799"/>
      </w:pPr>
    </w:p>
    <w:p w14:paraId="20A2B5DA" w14:textId="77777777" w:rsidR="00AB2366" w:rsidRDefault="00AB2366">
      <w:pPr>
        <w:spacing w:line="200" w:lineRule="exact"/>
        <w:ind w:left="1799"/>
      </w:pPr>
    </w:p>
    <w:p w14:paraId="1D27334E" w14:textId="77777777" w:rsidR="00AB2366" w:rsidRDefault="00AB2366">
      <w:pPr>
        <w:spacing w:line="200" w:lineRule="exact"/>
        <w:ind w:left="1799"/>
      </w:pPr>
    </w:p>
    <w:p w14:paraId="03E7F947" w14:textId="77777777" w:rsidR="00AB2366" w:rsidRDefault="00AB2366">
      <w:pPr>
        <w:spacing w:line="200" w:lineRule="exact"/>
        <w:ind w:left="1799"/>
      </w:pPr>
    </w:p>
    <w:p w14:paraId="7552C646" w14:textId="77777777" w:rsidR="00AB2366" w:rsidRDefault="00AB2366">
      <w:pPr>
        <w:spacing w:line="200" w:lineRule="exact"/>
        <w:ind w:left="1799"/>
      </w:pPr>
    </w:p>
    <w:p w14:paraId="038D4F17" w14:textId="121B7F8E" w:rsidR="00AB2366" w:rsidRDefault="00AB2366">
      <w:pPr>
        <w:spacing w:line="200" w:lineRule="exact"/>
        <w:ind w:left="1799"/>
      </w:pPr>
    </w:p>
    <w:p w14:paraId="5F1FC8F2" w14:textId="77777777" w:rsidR="00AB2366" w:rsidRDefault="00AB2366">
      <w:pPr>
        <w:spacing w:line="200" w:lineRule="exact"/>
        <w:ind w:left="1799"/>
      </w:pPr>
    </w:p>
    <w:p w14:paraId="616CD077" w14:textId="77777777" w:rsidR="00AB2366" w:rsidRDefault="00AB2366">
      <w:pPr>
        <w:spacing w:line="388" w:lineRule="exact"/>
        <w:ind w:left="1799"/>
      </w:pPr>
    </w:p>
    <w:p w14:paraId="26865C4B" w14:textId="77777777" w:rsidR="00AB2366" w:rsidRDefault="00C044CB">
      <w:pPr>
        <w:spacing w:line="240" w:lineRule="exact"/>
        <w:ind w:left="1804"/>
      </w:pPr>
      <w:bookmarkStart w:id="742" w:name="PageMark41"/>
      <w:bookmarkEnd w:id="742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B8F74C7" w14:textId="77777777" w:rsidR="00AB2366" w:rsidRDefault="00AB2366">
      <w:pPr>
        <w:spacing w:line="200" w:lineRule="exact"/>
        <w:ind w:left="1799"/>
      </w:pPr>
    </w:p>
    <w:p w14:paraId="197FAD5E" w14:textId="77777777" w:rsidR="00AB2366" w:rsidRDefault="00AB2366">
      <w:pPr>
        <w:spacing w:line="200" w:lineRule="exact"/>
        <w:ind w:left="1799"/>
      </w:pPr>
    </w:p>
    <w:p w14:paraId="522AB608" w14:textId="5CDA20E2" w:rsidR="00AB2366" w:rsidRDefault="000E5CA0">
      <w:pPr>
        <w:spacing w:line="200" w:lineRule="exact"/>
        <w:ind w:left="1799"/>
      </w:pPr>
      <w:r>
        <w:rPr>
          <w:noProof/>
        </w:rPr>
        <w:drawing>
          <wp:anchor distT="0" distB="0" distL="114300" distR="114300" simplePos="0" relativeHeight="251690496" behindDoc="0" locked="0" layoutInCell="1" allowOverlap="1" wp14:anchorId="6783EA59" wp14:editId="372C7756">
            <wp:simplePos x="0" y="0"/>
            <wp:positionH relativeFrom="page">
              <wp:posOffset>1828800</wp:posOffset>
            </wp:positionH>
            <wp:positionV relativeFrom="page">
              <wp:posOffset>990600</wp:posOffset>
            </wp:positionV>
            <wp:extent cx="4124325" cy="1123950"/>
            <wp:effectExtent l="0" t="0" r="0" b="0"/>
            <wp:wrapThrough wrapText="bothSides">
              <wp:wrapPolygon edited="0">
                <wp:start x="0" y="0"/>
                <wp:lineTo x="0" y="20990"/>
                <wp:lineTo x="21417" y="20990"/>
                <wp:lineTo x="21417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96244D" w14:textId="37F5696C" w:rsidR="00AB2366" w:rsidRDefault="00AB2366">
      <w:pPr>
        <w:spacing w:line="200" w:lineRule="exact"/>
        <w:ind w:left="1799"/>
      </w:pPr>
    </w:p>
    <w:p w14:paraId="59FB7E2E" w14:textId="77777777" w:rsidR="00AB2366" w:rsidRDefault="00AB2366">
      <w:pPr>
        <w:spacing w:line="200" w:lineRule="exact"/>
        <w:ind w:left="1799"/>
      </w:pPr>
    </w:p>
    <w:p w14:paraId="20248D3E" w14:textId="54076C14" w:rsidR="00AB2366" w:rsidRDefault="00AB2366">
      <w:pPr>
        <w:spacing w:line="200" w:lineRule="exact"/>
        <w:ind w:left="1799"/>
      </w:pPr>
    </w:p>
    <w:p w14:paraId="354B57E5" w14:textId="77777777" w:rsidR="00AB2366" w:rsidRDefault="00AB2366">
      <w:pPr>
        <w:spacing w:line="200" w:lineRule="exact"/>
        <w:ind w:left="1799"/>
      </w:pPr>
    </w:p>
    <w:p w14:paraId="2677B3E6" w14:textId="77777777" w:rsidR="00AB2366" w:rsidRDefault="00AB2366">
      <w:pPr>
        <w:spacing w:line="200" w:lineRule="exact"/>
        <w:ind w:left="1799"/>
      </w:pPr>
    </w:p>
    <w:p w14:paraId="593D51E0" w14:textId="77777777" w:rsidR="00AB2366" w:rsidRDefault="00AB2366">
      <w:pPr>
        <w:spacing w:line="200" w:lineRule="exact"/>
        <w:ind w:left="1799"/>
      </w:pPr>
    </w:p>
    <w:p w14:paraId="207AD79E" w14:textId="77777777" w:rsidR="00AB2366" w:rsidRDefault="00AB2366">
      <w:pPr>
        <w:spacing w:line="200" w:lineRule="exact"/>
        <w:ind w:left="1799"/>
      </w:pPr>
    </w:p>
    <w:p w14:paraId="23AE88B0" w14:textId="77777777" w:rsidR="00AB2366" w:rsidRDefault="00AB2366">
      <w:pPr>
        <w:spacing w:line="200" w:lineRule="exact"/>
        <w:ind w:left="1799"/>
      </w:pPr>
    </w:p>
    <w:p w14:paraId="79BE9BEE" w14:textId="77777777" w:rsidR="00AB2366" w:rsidRDefault="00AB2366">
      <w:pPr>
        <w:spacing w:line="351" w:lineRule="exact"/>
        <w:ind w:left="1799"/>
      </w:pPr>
    </w:p>
    <w:p w14:paraId="2070EB0E" w14:textId="0BBFC575" w:rsidR="00AB2366" w:rsidRDefault="00C044CB">
      <w:pPr>
        <w:tabs>
          <w:tab w:val="left" w:pos="2981"/>
          <w:tab w:val="left" w:pos="8542"/>
          <w:tab w:val="left" w:pos="883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6.1: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corresponding</w:t>
      </w:r>
    </w:p>
    <w:p w14:paraId="26F639A6" w14:textId="3B046341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impulse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response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exchanging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sacrifice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4F0E6CA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rows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sign).</w:t>
      </w:r>
    </w:p>
    <w:p w14:paraId="776BD461" w14:textId="77777777" w:rsidR="00AB2366" w:rsidRDefault="00AB2366">
      <w:pPr>
        <w:spacing w:line="330" w:lineRule="exact"/>
        <w:ind w:left="1799"/>
      </w:pPr>
    </w:p>
    <w:p w14:paraId="7EBF7B87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’sample-then-filter’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</w:p>
    <w:p w14:paraId="12F2F8A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sample-recover-then-filter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it.</w:t>
      </w:r>
    </w:p>
    <w:p w14:paraId="1B8199CD" w14:textId="77777777" w:rsidR="00AB2366" w:rsidRDefault="00AB2366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706CE2D" w14:textId="565CF30C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drawing>
          <wp:anchor distT="0" distB="0" distL="114300" distR="114300" simplePos="0" relativeHeight="251688448" behindDoc="0" locked="0" layoutInCell="1" allowOverlap="1" wp14:anchorId="1A26F540" wp14:editId="55D85AE7">
            <wp:simplePos x="0" y="0"/>
            <wp:positionH relativeFrom="column">
              <wp:posOffset>1143000</wp:posOffset>
            </wp:positionH>
            <wp:positionV relativeFrom="paragraph">
              <wp:posOffset>31750</wp:posOffset>
            </wp:positionV>
            <wp:extent cx="5486400" cy="4622800"/>
            <wp:effectExtent l="0" t="0" r="0" b="0"/>
            <wp:wrapTight wrapText="bothSides">
              <wp:wrapPolygon edited="0">
                <wp:start x="0" y="0"/>
                <wp:lineTo x="0" y="21481"/>
                <wp:lineTo x="21500" y="21481"/>
                <wp:lineTo x="21500" y="0"/>
                <wp:lineTo x="0" y="0"/>
              </wp:wrapPolygon>
            </wp:wrapTight>
            <wp:docPr id="5" name="Picture 5" descr="Macintosh HD:Users:chenhao:Desktop:Screen Shot 2015-02-23 at 11.48.48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chenhao:Desktop:Screen Shot 2015-02-23 at 11.48.48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2088C9" w14:textId="7F00A23D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A2C6B3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1957BF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81A84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12E3BE2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5BBFF60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8410181" w14:textId="77777777" w:rsidR="003F077B" w:rsidRDefault="003F077B">
      <w:pPr>
        <w:spacing w:line="301" w:lineRule="exact"/>
        <w:ind w:left="1799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E3B24A" w14:textId="77777777" w:rsidR="003F077B" w:rsidRDefault="003F077B">
      <w:pPr>
        <w:spacing w:line="301" w:lineRule="exact"/>
        <w:ind w:left="1799"/>
      </w:pPr>
    </w:p>
    <w:p w14:paraId="12DAD6E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7072041F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11514AB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0C6C442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463CD2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63C30FD6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437DE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41D5BE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5B1B729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DCC7144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722219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36F2FD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B8B155C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31BF447D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11B32FA0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236DA27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2D5BD985" w14:textId="77777777" w:rsidR="003F077B" w:rsidRDefault="003F077B">
      <w:pPr>
        <w:spacing w:line="288" w:lineRule="exact"/>
        <w:ind w:left="60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55F61F85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30</w:t>
      </w:r>
    </w:p>
    <w:p w14:paraId="5E24072F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2734760F" w14:textId="22241D58" w:rsidR="00AB2366" w:rsidRDefault="006E3BC1">
      <w:pPr>
        <w:spacing w:line="200" w:lineRule="exact"/>
        <w:ind w:left="1800"/>
      </w:pPr>
      <w:r>
        <w:lastRenderedPageBreak/>
        <w:pict w14:anchorId="1B0AE59E">
          <v:group id="_x0000_s1045" style="position:absolute;left:0;text-align:left;margin-left:89.25pt;margin-top:121.5pt;width:432.75pt;height:.75pt;z-index:251670016;mso-position-horizontal-relative:page;mso-position-vertical-relative:page" coordorigin="1785,2430" coordsize="8655,15">
            <v:polyline id="_x0000_s1046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0C17AE80">
          <v:shape id="_x0000_s1044" type="#_x0000_t75" style="position:absolute;left:0;text-align:left;margin-left:196.5pt;margin-top:140.25pt;width:216.75pt;height:168.75pt;z-index:251671040;mso-position-horizontal-relative:page;mso-position-vertical-relative:page">
            <v:imagedata r:id="rId24" o:title=""/>
            <w10:wrap anchorx="page" anchory="page"/>
          </v:shape>
        </w:pict>
      </w:r>
    </w:p>
    <w:p w14:paraId="22A1EB14" w14:textId="77777777" w:rsidR="00AB2366" w:rsidRDefault="00AB2366">
      <w:pPr>
        <w:spacing w:line="200" w:lineRule="exact"/>
        <w:ind w:left="1800"/>
      </w:pPr>
    </w:p>
    <w:p w14:paraId="38C418A3" w14:textId="77777777" w:rsidR="00AB2366" w:rsidRDefault="00AB2366">
      <w:pPr>
        <w:spacing w:line="200" w:lineRule="exact"/>
        <w:ind w:left="1800"/>
      </w:pPr>
    </w:p>
    <w:p w14:paraId="55F1EBCC" w14:textId="77777777" w:rsidR="00AB2366" w:rsidRDefault="00AB2366">
      <w:pPr>
        <w:spacing w:line="200" w:lineRule="exact"/>
        <w:ind w:left="1800"/>
      </w:pPr>
    </w:p>
    <w:p w14:paraId="3CEFCEFF" w14:textId="77777777" w:rsidR="00AB2366" w:rsidRDefault="00AB2366">
      <w:pPr>
        <w:spacing w:line="200" w:lineRule="exact"/>
        <w:ind w:left="1800"/>
      </w:pPr>
    </w:p>
    <w:p w14:paraId="56E4D6F7" w14:textId="77777777" w:rsidR="00AB2366" w:rsidRDefault="00AB2366">
      <w:pPr>
        <w:spacing w:line="200" w:lineRule="exact"/>
        <w:ind w:left="1800"/>
      </w:pPr>
    </w:p>
    <w:p w14:paraId="2417A2C4" w14:textId="77777777" w:rsidR="00AB2366" w:rsidRDefault="00AB2366">
      <w:pPr>
        <w:spacing w:line="200" w:lineRule="exact"/>
        <w:ind w:left="1800"/>
      </w:pPr>
    </w:p>
    <w:p w14:paraId="39CBF54C" w14:textId="77777777" w:rsidR="00AB2366" w:rsidRDefault="00AB2366">
      <w:pPr>
        <w:spacing w:line="200" w:lineRule="exact"/>
        <w:ind w:left="1800"/>
      </w:pPr>
    </w:p>
    <w:p w14:paraId="608E3202" w14:textId="77777777" w:rsidR="00AB2366" w:rsidRDefault="00AB2366">
      <w:pPr>
        <w:spacing w:line="200" w:lineRule="exact"/>
        <w:ind w:left="1800"/>
      </w:pPr>
    </w:p>
    <w:p w14:paraId="4A2168EB" w14:textId="77777777" w:rsidR="00AB2366" w:rsidRDefault="00AB2366">
      <w:pPr>
        <w:spacing w:line="388" w:lineRule="exact"/>
        <w:ind w:left="1800"/>
      </w:pPr>
    </w:p>
    <w:p w14:paraId="7EC2D250" w14:textId="77777777" w:rsidR="00AB2366" w:rsidRDefault="00C044CB">
      <w:pPr>
        <w:spacing w:line="240" w:lineRule="exact"/>
        <w:ind w:left="1804"/>
      </w:pPr>
      <w:bookmarkStart w:id="743" w:name="PageMark42"/>
      <w:bookmarkEnd w:id="74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130B4A31" w14:textId="77777777" w:rsidR="00AB2366" w:rsidRDefault="00AB2366">
      <w:pPr>
        <w:spacing w:line="200" w:lineRule="exact"/>
        <w:ind w:left="1800"/>
      </w:pPr>
    </w:p>
    <w:p w14:paraId="3329E87B" w14:textId="77777777" w:rsidR="00AB2366" w:rsidRDefault="00AB2366">
      <w:pPr>
        <w:spacing w:line="200" w:lineRule="exact"/>
        <w:ind w:left="1800"/>
      </w:pPr>
    </w:p>
    <w:p w14:paraId="69C896BD" w14:textId="77777777" w:rsidR="00AB2366" w:rsidRDefault="00AB2366">
      <w:pPr>
        <w:spacing w:line="200" w:lineRule="exact"/>
        <w:ind w:left="1800"/>
      </w:pPr>
    </w:p>
    <w:p w14:paraId="4F4BCB9E" w14:textId="77777777" w:rsidR="00AB2366" w:rsidRDefault="00AB2366">
      <w:pPr>
        <w:spacing w:line="200" w:lineRule="exact"/>
        <w:ind w:left="1800"/>
      </w:pPr>
    </w:p>
    <w:p w14:paraId="29CF4903" w14:textId="77777777" w:rsidR="00AB2366" w:rsidRDefault="00AB2366">
      <w:pPr>
        <w:spacing w:line="200" w:lineRule="exact"/>
        <w:ind w:left="1800"/>
      </w:pPr>
    </w:p>
    <w:p w14:paraId="1030BF0D" w14:textId="77777777" w:rsidR="00AB2366" w:rsidRDefault="00AB2366">
      <w:pPr>
        <w:spacing w:line="200" w:lineRule="exact"/>
        <w:ind w:left="1800"/>
      </w:pPr>
    </w:p>
    <w:p w14:paraId="391E09B9" w14:textId="77777777" w:rsidR="00AB2366" w:rsidRDefault="00AB2366">
      <w:pPr>
        <w:spacing w:line="200" w:lineRule="exact"/>
        <w:ind w:left="1800"/>
      </w:pPr>
    </w:p>
    <w:p w14:paraId="5067DA4B" w14:textId="77777777" w:rsidR="00AB2366" w:rsidRDefault="00AB2366">
      <w:pPr>
        <w:spacing w:line="200" w:lineRule="exact"/>
        <w:ind w:left="1800"/>
      </w:pPr>
    </w:p>
    <w:p w14:paraId="3B2E5227" w14:textId="77777777" w:rsidR="00AB2366" w:rsidRDefault="00AB2366">
      <w:pPr>
        <w:spacing w:line="200" w:lineRule="exact"/>
        <w:ind w:left="1800"/>
      </w:pPr>
    </w:p>
    <w:p w14:paraId="7B127303" w14:textId="77777777" w:rsidR="00AB2366" w:rsidRDefault="00AB2366">
      <w:pPr>
        <w:spacing w:line="200" w:lineRule="exact"/>
        <w:ind w:left="1800"/>
      </w:pPr>
    </w:p>
    <w:p w14:paraId="0DD339EC" w14:textId="77777777" w:rsidR="00AB2366" w:rsidRDefault="00AB2366">
      <w:pPr>
        <w:spacing w:line="200" w:lineRule="exact"/>
        <w:ind w:left="1800"/>
      </w:pPr>
    </w:p>
    <w:p w14:paraId="7B61C1B6" w14:textId="77777777" w:rsidR="00AB2366" w:rsidRDefault="00AB2366">
      <w:pPr>
        <w:spacing w:line="200" w:lineRule="exact"/>
        <w:ind w:left="1800"/>
      </w:pPr>
    </w:p>
    <w:p w14:paraId="70515F0C" w14:textId="77777777" w:rsidR="00AB2366" w:rsidRDefault="00AB2366">
      <w:pPr>
        <w:spacing w:line="200" w:lineRule="exact"/>
        <w:ind w:left="1800"/>
      </w:pPr>
    </w:p>
    <w:p w14:paraId="7CB839FB" w14:textId="77777777" w:rsidR="00AB2366" w:rsidRDefault="00AB2366">
      <w:pPr>
        <w:spacing w:line="200" w:lineRule="exact"/>
        <w:ind w:left="1800"/>
      </w:pPr>
    </w:p>
    <w:p w14:paraId="42953E4E" w14:textId="77777777" w:rsidR="00AB2366" w:rsidRDefault="00AB2366">
      <w:pPr>
        <w:spacing w:line="200" w:lineRule="exact"/>
        <w:ind w:left="1800"/>
      </w:pPr>
    </w:p>
    <w:p w14:paraId="7284145E" w14:textId="77777777" w:rsidR="00AB2366" w:rsidRDefault="00AB2366">
      <w:pPr>
        <w:spacing w:line="200" w:lineRule="exact"/>
        <w:ind w:left="1800"/>
      </w:pPr>
    </w:p>
    <w:p w14:paraId="500E58C7" w14:textId="77777777" w:rsidR="00AB2366" w:rsidRDefault="00AB2366">
      <w:pPr>
        <w:spacing w:line="200" w:lineRule="exact"/>
        <w:ind w:left="1800"/>
      </w:pPr>
    </w:p>
    <w:p w14:paraId="5170A33B" w14:textId="77777777" w:rsidR="00AB2366" w:rsidRDefault="00AB2366">
      <w:pPr>
        <w:spacing w:line="200" w:lineRule="exact"/>
        <w:ind w:left="1800"/>
      </w:pPr>
    </w:p>
    <w:p w14:paraId="6932FF93" w14:textId="77777777" w:rsidR="00AB2366" w:rsidRDefault="00AB2366">
      <w:pPr>
        <w:spacing w:line="200" w:lineRule="exact"/>
        <w:ind w:left="1800"/>
      </w:pPr>
    </w:p>
    <w:p w14:paraId="64838EE1" w14:textId="77777777" w:rsidR="00AB2366" w:rsidRDefault="00AB2366">
      <w:pPr>
        <w:spacing w:line="354" w:lineRule="exact"/>
        <w:ind w:left="1800"/>
      </w:pPr>
    </w:p>
    <w:p w14:paraId="260D3DD5" w14:textId="77777777" w:rsidR="00AB2366" w:rsidRDefault="00C044CB">
      <w:pPr>
        <w:tabs>
          <w:tab w:val="left" w:pos="29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(com-</w:t>
      </w:r>
    </w:p>
    <w:p w14:paraId="6509E40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aspect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77DBD9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error.</w:t>
      </w:r>
    </w:p>
    <w:p w14:paraId="3DDFADB6" w14:textId="77777777" w:rsidR="00AB2366" w:rsidRDefault="00AB2366">
      <w:pPr>
        <w:spacing w:line="289" w:lineRule="exact"/>
        <w:ind w:left="1800"/>
      </w:pPr>
    </w:p>
    <w:p w14:paraId="4918071E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Detection</w:t>
      </w:r>
    </w:p>
    <w:p w14:paraId="39D5E83C" w14:textId="77777777" w:rsidR="00AB2366" w:rsidRDefault="00AB2366">
      <w:pPr>
        <w:spacing w:line="267" w:lineRule="exact"/>
        <w:ind w:left="1800"/>
      </w:pPr>
    </w:p>
    <w:p w14:paraId="5E3B1392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1B6AB6B6" w14:textId="77777777" w:rsidR="00AB2366" w:rsidRDefault="00AB2366">
      <w:pPr>
        <w:spacing w:line="292" w:lineRule="exact"/>
        <w:ind w:left="1800"/>
      </w:pPr>
    </w:p>
    <w:p w14:paraId="67F0227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</w:p>
    <w:p w14:paraId="0266C12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Assume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hypotheses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3B0C455D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60CDDEF8" w14:textId="77777777" w:rsidR="00AB2366" w:rsidRDefault="00AB2366">
      <w:pPr>
        <w:spacing w:line="353" w:lineRule="exact"/>
        <w:ind w:left="5195"/>
      </w:pPr>
    </w:p>
    <w:p w14:paraId="54EFCD4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EA3CA75" w14:textId="77777777" w:rsidR="00AB2366" w:rsidRDefault="00C044CB">
      <w:pPr>
        <w:spacing w:line="239" w:lineRule="exact"/>
        <w:ind w:left="5776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lastRenderedPageBreak/>
        <w:t>H0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Φw</w:t>
      </w:r>
    </w:p>
    <w:p w14:paraId="3C9AA8EB" w14:textId="77777777" w:rsidR="00AB2366" w:rsidRDefault="00AB2366">
      <w:pPr>
        <w:spacing w:line="253" w:lineRule="exact"/>
        <w:ind w:left="5195"/>
      </w:pPr>
    </w:p>
    <w:p w14:paraId="144F24FA" w14:textId="77777777" w:rsidR="00AB2366" w:rsidRDefault="00C044CB">
      <w:pPr>
        <w:spacing w:line="239" w:lineRule="exact"/>
        <w:ind w:left="519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Φ(w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+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s)</w:t>
      </w:r>
    </w:p>
    <w:p w14:paraId="3B4A49FC" w14:textId="77777777" w:rsidR="00AB2366" w:rsidRDefault="00C044CB">
      <w:pPr>
        <w:spacing w:line="19" w:lineRule="exact"/>
      </w:pPr>
      <w:r>
        <w:t xml:space="preserve"> </w:t>
      </w:r>
      <w:r>
        <w:br w:type="column"/>
      </w:r>
      <w:r>
        <w:lastRenderedPageBreak/>
        <w:t xml:space="preserve"> </w:t>
      </w:r>
    </w:p>
    <w:p w14:paraId="2C05271C" w14:textId="77777777" w:rsidR="00AB2366" w:rsidRDefault="00C044CB">
      <w:pPr>
        <w:spacing w:line="466" w:lineRule="exact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(6.4)</w:t>
      </w:r>
    </w:p>
    <w:p w14:paraId="5CBA197D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2" w:space="720" w:equalWidth="0">
            <w:col w:w="9981" w:space="0"/>
            <w:col w:w="1923"/>
          </w:cols>
        </w:sectPr>
      </w:pPr>
    </w:p>
    <w:p w14:paraId="6A70B2B7" w14:textId="77777777" w:rsidR="00AB2366" w:rsidRDefault="00AB2366">
      <w:pPr>
        <w:spacing w:line="257" w:lineRule="exact"/>
        <w:ind w:left="1800"/>
      </w:pPr>
    </w:p>
    <w:p w14:paraId="0084FC50" w14:textId="07AEA972" w:rsidR="00AB2366" w:rsidRDefault="00C044CB">
      <w:pPr>
        <w:tabs>
          <w:tab w:val="left" w:pos="1963"/>
          <w:tab w:val="left" w:pos="5730"/>
          <w:tab w:val="left" w:pos="5948"/>
          <w:tab w:val="left" w:pos="879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vectorial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observation,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08D036C6" w14:textId="77F1D6F2" w:rsidR="00AB2366" w:rsidRDefault="00C044CB">
      <w:pPr>
        <w:tabs>
          <w:tab w:val="left" w:pos="3920"/>
          <w:tab w:val="left" w:pos="6682"/>
          <w:tab w:val="left" w:pos="7384"/>
          <w:tab w:val="left" w:pos="956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(e.g.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demodulation),</w:t>
      </w:r>
      <w:r w:rsidR="003F077B">
        <w:t xml:space="preserve"> 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36D1F5C4" w14:textId="705236D8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equation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structure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</w:p>
    <w:p w14:paraId="2FCE2926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130D56CC" w14:textId="71534CDF" w:rsidR="00AB2366" w:rsidRDefault="003F077B">
      <w:pPr>
        <w:spacing w:line="261" w:lineRule="exact"/>
        <w:ind w:left="4684"/>
      </w:pPr>
      <w:r>
        <w:rPr>
          <w:rFonts w:ascii="Times New Roman" w:eastAsia="Times New Roman" w:hAnsi="Times New Roman" w:cs="Times New Roman"/>
          <w:noProof/>
          <w:color w:val="000000"/>
          <w:sz w:val="23"/>
          <w:szCs w:val="23"/>
        </w:rPr>
        <w:lastRenderedPageBreak/>
        <w:drawing>
          <wp:anchor distT="0" distB="0" distL="114300" distR="114300" simplePos="0" relativeHeight="251689472" behindDoc="0" locked="0" layoutInCell="1" allowOverlap="1" wp14:anchorId="7E003D14" wp14:editId="53C74969">
            <wp:simplePos x="0" y="0"/>
            <wp:positionH relativeFrom="column">
              <wp:posOffset>1143000</wp:posOffset>
            </wp:positionH>
            <wp:positionV relativeFrom="paragraph">
              <wp:posOffset>146685</wp:posOffset>
            </wp:positionV>
            <wp:extent cx="5486400" cy="439420"/>
            <wp:effectExtent l="0" t="0" r="0" b="0"/>
            <wp:wrapSquare wrapText="bothSides"/>
            <wp:docPr id="6" name="Picture 6" descr="Macintosh HD:Users:chenhao:Desktop:Screen Shot 2015-02-23 at 11.50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chenhao:Desktop:Screen Shot 2015-02-23 at 11.50.24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3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C7883C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05D2F982" w14:textId="27EAAF49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num="3" w:space="720" w:equalWidth="0">
            <w:col w:w="6903" w:space="0"/>
            <w:col w:w="501" w:space="0"/>
            <w:col w:w="4500"/>
          </w:cols>
        </w:sectPr>
      </w:pPr>
    </w:p>
    <w:p w14:paraId="5E867416" w14:textId="7F9731C3" w:rsidR="003F077B" w:rsidRDefault="003F077B">
      <w:pPr>
        <w:spacing w:line="481" w:lineRule="exact"/>
        <w:ind w:left="180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09BA99D1" w14:textId="77777777" w:rsidR="00AB2366" w:rsidRDefault="00C044CB">
      <w:pPr>
        <w:spacing w:line="48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experimental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traditional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56ABAA2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better</w:t>
      </w:r>
    </w:p>
    <w:p w14:paraId="12AA7BF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performance.</w:t>
      </w:r>
    </w:p>
    <w:p w14:paraId="3161E28F" w14:textId="77777777" w:rsidR="00AB2366" w:rsidRDefault="00AB2366">
      <w:pPr>
        <w:spacing w:line="309" w:lineRule="exact"/>
        <w:ind w:left="1800"/>
      </w:pPr>
    </w:p>
    <w:p w14:paraId="133D542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31</w:t>
      </w:r>
    </w:p>
    <w:p w14:paraId="32D22B98" w14:textId="77777777" w:rsidR="00AB2366" w:rsidRDefault="00AB2366">
      <w:pPr>
        <w:sectPr w:rsidR="00AB2366">
          <w:type w:val="continuous"/>
          <w:pgSz w:w="11905" w:h="16837"/>
          <w:pgMar w:top="0" w:right="0" w:bottom="0" w:left="0" w:header="0" w:footer="0" w:gutter="0"/>
          <w:cols w:space="720"/>
        </w:sectPr>
      </w:pPr>
    </w:p>
    <w:p w14:paraId="43DF2E60" w14:textId="44FBF337" w:rsidR="00AB2366" w:rsidRDefault="006E3BC1">
      <w:pPr>
        <w:spacing w:line="200" w:lineRule="exact"/>
        <w:ind w:left="1800"/>
      </w:pPr>
      <w:del w:id="744" w:author="hao chen" w:date="2015-03-04T13:42:00Z">
        <w:r w:rsidDel="006E3BC1">
          <w:lastRenderedPageBreak/>
          <w:pict w14:anchorId="7E3A77FB">
            <v:group id="_x0000_s1041" style="position:absolute;left:0;text-align:left;margin-left:89.25pt;margin-top:121.5pt;width:432.75pt;height:.75pt;z-index:251673088;mso-position-horizontal-relative:page;mso-position-vertical-relative:page" coordorigin="1785,2430" coordsize="8655,15">
              <v:polyline id="_x0000_s1042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  <v:path arrowok="t"/>
                <o:lock v:ext="edit" verticies="t"/>
              </v:polyline>
              <w10:wrap anchorx="page" anchory="page"/>
            </v:group>
          </w:pict>
        </w:r>
      </w:del>
    </w:p>
    <w:p w14:paraId="6402EFA4" w14:textId="77777777" w:rsidR="00AB2366" w:rsidRDefault="00AB2366">
      <w:pPr>
        <w:spacing w:line="200" w:lineRule="exact"/>
        <w:ind w:left="1800"/>
      </w:pPr>
    </w:p>
    <w:p w14:paraId="5FB04D74" w14:textId="77777777" w:rsidR="00AB2366" w:rsidRDefault="00AB2366">
      <w:pPr>
        <w:spacing w:line="200" w:lineRule="exact"/>
        <w:ind w:left="1800"/>
      </w:pPr>
    </w:p>
    <w:p w14:paraId="0998440B" w14:textId="77777777" w:rsidR="00AB2366" w:rsidRDefault="00AB2366">
      <w:pPr>
        <w:spacing w:line="200" w:lineRule="exact"/>
        <w:ind w:left="1800"/>
      </w:pPr>
    </w:p>
    <w:p w14:paraId="317718DD" w14:textId="77777777" w:rsidR="00AB2366" w:rsidRDefault="00AB2366">
      <w:pPr>
        <w:spacing w:line="200" w:lineRule="exact"/>
        <w:ind w:left="1800"/>
      </w:pPr>
    </w:p>
    <w:p w14:paraId="410198F9" w14:textId="77777777" w:rsidR="00AB2366" w:rsidRDefault="00AB2366">
      <w:pPr>
        <w:spacing w:line="200" w:lineRule="exact"/>
        <w:ind w:left="1800"/>
      </w:pPr>
    </w:p>
    <w:p w14:paraId="75565541" w14:textId="77777777" w:rsidR="00AB2366" w:rsidRDefault="00AB2366">
      <w:pPr>
        <w:spacing w:line="200" w:lineRule="exact"/>
        <w:ind w:left="1800"/>
      </w:pPr>
    </w:p>
    <w:p w14:paraId="0C11A5CA" w14:textId="77777777" w:rsidR="00AB2366" w:rsidRDefault="00AB2366">
      <w:pPr>
        <w:spacing w:line="200" w:lineRule="exact"/>
        <w:ind w:left="1800"/>
      </w:pPr>
    </w:p>
    <w:p w14:paraId="1C11DD93" w14:textId="77777777" w:rsidR="00AB2366" w:rsidRDefault="00AB2366">
      <w:pPr>
        <w:spacing w:line="200" w:lineRule="exact"/>
        <w:ind w:left="1800"/>
      </w:pPr>
    </w:p>
    <w:p w14:paraId="746E03CD" w14:textId="77777777" w:rsidR="00AB2366" w:rsidRDefault="00AB2366">
      <w:pPr>
        <w:spacing w:line="388" w:lineRule="exact"/>
        <w:ind w:left="1800"/>
      </w:pPr>
    </w:p>
    <w:p w14:paraId="3B94C08A" w14:textId="77777777" w:rsidR="00AB2366" w:rsidRDefault="00C044CB">
      <w:pPr>
        <w:spacing w:line="240" w:lineRule="exact"/>
        <w:ind w:left="1804"/>
      </w:pPr>
      <w:bookmarkStart w:id="745" w:name="PageMark43"/>
      <w:bookmarkEnd w:id="74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4AB4BB8" w14:textId="77777777" w:rsidR="00AB2366" w:rsidRDefault="00AB2366">
      <w:pPr>
        <w:spacing w:line="200" w:lineRule="exact"/>
        <w:ind w:left="1800"/>
      </w:pPr>
    </w:p>
    <w:p w14:paraId="4A84A6AA" w14:textId="77777777" w:rsidR="00AB2366" w:rsidRDefault="00AB2366">
      <w:pPr>
        <w:spacing w:line="202" w:lineRule="exact"/>
        <w:ind w:left="1800"/>
      </w:pPr>
    </w:p>
    <w:p w14:paraId="5DFA92E9" w14:textId="77777777" w:rsidR="00AB2366" w:rsidRDefault="00C044CB">
      <w:pPr>
        <w:spacing w:line="288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result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</w:p>
    <w:p w14:paraId="70E2D599" w14:textId="2CAC37D1" w:rsidR="00AB2366" w:rsidRDefault="00C044CB">
      <w:pPr>
        <w:tabs>
          <w:tab w:val="left" w:pos="9961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Thus</w:t>
      </w:r>
    </w:p>
    <w:p w14:paraId="4929506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blind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direction.</w:t>
      </w:r>
    </w:p>
    <w:p w14:paraId="50FF83EC" w14:textId="77777777" w:rsidR="00AB2366" w:rsidRDefault="00AB2366">
      <w:pPr>
        <w:spacing w:line="200" w:lineRule="exact"/>
        <w:ind w:left="1800"/>
      </w:pPr>
    </w:p>
    <w:p w14:paraId="7574C727" w14:textId="77777777" w:rsidR="00AB2366" w:rsidRDefault="00AB2366">
      <w:pPr>
        <w:spacing w:line="270" w:lineRule="exact"/>
        <w:ind w:left="1800"/>
      </w:pPr>
    </w:p>
    <w:p w14:paraId="1C091BE1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6.2.2.2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</w:p>
    <w:p w14:paraId="247F5231" w14:textId="77777777" w:rsidR="00AB2366" w:rsidRDefault="00AB2366">
      <w:pPr>
        <w:spacing w:line="292" w:lineRule="exact"/>
        <w:ind w:left="1800"/>
      </w:pPr>
    </w:p>
    <w:p w14:paraId="4380F845" w14:textId="298E2012" w:rsidR="00AB2366" w:rsidRDefault="00C044CB">
      <w:pPr>
        <w:tabs>
          <w:tab w:val="left" w:pos="10068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clustering.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5C13A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workgeneratesthecompressivespectrummeasurementbyutilizingboththecyclic-stationary</w:t>
      </w:r>
    </w:p>
    <w:p w14:paraId="20DD9790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knowledge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ap-</w:t>
      </w:r>
    </w:p>
    <w:p w14:paraId="700C2CA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plies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reconstruction.</w:t>
      </w:r>
    </w:p>
    <w:p w14:paraId="1E1ADFFC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simple.</w:t>
      </w:r>
    </w:p>
    <w:p w14:paraId="080F993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complicated</w:t>
      </w:r>
    </w:p>
    <w:p w14:paraId="5974D40D" w14:textId="77777777" w:rsidR="00AB2366" w:rsidRDefault="00C044CB">
      <w:pPr>
        <w:tabs>
          <w:tab w:val="left" w:pos="506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issue.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large-scale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non-Poisson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</w:t>
      </w:r>
    </w:p>
    <w:p w14:paraId="71F7DC1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traffic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machine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learning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(such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geom-</w:t>
      </w:r>
    </w:p>
    <w:p w14:paraId="4CC3A21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etry)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recognize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obtaining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</w:p>
    <w:p w14:paraId="082D51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scheme.</w:t>
      </w:r>
    </w:p>
    <w:p w14:paraId="4D8D0DA3" w14:textId="77777777" w:rsidR="00AB2366" w:rsidRDefault="00AB2366">
      <w:pPr>
        <w:spacing w:line="200" w:lineRule="exact"/>
        <w:ind w:left="1800"/>
      </w:pPr>
    </w:p>
    <w:p w14:paraId="37511316" w14:textId="77777777" w:rsidR="00AB2366" w:rsidRDefault="00AB2366">
      <w:pPr>
        <w:spacing w:line="328" w:lineRule="exact"/>
        <w:ind w:left="1800"/>
      </w:pPr>
    </w:p>
    <w:p w14:paraId="3C5609E9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6.2.3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based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Estimation</w:t>
      </w:r>
    </w:p>
    <w:p w14:paraId="4BC6FE18" w14:textId="77777777" w:rsidR="00AB2366" w:rsidRDefault="00AB2366">
      <w:pPr>
        <w:spacing w:line="275" w:lineRule="exact"/>
        <w:ind w:left="1800"/>
      </w:pPr>
    </w:p>
    <w:p w14:paraId="2C0EBF61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signal-to-noise-ratio,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crucial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seriously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4CD0ABD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becomes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popular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cogni-</w:t>
      </w:r>
    </w:p>
    <w:p w14:paraId="7C5DAC3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radio.</w:t>
      </w:r>
    </w:p>
    <w:p w14:paraId="30A410D9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technique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make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27131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predicted</w:t>
      </w:r>
    </w:p>
    <w:p w14:paraId="73147DB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information.</w:t>
      </w:r>
    </w:p>
    <w:p w14:paraId="7428F627" w14:textId="77777777" w:rsidR="00AB2366" w:rsidRDefault="00AB2366">
      <w:pPr>
        <w:spacing w:line="200" w:lineRule="exact"/>
        <w:ind w:left="1800"/>
      </w:pPr>
    </w:p>
    <w:p w14:paraId="62783A6A" w14:textId="77777777" w:rsidR="00AB2366" w:rsidRDefault="00AB2366">
      <w:pPr>
        <w:spacing w:line="270" w:lineRule="exact"/>
        <w:ind w:left="1800"/>
      </w:pPr>
    </w:p>
    <w:p w14:paraId="3965E547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1519966F" w14:textId="77777777" w:rsidR="00AB2366" w:rsidRDefault="00AB2366">
      <w:pPr>
        <w:spacing w:line="292" w:lineRule="exact"/>
        <w:ind w:left="1800"/>
      </w:pPr>
    </w:p>
    <w:p w14:paraId="11ACD84C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networks.</w:t>
      </w:r>
    </w:p>
    <w:p w14:paraId="2EF2A96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exploit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framework,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should</w:t>
      </w:r>
    </w:p>
    <w:p w14:paraId="2E590346" w14:textId="77777777" w:rsidR="00AB2366" w:rsidRDefault="00AB2366">
      <w:pPr>
        <w:spacing w:line="309" w:lineRule="exact"/>
        <w:ind w:left="1800"/>
      </w:pPr>
    </w:p>
    <w:p w14:paraId="27DF52C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32</w:t>
      </w:r>
    </w:p>
    <w:p w14:paraId="3D772E34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034442E" w14:textId="223ACDF5" w:rsidR="00AB2366" w:rsidRDefault="006E3BC1">
      <w:pPr>
        <w:spacing w:line="200" w:lineRule="exact"/>
        <w:ind w:left="1800"/>
      </w:pPr>
      <w:del w:id="746" w:author="hao chen" w:date="2015-03-04T13:42:00Z">
        <w:r w:rsidDel="006E3BC1">
          <w:lastRenderedPageBreak/>
          <w:pict w14:anchorId="2419C26F">
            <v:group id="_x0000_s1039" style="position:absolute;left:0;text-align:left;margin-left:89.25pt;margin-top:121.5pt;width:432.75pt;height:.75pt;z-index:251674112;mso-position-horizontal-relative:page;mso-position-vertical-relative:page" coordorigin="1785,2430" coordsize="8655,15">
              <v:polyline id="_x0000_s1040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  <v:path arrowok="t"/>
                <o:lock v:ext="edit" verticies="t"/>
              </v:polyline>
              <w10:wrap anchorx="page" anchory="page"/>
            </v:group>
          </w:pict>
        </w:r>
      </w:del>
      <w:r>
        <w:pict w14:anchorId="0B44E5AF">
          <v:shape id="_x0000_s1038" type="#_x0000_t75" style="position:absolute;left:0;text-align:left;margin-left:142.5pt;margin-top:140.25pt;width:324.75pt;height:108.75pt;z-index:251675136;mso-position-horizontal-relative:page;mso-position-vertical-relative:page">
            <v:imagedata r:id="rId26" o:title=""/>
            <w10:wrap anchorx="page" anchory="page"/>
          </v:shape>
        </w:pict>
      </w:r>
    </w:p>
    <w:p w14:paraId="10285089" w14:textId="77777777" w:rsidR="00AB2366" w:rsidRDefault="00AB2366">
      <w:pPr>
        <w:spacing w:line="200" w:lineRule="exact"/>
        <w:ind w:left="1800"/>
      </w:pPr>
    </w:p>
    <w:p w14:paraId="75A6579B" w14:textId="77777777" w:rsidR="00AB2366" w:rsidRDefault="00AB2366">
      <w:pPr>
        <w:spacing w:line="200" w:lineRule="exact"/>
        <w:ind w:left="1800"/>
      </w:pPr>
    </w:p>
    <w:p w14:paraId="097BCC39" w14:textId="77777777" w:rsidR="00AB2366" w:rsidRDefault="00AB2366">
      <w:pPr>
        <w:spacing w:line="200" w:lineRule="exact"/>
        <w:ind w:left="1800"/>
      </w:pPr>
    </w:p>
    <w:p w14:paraId="6D56645F" w14:textId="77777777" w:rsidR="00AB2366" w:rsidRDefault="00AB2366">
      <w:pPr>
        <w:spacing w:line="200" w:lineRule="exact"/>
        <w:ind w:left="1800"/>
      </w:pPr>
    </w:p>
    <w:p w14:paraId="26557D29" w14:textId="77777777" w:rsidR="00AB2366" w:rsidRDefault="00AB2366">
      <w:pPr>
        <w:spacing w:line="200" w:lineRule="exact"/>
        <w:ind w:left="1800"/>
      </w:pPr>
    </w:p>
    <w:p w14:paraId="38AF500F" w14:textId="77777777" w:rsidR="00AB2366" w:rsidRDefault="00AB2366">
      <w:pPr>
        <w:spacing w:line="200" w:lineRule="exact"/>
        <w:ind w:left="1800"/>
      </w:pPr>
    </w:p>
    <w:p w14:paraId="389F11D6" w14:textId="77777777" w:rsidR="00AB2366" w:rsidRDefault="00AB2366">
      <w:pPr>
        <w:spacing w:line="200" w:lineRule="exact"/>
        <w:ind w:left="1800"/>
      </w:pPr>
    </w:p>
    <w:p w14:paraId="497C1609" w14:textId="77777777" w:rsidR="00AB2366" w:rsidRDefault="00AB2366">
      <w:pPr>
        <w:spacing w:line="200" w:lineRule="exact"/>
        <w:ind w:left="1800"/>
      </w:pPr>
    </w:p>
    <w:p w14:paraId="38662233" w14:textId="77777777" w:rsidR="00AB2366" w:rsidRDefault="00AB2366">
      <w:pPr>
        <w:spacing w:line="388" w:lineRule="exact"/>
        <w:ind w:left="1800"/>
      </w:pPr>
    </w:p>
    <w:p w14:paraId="413ACA94" w14:textId="77777777" w:rsidR="00AB2366" w:rsidRDefault="00C044CB">
      <w:pPr>
        <w:spacing w:line="240" w:lineRule="exact"/>
        <w:ind w:left="1804"/>
      </w:pPr>
      <w:bookmarkStart w:id="747" w:name="PageMark44"/>
      <w:bookmarkEnd w:id="74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077A779F" w14:textId="77777777" w:rsidR="00AB2366" w:rsidRDefault="00AB2366">
      <w:pPr>
        <w:spacing w:line="200" w:lineRule="exact"/>
        <w:ind w:left="1800"/>
      </w:pPr>
    </w:p>
    <w:p w14:paraId="004BB8CD" w14:textId="77777777" w:rsidR="00AB2366" w:rsidRDefault="00AB2366">
      <w:pPr>
        <w:spacing w:line="200" w:lineRule="exact"/>
        <w:ind w:left="1800"/>
      </w:pPr>
    </w:p>
    <w:p w14:paraId="73FD4020" w14:textId="77777777" w:rsidR="00AB2366" w:rsidRDefault="00AB2366">
      <w:pPr>
        <w:spacing w:line="200" w:lineRule="exact"/>
        <w:ind w:left="1800"/>
      </w:pPr>
    </w:p>
    <w:p w14:paraId="5591F98C" w14:textId="77777777" w:rsidR="00AB2366" w:rsidRDefault="00AB2366">
      <w:pPr>
        <w:spacing w:line="200" w:lineRule="exact"/>
        <w:ind w:left="1800"/>
      </w:pPr>
    </w:p>
    <w:p w14:paraId="5C1F43B4" w14:textId="77777777" w:rsidR="00AB2366" w:rsidRDefault="00AB2366">
      <w:pPr>
        <w:spacing w:line="200" w:lineRule="exact"/>
        <w:ind w:left="1800"/>
      </w:pPr>
    </w:p>
    <w:p w14:paraId="3675340C" w14:textId="77777777" w:rsidR="00AB2366" w:rsidRDefault="00AB2366">
      <w:pPr>
        <w:spacing w:line="200" w:lineRule="exact"/>
        <w:ind w:left="1800"/>
      </w:pPr>
    </w:p>
    <w:p w14:paraId="495A7A2A" w14:textId="77777777" w:rsidR="00AB2366" w:rsidRDefault="00AB2366">
      <w:pPr>
        <w:spacing w:line="200" w:lineRule="exact"/>
        <w:ind w:left="1800"/>
      </w:pPr>
    </w:p>
    <w:p w14:paraId="2F0D73E0" w14:textId="77777777" w:rsidR="00AB2366" w:rsidRDefault="00AB2366">
      <w:pPr>
        <w:spacing w:line="200" w:lineRule="exact"/>
        <w:ind w:left="1800"/>
      </w:pPr>
    </w:p>
    <w:p w14:paraId="32233151" w14:textId="77777777" w:rsidR="00AB2366" w:rsidRDefault="00AB2366">
      <w:pPr>
        <w:spacing w:line="200" w:lineRule="exact"/>
        <w:ind w:left="1800"/>
      </w:pPr>
    </w:p>
    <w:p w14:paraId="0B27BB35" w14:textId="77777777" w:rsidR="00AB2366" w:rsidRDefault="00AB2366">
      <w:pPr>
        <w:spacing w:line="200" w:lineRule="exact"/>
        <w:ind w:left="1800"/>
      </w:pPr>
    </w:p>
    <w:p w14:paraId="0E459E5F" w14:textId="77777777" w:rsidR="00AB2366" w:rsidRDefault="00AB2366">
      <w:pPr>
        <w:spacing w:line="200" w:lineRule="exact"/>
        <w:ind w:left="1800"/>
      </w:pPr>
    </w:p>
    <w:p w14:paraId="1FD96C3E" w14:textId="77777777" w:rsidR="00AB2366" w:rsidRDefault="00AB2366">
      <w:pPr>
        <w:spacing w:line="200" w:lineRule="exact"/>
        <w:ind w:left="1800"/>
      </w:pPr>
    </w:p>
    <w:p w14:paraId="731A562B" w14:textId="77777777" w:rsidR="00AB2366" w:rsidRDefault="00AB2366">
      <w:pPr>
        <w:spacing w:line="200" w:lineRule="exact"/>
        <w:ind w:left="1800"/>
      </w:pPr>
    </w:p>
    <w:p w14:paraId="5468B30B" w14:textId="77777777" w:rsidR="00AB2366" w:rsidRDefault="00AB2366">
      <w:pPr>
        <w:spacing w:line="359" w:lineRule="exact"/>
        <w:ind w:left="1800"/>
      </w:pPr>
    </w:p>
    <w:p w14:paraId="4FA99DE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</w:t>
      </w:r>
    </w:p>
    <w:p w14:paraId="391BE99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EDCCF3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7.26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2db,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</w:p>
    <w:p w14:paraId="78068C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0.6</w:t>
      </w:r>
    </w:p>
    <w:p w14:paraId="2E3E9B10" w14:textId="77777777" w:rsidR="00AB2366" w:rsidRDefault="00AB2366">
      <w:pPr>
        <w:spacing w:line="200" w:lineRule="exact"/>
        <w:ind w:left="1800"/>
      </w:pPr>
    </w:p>
    <w:p w14:paraId="32CF7062" w14:textId="77777777" w:rsidR="00AB2366" w:rsidRDefault="00AB2366">
      <w:pPr>
        <w:spacing w:line="200" w:lineRule="exact"/>
        <w:ind w:left="1800"/>
      </w:pPr>
    </w:p>
    <w:p w14:paraId="5B172296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keeping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adjusting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orders.</w:t>
      </w:r>
    </w:p>
    <w:p w14:paraId="2196BD2B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Therefore,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important,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develops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</w:p>
    <w:p w14:paraId="2EE3EAF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asymptotic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distri-</w:t>
      </w:r>
    </w:p>
    <w:p w14:paraId="78B914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(aepdf)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</w:p>
    <w:p w14:paraId="6F66136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details,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aepdf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6.3.</w:t>
      </w:r>
    </w:p>
    <w:p w14:paraId="3A03684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paper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2FC544FD" w14:textId="47EBB013" w:rsidR="00AB2366" w:rsidRDefault="00C044CB">
      <w:pPr>
        <w:tabs>
          <w:tab w:val="left" w:pos="892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pursuit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3DF470C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further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improvement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efficiency.</w:t>
      </w:r>
    </w:p>
    <w:p w14:paraId="65977E72" w14:textId="77777777" w:rsidR="00AB2366" w:rsidRDefault="00AB2366">
      <w:pPr>
        <w:spacing w:line="200" w:lineRule="exact"/>
        <w:ind w:left="1800"/>
      </w:pPr>
    </w:p>
    <w:p w14:paraId="7FDADACA" w14:textId="77777777" w:rsidR="00AB2366" w:rsidRDefault="00AB2366">
      <w:pPr>
        <w:spacing w:line="286" w:lineRule="exact"/>
        <w:ind w:left="1800"/>
      </w:pPr>
    </w:p>
    <w:p w14:paraId="0A086F7F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6.2.3.2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</w:p>
    <w:p w14:paraId="00AA1536" w14:textId="77777777" w:rsidR="00AB2366" w:rsidRDefault="00AB2366">
      <w:pPr>
        <w:spacing w:line="292" w:lineRule="exact"/>
        <w:ind w:left="1800"/>
      </w:pPr>
    </w:p>
    <w:p w14:paraId="17FC6354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signal-to-noise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(SNR)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affects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487B5586" w14:textId="77777777" w:rsidR="00AB2366" w:rsidRDefault="00C044CB">
      <w:pPr>
        <w:tabs>
          <w:tab w:val="left" w:pos="263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example,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(ED)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simple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perfor-</w:t>
      </w:r>
    </w:p>
    <w:p w14:paraId="3E8CCA0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(FD)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complex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strong</w:t>
      </w:r>
    </w:p>
    <w:p w14:paraId="3A2EAC75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author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similarily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build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lookup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noise</w:t>
      </w:r>
    </w:p>
    <w:p w14:paraId="2B9AD66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eigenvalue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probability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distribution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function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covariance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matrix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6E1FF559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signal.</w:t>
      </w:r>
    </w:p>
    <w:p w14:paraId="5B143F8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following</w:t>
      </w:r>
    </w:p>
    <w:p w14:paraId="32D71DE7" w14:textId="77777777" w:rsidR="00AB2366" w:rsidRDefault="00AB2366">
      <w:pPr>
        <w:spacing w:line="309" w:lineRule="exact"/>
        <w:ind w:left="1800"/>
      </w:pPr>
    </w:p>
    <w:p w14:paraId="01A2EF4E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</w:t>
      </w:r>
    </w:p>
    <w:p w14:paraId="62C32248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7306FEAB" w14:textId="5077E28B" w:rsidR="00AB2366" w:rsidRDefault="006E3BC1">
      <w:pPr>
        <w:spacing w:line="200" w:lineRule="exact"/>
        <w:ind w:left="1800"/>
      </w:pPr>
      <w:del w:id="748" w:author="hao chen" w:date="2015-03-04T13:42:00Z">
        <w:r w:rsidDel="006E3BC1">
          <w:lastRenderedPageBreak/>
          <w:pict w14:anchorId="6D2C1761">
            <v:group id="_x0000_s1036" style="position:absolute;left:0;text-align:left;margin-left:89.25pt;margin-top:121.5pt;width:432.75pt;height:.75pt;z-index:251676160;mso-position-horizontal-relative:page;mso-position-vertical-relative:page" coordorigin="1785,2430" coordsize="8655,15">
              <v:polyline id="_x0000_s1037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  <v:path arrowok="t"/>
                <o:lock v:ext="edit" verticies="t"/>
              </v:polyline>
              <w10:wrap anchorx="page" anchory="page"/>
            </v:group>
          </w:pict>
        </w:r>
      </w:del>
    </w:p>
    <w:p w14:paraId="6E64DB9B" w14:textId="77777777" w:rsidR="00AB2366" w:rsidRDefault="00AB2366">
      <w:pPr>
        <w:spacing w:line="200" w:lineRule="exact"/>
        <w:ind w:left="1800"/>
      </w:pPr>
    </w:p>
    <w:p w14:paraId="2E49C252" w14:textId="77777777" w:rsidR="00AB2366" w:rsidRDefault="00AB2366">
      <w:pPr>
        <w:spacing w:line="200" w:lineRule="exact"/>
        <w:ind w:left="1800"/>
      </w:pPr>
    </w:p>
    <w:p w14:paraId="5EB084C0" w14:textId="77777777" w:rsidR="00AB2366" w:rsidRDefault="00AB2366">
      <w:pPr>
        <w:spacing w:line="200" w:lineRule="exact"/>
        <w:ind w:left="1800"/>
      </w:pPr>
    </w:p>
    <w:p w14:paraId="34E1A619" w14:textId="77777777" w:rsidR="00AB2366" w:rsidRDefault="00AB2366">
      <w:pPr>
        <w:spacing w:line="200" w:lineRule="exact"/>
        <w:ind w:left="1800"/>
      </w:pPr>
    </w:p>
    <w:p w14:paraId="4FADD995" w14:textId="77777777" w:rsidR="00AB2366" w:rsidRDefault="00AB2366">
      <w:pPr>
        <w:spacing w:line="200" w:lineRule="exact"/>
        <w:ind w:left="1800"/>
      </w:pPr>
    </w:p>
    <w:p w14:paraId="5B81146D" w14:textId="77777777" w:rsidR="00AB2366" w:rsidRDefault="00AB2366">
      <w:pPr>
        <w:spacing w:line="200" w:lineRule="exact"/>
        <w:ind w:left="1800"/>
      </w:pPr>
    </w:p>
    <w:p w14:paraId="01F977A3" w14:textId="77777777" w:rsidR="00AB2366" w:rsidRDefault="00AB2366">
      <w:pPr>
        <w:spacing w:line="200" w:lineRule="exact"/>
        <w:ind w:left="1800"/>
      </w:pPr>
    </w:p>
    <w:p w14:paraId="5A6F5A1E" w14:textId="77777777" w:rsidR="00AB2366" w:rsidRDefault="00AB2366">
      <w:pPr>
        <w:spacing w:line="200" w:lineRule="exact"/>
        <w:ind w:left="1800"/>
      </w:pPr>
    </w:p>
    <w:p w14:paraId="7CE109B0" w14:textId="77777777" w:rsidR="00AB2366" w:rsidRDefault="00AB2366">
      <w:pPr>
        <w:spacing w:line="388" w:lineRule="exact"/>
        <w:ind w:left="1800"/>
      </w:pPr>
    </w:p>
    <w:p w14:paraId="603D9F25" w14:textId="77777777" w:rsidR="00AB2366" w:rsidRDefault="00C044CB">
      <w:pPr>
        <w:spacing w:line="240" w:lineRule="exact"/>
        <w:ind w:left="1804"/>
      </w:pPr>
      <w:bookmarkStart w:id="749" w:name="PageMark45"/>
      <w:bookmarkEnd w:id="749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370F322C" w14:textId="77777777" w:rsidR="00AB2366" w:rsidRDefault="00AB2366">
      <w:pPr>
        <w:spacing w:line="200" w:lineRule="exact"/>
        <w:ind w:left="1800"/>
      </w:pPr>
    </w:p>
    <w:p w14:paraId="5D0492C1" w14:textId="77777777" w:rsidR="00AB2366" w:rsidRDefault="00AB2366">
      <w:pPr>
        <w:spacing w:line="202" w:lineRule="exact"/>
        <w:ind w:left="1800"/>
      </w:pPr>
    </w:p>
    <w:p w14:paraId="137EEEFA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future:</w:t>
      </w:r>
    </w:p>
    <w:p w14:paraId="07A29FC6" w14:textId="77777777" w:rsidR="00AB2366" w:rsidRDefault="00AB2366">
      <w:pPr>
        <w:spacing w:line="200" w:lineRule="exact"/>
        <w:ind w:left="1800"/>
      </w:pPr>
    </w:p>
    <w:p w14:paraId="04D83631" w14:textId="77777777" w:rsidR="00AB2366" w:rsidRDefault="00AB2366">
      <w:pPr>
        <w:spacing w:line="286" w:lineRule="exact"/>
        <w:ind w:left="1800"/>
      </w:pPr>
    </w:p>
    <w:p w14:paraId="75A39F4F" w14:textId="13C2ECA4" w:rsidR="00AB2366" w:rsidRDefault="00C044CB">
      <w:pPr>
        <w:tabs>
          <w:tab w:val="left" w:pos="4675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Hybrid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</w:t>
      </w:r>
    </w:p>
    <w:p w14:paraId="21238BAB" w14:textId="77777777" w:rsidR="00AB2366" w:rsidRDefault="00C044CB">
      <w:pPr>
        <w:tabs>
          <w:tab w:val="left" w:pos="3797"/>
        </w:tabs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quick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</w:p>
    <w:p w14:paraId="6BB1DD3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over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individual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candidate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sub-bands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</w:p>
    <w:p w14:paraId="218136E4" w14:textId="77777777" w:rsidR="00AB2366" w:rsidRDefault="00C044CB">
      <w:pPr>
        <w:tabs>
          <w:tab w:val="left" w:pos="2965"/>
          <w:tab w:val="left" w:pos="450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</w:p>
    <w:p w14:paraId="75239879" w14:textId="77777777" w:rsidR="00AB2366" w:rsidRDefault="00C044CB">
      <w:pPr>
        <w:tabs>
          <w:tab w:val="left" w:pos="3063"/>
          <w:tab w:val="left" w:pos="3706"/>
          <w:tab w:val="left" w:pos="4134"/>
          <w:tab w:val="left" w:pos="5308"/>
          <w:tab w:val="left" w:pos="6464"/>
          <w:tab w:val="left" w:pos="6666"/>
          <w:tab w:val="left" w:pos="8825"/>
          <w:tab w:val="left" w:pos="9332"/>
          <w:tab w:val="left" w:pos="10280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test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larger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predefined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threshold,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719D5D6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consideredoccupied.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afinestageisperformedwhereacycle-stationarydetector</w:t>
      </w:r>
    </w:p>
    <w:p w14:paraId="3D144328" w14:textId="02A300B7" w:rsidR="00AB2366" w:rsidRDefault="00C044CB">
      <w:pPr>
        <w:tabs>
          <w:tab w:val="left" w:pos="7854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implemented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level,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</w:p>
    <w:p w14:paraId="4D61252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judge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suitable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exists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dense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occupancy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</w:p>
    <w:p w14:paraId="22DC32C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users)</w:t>
      </w:r>
    </w:p>
    <w:p w14:paraId="7494A055" w14:textId="77777777" w:rsidR="00AB2366" w:rsidRDefault="00AB2366">
      <w:pPr>
        <w:spacing w:line="200" w:lineRule="exact"/>
        <w:ind w:left="1800"/>
      </w:pPr>
    </w:p>
    <w:p w14:paraId="04D7C4E2" w14:textId="77777777" w:rsidR="00AB2366" w:rsidRDefault="00AB2366">
      <w:pPr>
        <w:spacing w:line="286" w:lineRule="exact"/>
        <w:ind w:left="1800"/>
      </w:pPr>
    </w:p>
    <w:p w14:paraId="64A8CA12" w14:textId="37FD05E7" w:rsidR="00AB2366" w:rsidRDefault="00C044CB">
      <w:pPr>
        <w:tabs>
          <w:tab w:val="left" w:pos="4830"/>
        </w:tabs>
        <w:spacing w:line="311" w:lineRule="exact"/>
        <w:ind w:left="1800"/>
      </w:pP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Adaptive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pectrum</w:t>
      </w:r>
      <w:r w:rsidRPr="003F077B">
        <w:rPr>
          <w:rFonts w:ascii="Times New Roman" w:eastAsia="Times New Roman" w:hAnsi="Times New Roman" w:cs="Times New Roman"/>
          <w:b/>
          <w:sz w:val="23"/>
          <w:szCs w:val="23"/>
        </w:rPr>
        <w:t xml:space="preserve"> </w:t>
      </w:r>
      <w:r w:rsidRP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Sensing</w:t>
      </w:r>
      <w:r w:rsidR="003F077B">
        <w:rPr>
          <w:rFonts w:ascii="Times New Roman" w:eastAsia="Times New Roman" w:hAnsi="Times New Roman" w:cs="Times New Roman"/>
          <w:b/>
          <w:color w:val="000000"/>
          <w:sz w:val="23"/>
          <w:szCs w:val="23"/>
        </w:rPr>
        <w:t>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successfully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know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primary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signals’</w:t>
      </w:r>
    </w:p>
    <w:p w14:paraId="3A5D08AE" w14:textId="77777777" w:rsidR="00AB2366" w:rsidRDefault="00C044CB">
      <w:pPr>
        <w:spacing w:line="419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intelligently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choose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related</w:t>
      </w:r>
    </w:p>
    <w:p w14:paraId="1E22C385" w14:textId="77777777" w:rsidR="00AB2366" w:rsidRDefault="00C044CB">
      <w:pPr>
        <w:tabs>
          <w:tab w:val="left" w:pos="4365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instance,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cycle-</w:t>
      </w:r>
    </w:p>
    <w:p w14:paraId="36B383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robustness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</w:p>
    <w:p w14:paraId="1FCEA2A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Otherwise,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enough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</w:p>
    <w:p w14:paraId="55433D68" w14:textId="77777777" w:rsidR="00AB2366" w:rsidRDefault="00C044CB">
      <w:pPr>
        <w:tabs>
          <w:tab w:val="left" w:pos="2622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regime.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Extending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various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</w:p>
    <w:p w14:paraId="0F979CF8" w14:textId="56BE72A6" w:rsidR="00AB2366" w:rsidRDefault="00C044CB">
      <w:pPr>
        <w:tabs>
          <w:tab w:val="left" w:pos="6016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adaptively.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provide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more</w:t>
      </w:r>
    </w:p>
    <w:p w14:paraId="466D95E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flexibility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varying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environment.</w:t>
      </w:r>
    </w:p>
    <w:p w14:paraId="751DC25F" w14:textId="77777777" w:rsidR="00AB2366" w:rsidRDefault="00AB2366">
      <w:pPr>
        <w:spacing w:line="200" w:lineRule="exact"/>
        <w:ind w:left="1800"/>
      </w:pPr>
    </w:p>
    <w:p w14:paraId="11B69A78" w14:textId="77777777" w:rsidR="00AB2366" w:rsidRDefault="00AB2366">
      <w:pPr>
        <w:spacing w:line="345" w:lineRule="exact"/>
        <w:ind w:left="1800"/>
      </w:pPr>
    </w:p>
    <w:p w14:paraId="2550AD0F" w14:textId="77777777" w:rsidR="00AB2366" w:rsidRDefault="00C044CB">
      <w:pPr>
        <w:tabs>
          <w:tab w:val="left" w:pos="2660"/>
        </w:tabs>
        <w:spacing w:line="37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6.2.4</w:t>
      </w:r>
      <w:r>
        <w:tab/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Other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Related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Wideband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Processing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with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CSP</w:t>
      </w:r>
    </w:p>
    <w:p w14:paraId="230BEC85" w14:textId="77777777" w:rsidR="00AB2366" w:rsidRDefault="00AB2366">
      <w:pPr>
        <w:spacing w:line="267" w:lineRule="exact"/>
        <w:ind w:left="1800"/>
      </w:pPr>
    </w:p>
    <w:p w14:paraId="1B7D7C84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6.2.4.1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</w:p>
    <w:p w14:paraId="381E9165" w14:textId="77777777" w:rsidR="00AB2366" w:rsidRDefault="00AB2366">
      <w:pPr>
        <w:spacing w:line="292" w:lineRule="exact"/>
        <w:ind w:left="1800"/>
      </w:pPr>
    </w:p>
    <w:p w14:paraId="07BCA770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Maximizing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cross-correlation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steps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time-</w:t>
      </w:r>
    </w:p>
    <w:p w14:paraId="6B701BB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of-arrival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(TOA)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E37BB7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procedures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abstracted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(1)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</w:p>
    <w:p w14:paraId="200E05A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finally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(3)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algorithm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locationing.</w:t>
      </w:r>
    </w:p>
    <w:p w14:paraId="54FBC044" w14:textId="77777777" w:rsidR="00AB2366" w:rsidRDefault="00AB2366">
      <w:pPr>
        <w:spacing w:line="200" w:lineRule="exact"/>
        <w:ind w:left="1800"/>
      </w:pPr>
    </w:p>
    <w:p w14:paraId="590BE06C" w14:textId="77777777" w:rsidR="00AB2366" w:rsidRDefault="00AB2366">
      <w:pPr>
        <w:spacing w:line="222" w:lineRule="exact"/>
        <w:ind w:left="1800"/>
      </w:pPr>
    </w:p>
    <w:p w14:paraId="37AD6268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</w:t>
      </w:r>
    </w:p>
    <w:p w14:paraId="11A4FB1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1414387" w14:textId="77777777" w:rsidR="00AB2366" w:rsidRDefault="006E3BC1">
      <w:pPr>
        <w:spacing w:line="200" w:lineRule="exact"/>
        <w:ind w:left="1800"/>
      </w:pPr>
      <w:r>
        <w:lastRenderedPageBreak/>
        <w:pict w14:anchorId="4F89D5E7">
          <v:group id="_x0000_s1034" style="position:absolute;left:0;text-align:left;margin-left:89.25pt;margin-top:121.5pt;width:432.75pt;height:.75pt;z-index:251677184;mso-position-horizontal-relative:page;mso-position-vertical-relative:page" coordorigin="1785,2430" coordsize="8655,15">
            <v:polyline id="_x0000_s1035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  <w:r>
        <w:pict w14:anchorId="75DFEDE2">
          <v:shape id="_x0000_s1033" type="#_x0000_t75" style="position:absolute;left:0;text-align:left;margin-left:142.5pt;margin-top:140.25pt;width:324.75pt;height:109.5pt;z-index:251678208;mso-position-horizontal-relative:page;mso-position-vertical-relative:page">
            <v:imagedata r:id="rId27" o:title=""/>
            <w10:wrap anchorx="page" anchory="page"/>
          </v:shape>
        </w:pict>
      </w:r>
    </w:p>
    <w:p w14:paraId="3FC83EED" w14:textId="77777777" w:rsidR="00AB2366" w:rsidRDefault="00AB2366">
      <w:pPr>
        <w:spacing w:line="200" w:lineRule="exact"/>
        <w:ind w:left="1800"/>
      </w:pPr>
    </w:p>
    <w:p w14:paraId="0022DC60" w14:textId="77777777" w:rsidR="00AB2366" w:rsidRDefault="00AB2366">
      <w:pPr>
        <w:spacing w:line="200" w:lineRule="exact"/>
        <w:ind w:left="1800"/>
      </w:pPr>
    </w:p>
    <w:p w14:paraId="546CF862" w14:textId="77777777" w:rsidR="00AB2366" w:rsidRDefault="00AB2366">
      <w:pPr>
        <w:spacing w:line="200" w:lineRule="exact"/>
        <w:ind w:left="1800"/>
      </w:pPr>
    </w:p>
    <w:p w14:paraId="7381B991" w14:textId="77777777" w:rsidR="00AB2366" w:rsidRDefault="00AB2366">
      <w:pPr>
        <w:spacing w:line="200" w:lineRule="exact"/>
        <w:ind w:left="1800"/>
      </w:pPr>
    </w:p>
    <w:p w14:paraId="52B8E277" w14:textId="77777777" w:rsidR="00AB2366" w:rsidRDefault="00AB2366">
      <w:pPr>
        <w:spacing w:line="200" w:lineRule="exact"/>
        <w:ind w:left="1800"/>
      </w:pPr>
    </w:p>
    <w:p w14:paraId="19D4D390" w14:textId="77777777" w:rsidR="00AB2366" w:rsidRDefault="00AB2366">
      <w:pPr>
        <w:spacing w:line="200" w:lineRule="exact"/>
        <w:ind w:left="1800"/>
      </w:pPr>
    </w:p>
    <w:p w14:paraId="14C4F71C" w14:textId="77777777" w:rsidR="00AB2366" w:rsidRDefault="00AB2366">
      <w:pPr>
        <w:spacing w:line="200" w:lineRule="exact"/>
        <w:ind w:left="1800"/>
      </w:pPr>
    </w:p>
    <w:p w14:paraId="63489EB3" w14:textId="77777777" w:rsidR="00AB2366" w:rsidRDefault="00AB2366">
      <w:pPr>
        <w:spacing w:line="200" w:lineRule="exact"/>
        <w:ind w:left="1800"/>
      </w:pPr>
    </w:p>
    <w:p w14:paraId="73FD1556" w14:textId="77777777" w:rsidR="00AB2366" w:rsidRDefault="00AB2366">
      <w:pPr>
        <w:spacing w:line="388" w:lineRule="exact"/>
        <w:ind w:left="1800"/>
      </w:pPr>
    </w:p>
    <w:p w14:paraId="4F287C0D" w14:textId="77777777" w:rsidR="00AB2366" w:rsidRDefault="00C044CB">
      <w:pPr>
        <w:spacing w:line="240" w:lineRule="exact"/>
        <w:ind w:left="1804"/>
      </w:pPr>
      <w:bookmarkStart w:id="750" w:name="PageMark46"/>
      <w:bookmarkEnd w:id="750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5F2BE9A5" w14:textId="77777777" w:rsidR="00AB2366" w:rsidRDefault="00AB2366">
      <w:pPr>
        <w:spacing w:line="200" w:lineRule="exact"/>
        <w:ind w:left="1800"/>
      </w:pPr>
    </w:p>
    <w:p w14:paraId="32AF4080" w14:textId="77777777" w:rsidR="00AB2366" w:rsidRDefault="00AB2366">
      <w:pPr>
        <w:spacing w:line="200" w:lineRule="exact"/>
        <w:ind w:left="1800"/>
      </w:pPr>
    </w:p>
    <w:p w14:paraId="084A3503" w14:textId="77777777" w:rsidR="00AB2366" w:rsidRDefault="00AB2366">
      <w:pPr>
        <w:spacing w:line="200" w:lineRule="exact"/>
        <w:ind w:left="1800"/>
      </w:pPr>
    </w:p>
    <w:p w14:paraId="21E064A5" w14:textId="77777777" w:rsidR="00AB2366" w:rsidRDefault="00AB2366">
      <w:pPr>
        <w:spacing w:line="200" w:lineRule="exact"/>
        <w:ind w:left="1800"/>
      </w:pPr>
    </w:p>
    <w:p w14:paraId="3881DC64" w14:textId="77777777" w:rsidR="00AB2366" w:rsidRDefault="00AB2366">
      <w:pPr>
        <w:spacing w:line="200" w:lineRule="exact"/>
        <w:ind w:left="1800"/>
      </w:pPr>
    </w:p>
    <w:p w14:paraId="68F0C8FC" w14:textId="77777777" w:rsidR="00AB2366" w:rsidRDefault="00AB2366">
      <w:pPr>
        <w:spacing w:line="200" w:lineRule="exact"/>
        <w:ind w:left="1800"/>
      </w:pPr>
    </w:p>
    <w:p w14:paraId="785B5185" w14:textId="77777777" w:rsidR="00AB2366" w:rsidRDefault="00AB2366">
      <w:pPr>
        <w:spacing w:line="200" w:lineRule="exact"/>
        <w:ind w:left="1800"/>
      </w:pPr>
    </w:p>
    <w:p w14:paraId="625363AF" w14:textId="77777777" w:rsidR="00AB2366" w:rsidRDefault="00AB2366">
      <w:pPr>
        <w:spacing w:line="200" w:lineRule="exact"/>
        <w:ind w:left="1800"/>
      </w:pPr>
    </w:p>
    <w:p w14:paraId="342420E5" w14:textId="77777777" w:rsidR="00AB2366" w:rsidRDefault="00AB2366">
      <w:pPr>
        <w:spacing w:line="200" w:lineRule="exact"/>
        <w:ind w:left="1800"/>
      </w:pPr>
    </w:p>
    <w:p w14:paraId="690EAF61" w14:textId="77777777" w:rsidR="00AB2366" w:rsidRDefault="00AB2366">
      <w:pPr>
        <w:spacing w:line="200" w:lineRule="exact"/>
        <w:ind w:left="1800"/>
      </w:pPr>
    </w:p>
    <w:p w14:paraId="736B134C" w14:textId="77777777" w:rsidR="00AB2366" w:rsidRDefault="00AB2366">
      <w:pPr>
        <w:spacing w:line="200" w:lineRule="exact"/>
        <w:ind w:left="1800"/>
      </w:pPr>
    </w:p>
    <w:p w14:paraId="6DD03C7F" w14:textId="77777777" w:rsidR="00AB2366" w:rsidRDefault="00AB2366">
      <w:pPr>
        <w:spacing w:line="200" w:lineRule="exact"/>
        <w:ind w:left="1800"/>
      </w:pPr>
    </w:p>
    <w:p w14:paraId="68ADD7EF" w14:textId="77777777" w:rsidR="00AB2366" w:rsidRDefault="00AB2366">
      <w:pPr>
        <w:spacing w:line="200" w:lineRule="exact"/>
        <w:ind w:left="1800"/>
      </w:pPr>
    </w:p>
    <w:p w14:paraId="7041D924" w14:textId="77777777" w:rsidR="00AB2366" w:rsidRDefault="00AB2366">
      <w:pPr>
        <w:spacing w:line="374" w:lineRule="exact"/>
        <w:ind w:left="1800"/>
      </w:pPr>
    </w:p>
    <w:p w14:paraId="29343ACF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6.4: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Histogram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right,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bottom,</w:t>
      </w:r>
    </w:p>
    <w:p w14:paraId="53C0CD12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0.1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...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true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trials</w:t>
      </w:r>
    </w:p>
    <w:p w14:paraId="26881C62" w14:textId="77777777" w:rsidR="00AB2366" w:rsidRDefault="00AB2366">
      <w:pPr>
        <w:spacing w:line="388" w:lineRule="exact"/>
        <w:ind w:left="1800"/>
      </w:pPr>
    </w:p>
    <w:p w14:paraId="4EB5A43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However,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(2)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sometimes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borrow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29695F7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theorem.</w:t>
      </w:r>
    </w:p>
    <w:p w14:paraId="4A804CBE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According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problem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investi-</w:t>
      </w:r>
    </w:p>
    <w:p w14:paraId="370D002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gated,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recognising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distance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Now</w:t>
      </w:r>
    </w:p>
    <w:p w14:paraId="08CC681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thoerem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embedded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CSP-TOA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</w:p>
    <w:p w14:paraId="24C1CE23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research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A0DECC2" w14:textId="77777777" w:rsidR="00AB2366" w:rsidRDefault="00AB2366">
      <w:pPr>
        <w:spacing w:line="200" w:lineRule="exact"/>
        <w:ind w:left="1800"/>
      </w:pPr>
    </w:p>
    <w:p w14:paraId="4340925D" w14:textId="77777777" w:rsidR="00AB2366" w:rsidRDefault="00AB2366">
      <w:pPr>
        <w:spacing w:line="282" w:lineRule="exact"/>
        <w:ind w:left="1800"/>
      </w:pPr>
    </w:p>
    <w:p w14:paraId="1F3BC2FE" w14:textId="77777777" w:rsidR="00AB2366" w:rsidRDefault="00C044CB">
      <w:pPr>
        <w:tabs>
          <w:tab w:val="left" w:pos="2696"/>
        </w:tabs>
        <w:spacing w:line="31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6.2.4.2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</w:p>
    <w:p w14:paraId="52B44F82" w14:textId="77777777" w:rsidR="00AB2366" w:rsidRDefault="00AB2366">
      <w:pPr>
        <w:spacing w:line="292" w:lineRule="exact"/>
        <w:ind w:left="1800"/>
      </w:pPr>
    </w:p>
    <w:p w14:paraId="6A5B01C5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extract-</w:t>
      </w:r>
    </w:p>
    <w:p w14:paraId="405FD0B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frequency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</w:p>
    <w:p w14:paraId="36D6B068" w14:textId="77777777" w:rsidR="00AB2366" w:rsidRDefault="00C044CB">
      <w:pPr>
        <w:tabs>
          <w:tab w:val="left" w:pos="2777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restricted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isometry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property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(RIP)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in-</w:t>
      </w:r>
    </w:p>
    <w:p w14:paraId="653A5AE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x[n]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approximately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ABE109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inner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products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</w:p>
    <w:p w14:paraId="388EF4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nearly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ensuring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between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5F4A94EE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θ[n]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output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presentation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</w:t>
      </w:r>
    </w:p>
    <w:p w14:paraId="4B405842" w14:textId="77777777" w:rsidR="00AB2366" w:rsidRDefault="00C044CB">
      <w:pPr>
        <w:tabs>
          <w:tab w:val="left" w:pos="3722"/>
        </w:tabs>
        <w:spacing w:line="595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sentedas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θ[m]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=</w:t>
      </w:r>
      <w:r>
        <w:tab/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k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y[k]v[k]h[m−k],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wheretheindex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indicatesthelowersamplingrate</w:t>
      </w:r>
    </w:p>
    <w:p w14:paraId="7E86C818" w14:textId="77777777" w:rsidR="00AB2366" w:rsidRDefault="00C044CB">
      <w:pPr>
        <w:spacing w:line="271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compared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index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addition,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operations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Φ</w:t>
      </w:r>
    </w:p>
    <w:p w14:paraId="13B7450C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RD’s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consist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input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pseudo-random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sequence,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mixer,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</w:p>
    <w:p w14:paraId="78E08871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low-rate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ADC,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demodulator’s</w:t>
      </w:r>
    </w:p>
    <w:p w14:paraId="58DF41E6" w14:textId="77777777" w:rsidR="00AB2366" w:rsidRDefault="00AB2366">
      <w:pPr>
        <w:spacing w:line="309" w:lineRule="exact"/>
        <w:ind w:left="1800"/>
      </w:pPr>
    </w:p>
    <w:p w14:paraId="07EFEF4C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35</w:t>
      </w:r>
    </w:p>
    <w:p w14:paraId="1ABBE8D0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35DF41DD" w14:textId="77777777" w:rsidR="00AB2366" w:rsidRDefault="006E3BC1">
      <w:pPr>
        <w:spacing w:line="200" w:lineRule="exact"/>
        <w:ind w:left="1800"/>
      </w:pPr>
      <w:r>
        <w:lastRenderedPageBreak/>
        <w:pict w14:anchorId="2AB5F7AE">
          <v:shape id="_x0000_s1032" type="#_x0000_t75" style="position:absolute;left:0;text-align:left;margin-left:0;margin-top:0;width:595.5pt;height:842.25pt;z-index:-251637248;mso-position-horizontal-relative:page;mso-position-vertical-relative:page">
            <v:imagedata r:id="rId28" o:title=""/>
            <w10:wrap anchorx="page" anchory="page"/>
          </v:shape>
        </w:pict>
      </w:r>
    </w:p>
    <w:p w14:paraId="50EE8E01" w14:textId="77777777" w:rsidR="00AB2366" w:rsidRDefault="00AB2366">
      <w:pPr>
        <w:spacing w:line="200" w:lineRule="exact"/>
        <w:ind w:left="1800"/>
      </w:pPr>
    </w:p>
    <w:p w14:paraId="6ACAAA95" w14:textId="77777777" w:rsidR="00AB2366" w:rsidRDefault="00AB2366">
      <w:pPr>
        <w:spacing w:line="200" w:lineRule="exact"/>
        <w:ind w:left="1800"/>
      </w:pPr>
    </w:p>
    <w:p w14:paraId="7BFEF762" w14:textId="77777777" w:rsidR="00AB2366" w:rsidRDefault="00AB2366">
      <w:pPr>
        <w:spacing w:line="200" w:lineRule="exact"/>
        <w:ind w:left="1800"/>
      </w:pPr>
    </w:p>
    <w:p w14:paraId="7F65621C" w14:textId="77777777" w:rsidR="00AB2366" w:rsidRDefault="00AB2366">
      <w:pPr>
        <w:spacing w:line="200" w:lineRule="exact"/>
        <w:ind w:left="1800"/>
      </w:pPr>
    </w:p>
    <w:p w14:paraId="6F71C195" w14:textId="77777777" w:rsidR="00AB2366" w:rsidRDefault="00AB2366">
      <w:pPr>
        <w:spacing w:line="200" w:lineRule="exact"/>
        <w:ind w:left="1800"/>
      </w:pPr>
    </w:p>
    <w:p w14:paraId="7A1C633E" w14:textId="77777777" w:rsidR="00AB2366" w:rsidRDefault="00AB2366">
      <w:pPr>
        <w:spacing w:line="200" w:lineRule="exact"/>
        <w:ind w:left="1800"/>
      </w:pPr>
    </w:p>
    <w:p w14:paraId="2E1833F1" w14:textId="77777777" w:rsidR="00AB2366" w:rsidRDefault="00AB2366">
      <w:pPr>
        <w:spacing w:line="200" w:lineRule="exact"/>
        <w:ind w:left="1800"/>
      </w:pPr>
    </w:p>
    <w:p w14:paraId="718D661C" w14:textId="77777777" w:rsidR="00AB2366" w:rsidRDefault="00AB2366">
      <w:pPr>
        <w:spacing w:line="200" w:lineRule="exact"/>
        <w:ind w:left="1800"/>
      </w:pPr>
    </w:p>
    <w:p w14:paraId="58933DE6" w14:textId="77777777" w:rsidR="00AB2366" w:rsidRDefault="00AB2366">
      <w:pPr>
        <w:spacing w:line="388" w:lineRule="exact"/>
        <w:ind w:left="1800"/>
      </w:pPr>
    </w:p>
    <w:p w14:paraId="23BA98F7" w14:textId="77777777" w:rsidR="00AB2366" w:rsidRDefault="00C044CB">
      <w:pPr>
        <w:spacing w:line="240" w:lineRule="exact"/>
        <w:ind w:left="1804"/>
      </w:pPr>
      <w:bookmarkStart w:id="751" w:name="PageMark47"/>
      <w:bookmarkEnd w:id="751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HAPTER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6.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F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UTURE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W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ORK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: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N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OVEL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IGNAL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P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ROCESSING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FOR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CS</w:t>
      </w:r>
      <w:r>
        <w:rPr>
          <w:rFonts w:ascii="Times New Roman" w:eastAsia="Times New Roman" w:hAnsi="Times New Roman" w:cs="Times New Roman"/>
          <w:sz w:val="19"/>
          <w:szCs w:val="19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PECTRUM</w:t>
      </w:r>
      <w:r>
        <w:rPr>
          <w:rFonts w:ascii="Times New Roman" w:eastAsia="Times New Roman" w:hAnsi="Times New Roman" w:cs="Times New Roman"/>
          <w:sz w:val="15"/>
          <w:szCs w:val="15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S</w:t>
      </w:r>
      <w:r>
        <w:rPr>
          <w:rFonts w:ascii="Times New Roman" w:eastAsia="Times New Roman" w:hAnsi="Times New Roman" w:cs="Times New Roman"/>
          <w:color w:val="000000"/>
          <w:sz w:val="15"/>
          <w:szCs w:val="15"/>
        </w:rPr>
        <w:t>ENSING</w:t>
      </w:r>
    </w:p>
    <w:p w14:paraId="488B1199" w14:textId="77777777" w:rsidR="00AB2366" w:rsidRDefault="00AB2366">
      <w:pPr>
        <w:spacing w:line="200" w:lineRule="exact"/>
        <w:ind w:left="1800"/>
      </w:pPr>
    </w:p>
    <w:p w14:paraId="1A2EFA91" w14:textId="77777777" w:rsidR="00AB2366" w:rsidRDefault="00AB2366">
      <w:pPr>
        <w:spacing w:line="200" w:lineRule="exact"/>
        <w:ind w:left="1800"/>
      </w:pPr>
    </w:p>
    <w:p w14:paraId="174F5A4E" w14:textId="77777777" w:rsidR="00AB2366" w:rsidRDefault="00AB2366">
      <w:pPr>
        <w:spacing w:line="200" w:lineRule="exact"/>
        <w:ind w:left="1800"/>
      </w:pPr>
    </w:p>
    <w:p w14:paraId="5A481CB4" w14:textId="77777777" w:rsidR="00AB2366" w:rsidRDefault="00AB2366">
      <w:pPr>
        <w:spacing w:line="200" w:lineRule="exact"/>
        <w:ind w:left="1800"/>
      </w:pPr>
    </w:p>
    <w:p w14:paraId="1B821257" w14:textId="77777777" w:rsidR="00AB2366" w:rsidRDefault="00AB2366">
      <w:pPr>
        <w:spacing w:line="200" w:lineRule="exact"/>
        <w:ind w:left="1800"/>
      </w:pPr>
    </w:p>
    <w:p w14:paraId="68064B20" w14:textId="77777777" w:rsidR="00AB2366" w:rsidRDefault="00AB2366">
      <w:pPr>
        <w:spacing w:line="200" w:lineRule="exact"/>
        <w:ind w:left="1800"/>
      </w:pPr>
    </w:p>
    <w:p w14:paraId="547CFB51" w14:textId="77777777" w:rsidR="00AB2366" w:rsidRDefault="00AB2366">
      <w:pPr>
        <w:spacing w:line="200" w:lineRule="exact"/>
        <w:ind w:left="1800"/>
      </w:pPr>
    </w:p>
    <w:p w14:paraId="59C23375" w14:textId="77777777" w:rsidR="00AB2366" w:rsidRDefault="00AB2366">
      <w:pPr>
        <w:spacing w:line="200" w:lineRule="exact"/>
        <w:ind w:left="1800"/>
      </w:pPr>
    </w:p>
    <w:p w14:paraId="0A3CF1F7" w14:textId="77777777" w:rsidR="00AB2366" w:rsidRDefault="00AB2366">
      <w:pPr>
        <w:spacing w:line="200" w:lineRule="exact"/>
        <w:ind w:left="1800"/>
      </w:pPr>
    </w:p>
    <w:p w14:paraId="5F1B37C4" w14:textId="77777777" w:rsidR="00AB2366" w:rsidRDefault="00AB2366">
      <w:pPr>
        <w:spacing w:line="200" w:lineRule="exact"/>
        <w:ind w:left="1800"/>
      </w:pPr>
    </w:p>
    <w:p w14:paraId="32374C65" w14:textId="77777777" w:rsidR="00AB2366" w:rsidRDefault="00AB2366">
      <w:pPr>
        <w:spacing w:line="200" w:lineRule="exact"/>
        <w:ind w:left="1800"/>
      </w:pPr>
    </w:p>
    <w:p w14:paraId="0E7A91A4" w14:textId="77777777" w:rsidR="00AB2366" w:rsidRDefault="00AB2366">
      <w:pPr>
        <w:spacing w:line="250" w:lineRule="exact"/>
        <w:ind w:left="1800"/>
      </w:pPr>
    </w:p>
    <w:p w14:paraId="0F31F6FB" w14:textId="77777777" w:rsidR="00AB2366" w:rsidRDefault="00C044CB">
      <w:pPr>
        <w:tabs>
          <w:tab w:val="left" w:pos="2962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Figure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6.5: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Block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diagram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(CS-PLL).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</w:p>
    <w:p w14:paraId="0ADCA9B8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components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includes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pre-CS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oscillator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feed-</w:t>
      </w:r>
    </w:p>
    <w:p w14:paraId="4E67A39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multiplier</w:t>
      </w:r>
    </w:p>
    <w:p w14:paraId="78FC27C7" w14:textId="77777777" w:rsidR="00AB2366" w:rsidRDefault="00AB2366">
      <w:pPr>
        <w:spacing w:line="200" w:lineRule="exact"/>
        <w:ind w:left="1800"/>
      </w:pPr>
    </w:p>
    <w:p w14:paraId="7C8EFF84" w14:textId="77777777" w:rsidR="00AB2366" w:rsidRDefault="00AB2366">
      <w:pPr>
        <w:spacing w:line="201" w:lineRule="exact"/>
        <w:ind w:left="1800"/>
      </w:pPr>
    </w:p>
    <w:p w14:paraId="14ED5F78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architecture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</w:p>
    <w:p w14:paraId="71744373" w14:textId="77777777" w:rsidR="00AB2366" w:rsidRDefault="00C044CB">
      <w:pPr>
        <w:spacing w:line="433" w:lineRule="exact"/>
        <w:ind w:left="2151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CS-PLL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fields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necessary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144C903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pressivesenseddata.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Whenwesuccessfullyapplythistechnique,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wedonnotneedrecovery,</w:t>
      </w:r>
    </w:p>
    <w:p w14:paraId="58451DCA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original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signals.</w:t>
      </w:r>
    </w:p>
    <w:p w14:paraId="6E94B4BB" w14:textId="77777777" w:rsidR="00AB2366" w:rsidRDefault="00AB2366">
      <w:pPr>
        <w:spacing w:line="200" w:lineRule="exact"/>
        <w:ind w:left="1800"/>
      </w:pPr>
    </w:p>
    <w:p w14:paraId="59E66EC8" w14:textId="77777777" w:rsidR="00AB2366" w:rsidRDefault="00AB2366">
      <w:pPr>
        <w:spacing w:line="200" w:lineRule="exact"/>
        <w:ind w:left="1800"/>
      </w:pPr>
    </w:p>
    <w:p w14:paraId="7834CA71" w14:textId="77777777" w:rsidR="00AB2366" w:rsidRDefault="00AB2366">
      <w:pPr>
        <w:spacing w:line="236" w:lineRule="exact"/>
        <w:ind w:left="1800"/>
      </w:pPr>
    </w:p>
    <w:p w14:paraId="1C473E73" w14:textId="77777777" w:rsidR="00AB2366" w:rsidRDefault="00C044CB">
      <w:pPr>
        <w:tabs>
          <w:tab w:val="left" w:pos="2574"/>
        </w:tabs>
        <w:spacing w:line="447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6.3</w:t>
      </w:r>
      <w:r>
        <w:tab/>
      </w:r>
      <w:r>
        <w:rPr>
          <w:rFonts w:ascii="Times New Roman" w:eastAsia="Times New Roman" w:hAnsi="Times New Roman" w:cs="Times New Roman"/>
          <w:color w:val="000000"/>
          <w:sz w:val="34"/>
          <w:szCs w:val="34"/>
        </w:rPr>
        <w:t>Conclusion</w:t>
      </w:r>
    </w:p>
    <w:p w14:paraId="74337CBE" w14:textId="77777777" w:rsidR="00AB2366" w:rsidRDefault="00AB2366">
      <w:pPr>
        <w:spacing w:line="342" w:lineRule="exact"/>
        <w:ind w:left="1800"/>
      </w:pPr>
    </w:p>
    <w:p w14:paraId="76458359" w14:textId="77777777" w:rsidR="00AB2366" w:rsidRDefault="00C044CB">
      <w:pPr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chapter,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followed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discussion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drawback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</w:p>
    <w:p w14:paraId="63CCF720" w14:textId="4CC02471" w:rsidR="00AB2366" w:rsidRDefault="003F077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(CS-CSS)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derives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computational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 xml:space="preserve"> </w:t>
      </w:r>
      <w:r w:rsidR="00C044CB">
        <w:rPr>
          <w:rFonts w:ascii="Times New Roman" w:eastAsia="Times New Roman" w:hAnsi="Times New Roman" w:cs="Times New Roman"/>
          <w:color w:val="000000"/>
          <w:sz w:val="23"/>
          <w:szCs w:val="23"/>
        </w:rPr>
        <w:t>non-linear</w:t>
      </w:r>
    </w:p>
    <w:p w14:paraId="493161F6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propose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idea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directly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compressively</w:t>
      </w:r>
    </w:p>
    <w:p w14:paraId="06880452" w14:textId="5525B056" w:rsidR="00AB2366" w:rsidRDefault="00C044CB">
      <w:pPr>
        <w:tabs>
          <w:tab w:val="left" w:pos="6113"/>
        </w:tabs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data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without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fully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recovery.</w:t>
      </w:r>
      <w:r w:rsidR="003F077B"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our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potential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</w:t>
      </w:r>
    </w:p>
    <w:p w14:paraId="2B1A6B1F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which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will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embed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including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filtering,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2F8C59F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other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possible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3664C43B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also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introduced.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hope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that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utilise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CSP</w:t>
      </w:r>
    </w:p>
    <w:p w14:paraId="52C8E14D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real-time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performance,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high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flexible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,energy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hardware</w:t>
      </w:r>
    </w:p>
    <w:p w14:paraId="7F7826F4" w14:textId="77777777" w:rsidR="00AB2366" w:rsidRDefault="00C044CB">
      <w:pPr>
        <w:spacing w:line="433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could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achieved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future.</w:t>
      </w:r>
    </w:p>
    <w:p w14:paraId="3F7B52A1" w14:textId="77777777" w:rsidR="00AB2366" w:rsidRDefault="00AB2366">
      <w:pPr>
        <w:spacing w:line="200" w:lineRule="exact"/>
        <w:ind w:left="1800"/>
      </w:pPr>
    </w:p>
    <w:p w14:paraId="791DCB38" w14:textId="77777777" w:rsidR="00AB2366" w:rsidRDefault="00AB2366">
      <w:pPr>
        <w:spacing w:line="200" w:lineRule="exact"/>
        <w:ind w:left="1800"/>
      </w:pPr>
    </w:p>
    <w:p w14:paraId="070A104B" w14:textId="77777777" w:rsidR="00AB2366" w:rsidRDefault="00AB2366">
      <w:pPr>
        <w:spacing w:line="200" w:lineRule="exact"/>
        <w:ind w:left="1800"/>
      </w:pPr>
    </w:p>
    <w:p w14:paraId="281FC4EB" w14:textId="77777777" w:rsidR="00AB2366" w:rsidRDefault="00AB2366">
      <w:pPr>
        <w:spacing w:line="200" w:lineRule="exact"/>
        <w:ind w:left="1800"/>
      </w:pPr>
    </w:p>
    <w:p w14:paraId="65D243A2" w14:textId="77777777" w:rsidR="00AB2366" w:rsidRDefault="00AB2366">
      <w:pPr>
        <w:spacing w:line="200" w:lineRule="exact"/>
        <w:ind w:left="1800"/>
      </w:pPr>
    </w:p>
    <w:p w14:paraId="4E799D01" w14:textId="77777777" w:rsidR="00AB2366" w:rsidRDefault="00AB2366">
      <w:pPr>
        <w:spacing w:line="200" w:lineRule="exact"/>
        <w:ind w:left="1800"/>
      </w:pPr>
    </w:p>
    <w:p w14:paraId="2A891292" w14:textId="77777777" w:rsidR="00AB2366" w:rsidRDefault="00AB2366">
      <w:pPr>
        <w:spacing w:line="200" w:lineRule="exact"/>
        <w:ind w:left="1800"/>
      </w:pPr>
    </w:p>
    <w:p w14:paraId="679A3165" w14:textId="77777777" w:rsidR="00AB2366" w:rsidRDefault="00AB2366">
      <w:pPr>
        <w:spacing w:line="380" w:lineRule="exact"/>
        <w:ind w:left="1800"/>
      </w:pPr>
    </w:p>
    <w:p w14:paraId="2165DF0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36</w:t>
      </w:r>
    </w:p>
    <w:p w14:paraId="5C2A32F6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9F1E746" w14:textId="77777777" w:rsidR="00AB2366" w:rsidRDefault="00AB2366">
      <w:pPr>
        <w:spacing w:line="200" w:lineRule="exact"/>
        <w:ind w:left="1800"/>
      </w:pPr>
    </w:p>
    <w:p w14:paraId="30425574" w14:textId="77777777" w:rsidR="00AB2366" w:rsidRDefault="00AB2366">
      <w:pPr>
        <w:spacing w:line="200" w:lineRule="exact"/>
        <w:ind w:left="1800"/>
      </w:pPr>
    </w:p>
    <w:p w14:paraId="7BD501A1" w14:textId="77777777" w:rsidR="00AB2366" w:rsidRDefault="00AB2366">
      <w:pPr>
        <w:spacing w:line="200" w:lineRule="exact"/>
        <w:ind w:left="1800"/>
      </w:pPr>
    </w:p>
    <w:p w14:paraId="35AC6A0F" w14:textId="77777777" w:rsidR="00AB2366" w:rsidRDefault="00AB2366">
      <w:pPr>
        <w:spacing w:line="200" w:lineRule="exact"/>
        <w:ind w:left="1800"/>
      </w:pPr>
    </w:p>
    <w:p w14:paraId="326DA2EF" w14:textId="77777777" w:rsidR="00AB2366" w:rsidRDefault="00AB2366">
      <w:pPr>
        <w:spacing w:line="200" w:lineRule="exact"/>
        <w:ind w:left="1800"/>
      </w:pPr>
    </w:p>
    <w:p w14:paraId="33106A5D" w14:textId="77777777" w:rsidR="00AB2366" w:rsidRDefault="00AB2366">
      <w:pPr>
        <w:spacing w:line="200" w:lineRule="exact"/>
        <w:ind w:left="1800"/>
      </w:pPr>
    </w:p>
    <w:p w14:paraId="17CD4CD3" w14:textId="77777777" w:rsidR="00AB2366" w:rsidRDefault="00AB2366">
      <w:pPr>
        <w:spacing w:line="200" w:lineRule="exact"/>
        <w:ind w:left="1800"/>
      </w:pPr>
    </w:p>
    <w:p w14:paraId="3A0908BA" w14:textId="77777777" w:rsidR="00AB2366" w:rsidRDefault="00AB2366">
      <w:pPr>
        <w:spacing w:line="200" w:lineRule="exact"/>
        <w:ind w:left="1800"/>
      </w:pPr>
    </w:p>
    <w:p w14:paraId="07A0ABC1" w14:textId="77777777" w:rsidR="00AB2366" w:rsidRDefault="00AB2366">
      <w:pPr>
        <w:spacing w:line="200" w:lineRule="exact"/>
        <w:ind w:left="1800"/>
      </w:pPr>
    </w:p>
    <w:p w14:paraId="39E9B8F8" w14:textId="77777777" w:rsidR="00AB2366" w:rsidRDefault="00AB2366">
      <w:pPr>
        <w:spacing w:line="200" w:lineRule="exact"/>
        <w:ind w:left="1800"/>
      </w:pPr>
    </w:p>
    <w:p w14:paraId="5669E23A" w14:textId="77777777" w:rsidR="00AB2366" w:rsidRDefault="00AB2366">
      <w:pPr>
        <w:spacing w:line="200" w:lineRule="exact"/>
        <w:ind w:left="1800"/>
      </w:pPr>
    </w:p>
    <w:p w14:paraId="3718A6A2" w14:textId="77777777" w:rsidR="00AB2366" w:rsidRDefault="00AB2366">
      <w:pPr>
        <w:spacing w:line="200" w:lineRule="exact"/>
        <w:ind w:left="1800"/>
      </w:pPr>
    </w:p>
    <w:p w14:paraId="47BD6D57" w14:textId="77777777" w:rsidR="00AB2366" w:rsidRDefault="00AB2366">
      <w:pPr>
        <w:spacing w:line="200" w:lineRule="exact"/>
        <w:ind w:left="1800"/>
      </w:pPr>
    </w:p>
    <w:p w14:paraId="4918904D" w14:textId="77777777" w:rsidR="00AB2366" w:rsidRDefault="00AB2366">
      <w:pPr>
        <w:spacing w:line="200" w:lineRule="exact"/>
        <w:ind w:left="1800"/>
      </w:pPr>
    </w:p>
    <w:p w14:paraId="4E64B0D0" w14:textId="77777777" w:rsidR="00AB2366" w:rsidRDefault="00AB2366">
      <w:pPr>
        <w:spacing w:line="200" w:lineRule="exact"/>
        <w:ind w:left="1800"/>
      </w:pPr>
    </w:p>
    <w:p w14:paraId="07E00969" w14:textId="77777777" w:rsidR="00AB2366" w:rsidRDefault="00AB2366">
      <w:pPr>
        <w:spacing w:line="200" w:lineRule="exact"/>
        <w:ind w:left="1800"/>
      </w:pPr>
    </w:p>
    <w:p w14:paraId="38D5BF90" w14:textId="77777777" w:rsidR="00AB2366" w:rsidRDefault="00AB2366">
      <w:pPr>
        <w:spacing w:line="200" w:lineRule="exact"/>
        <w:ind w:left="1800"/>
      </w:pPr>
    </w:p>
    <w:p w14:paraId="7B22B68C" w14:textId="77777777" w:rsidR="00AB2366" w:rsidRDefault="00AB2366">
      <w:pPr>
        <w:spacing w:line="200" w:lineRule="exact"/>
        <w:ind w:left="1800"/>
      </w:pPr>
    </w:p>
    <w:p w14:paraId="7DC224BF" w14:textId="77777777" w:rsidR="00AB2366" w:rsidRDefault="00AB2366">
      <w:pPr>
        <w:spacing w:line="200" w:lineRule="exact"/>
        <w:ind w:left="1800"/>
      </w:pPr>
    </w:p>
    <w:p w14:paraId="1C08B863" w14:textId="77777777" w:rsidR="00AB2366" w:rsidRDefault="00AB2366">
      <w:pPr>
        <w:spacing w:line="200" w:lineRule="exact"/>
        <w:ind w:left="1800"/>
      </w:pPr>
    </w:p>
    <w:p w14:paraId="15967154" w14:textId="77777777" w:rsidR="00AB2366" w:rsidRDefault="00AB2366">
      <w:pPr>
        <w:spacing w:line="200" w:lineRule="exact"/>
        <w:ind w:left="1800"/>
      </w:pPr>
    </w:p>
    <w:p w14:paraId="4786624E" w14:textId="77777777" w:rsidR="00AB2366" w:rsidRDefault="00AB2366">
      <w:pPr>
        <w:spacing w:line="269" w:lineRule="exact"/>
        <w:ind w:left="1800"/>
      </w:pPr>
    </w:p>
    <w:p w14:paraId="09762C6C" w14:textId="77777777" w:rsidR="00AB2366" w:rsidRDefault="00C044CB">
      <w:pPr>
        <w:spacing w:line="644" w:lineRule="exact"/>
        <w:ind w:left="1800"/>
      </w:pPr>
      <w:bookmarkStart w:id="752" w:name="PageMark48"/>
      <w:bookmarkEnd w:id="752"/>
      <w:r>
        <w:rPr>
          <w:rFonts w:ascii="Times New Roman" w:eastAsia="Times New Roman" w:hAnsi="Times New Roman" w:cs="Times New Roman"/>
          <w:color w:val="000000"/>
          <w:sz w:val="49"/>
          <w:szCs w:val="49"/>
        </w:rPr>
        <w:t>Bibliography</w:t>
      </w:r>
    </w:p>
    <w:p w14:paraId="1592D5CC" w14:textId="77777777" w:rsidR="00AB2366" w:rsidRDefault="00AB2366">
      <w:pPr>
        <w:spacing w:line="200" w:lineRule="exact"/>
        <w:ind w:left="1800"/>
      </w:pPr>
    </w:p>
    <w:p w14:paraId="3D20AD2E" w14:textId="77777777" w:rsidR="00AB2366" w:rsidRDefault="00AB2366">
      <w:pPr>
        <w:spacing w:line="200" w:lineRule="exact"/>
        <w:ind w:left="1800"/>
      </w:pPr>
    </w:p>
    <w:p w14:paraId="29A08EC9" w14:textId="77777777" w:rsidR="00AB2366" w:rsidRDefault="00AB2366">
      <w:pPr>
        <w:spacing w:line="200" w:lineRule="exact"/>
        <w:ind w:left="1800"/>
      </w:pPr>
    </w:p>
    <w:p w14:paraId="0F927D07" w14:textId="77777777" w:rsidR="00AB2366" w:rsidRDefault="00AB2366">
      <w:pPr>
        <w:spacing w:line="240" w:lineRule="exact"/>
        <w:ind w:left="1800"/>
      </w:pPr>
    </w:p>
    <w:p w14:paraId="01D33E61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Paredes,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“Ultra-wideband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200CB1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</w:p>
    <w:p w14:paraId="220755A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383–395,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2007.</w:t>
      </w:r>
    </w:p>
    <w:p w14:paraId="0E6D517E" w14:textId="77777777" w:rsidR="00AB2366" w:rsidRDefault="00AB2366">
      <w:pPr>
        <w:spacing w:line="344" w:lineRule="exact"/>
        <w:ind w:left="1800"/>
      </w:pPr>
    </w:p>
    <w:p w14:paraId="12DC0B3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Cassioli,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Molisch,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ultra-wide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bandwidth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indoor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chan-</w:t>
      </w:r>
    </w:p>
    <w:p w14:paraId="1EA813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nel: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from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statistical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model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simulations,”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30FD340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1247–1257,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2002.</w:t>
      </w:r>
    </w:p>
    <w:p w14:paraId="7CC0DF2E" w14:textId="77777777" w:rsidR="00AB2366" w:rsidRDefault="00AB2366">
      <w:pPr>
        <w:spacing w:line="344" w:lineRule="exact"/>
        <w:ind w:left="1800"/>
      </w:pPr>
    </w:p>
    <w:p w14:paraId="0E3ED93B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Banitalebi-Dehkordi,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Abouei,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Plataniotis,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“Compressive-sampling-</w:t>
      </w:r>
    </w:p>
    <w:p w14:paraId="1C20671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body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area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Biomedical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Health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Informat-</w:t>
      </w:r>
    </w:p>
    <w:p w14:paraId="222032E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335–344,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484D9552" w14:textId="77777777" w:rsidR="00AB2366" w:rsidRDefault="00AB2366">
      <w:pPr>
        <w:spacing w:line="344" w:lineRule="exact"/>
        <w:ind w:left="1800"/>
      </w:pPr>
    </w:p>
    <w:p w14:paraId="6366369D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Kirolos,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Ragheb,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Massoud,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</w:p>
    <w:p w14:paraId="634A1E5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“Analog-to-information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conversion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random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demodulation,”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De-</w:t>
      </w:r>
    </w:p>
    <w:p w14:paraId="2D7AF2B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Integration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Software,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Dallas/CAS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</w:p>
    <w:p w14:paraId="60BEC4D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71–74.</w:t>
      </w:r>
    </w:p>
    <w:p w14:paraId="1191CB24" w14:textId="77777777" w:rsidR="00AB2366" w:rsidRDefault="00AB2366">
      <w:pPr>
        <w:spacing w:line="344" w:lineRule="exact"/>
        <w:ind w:left="1800"/>
      </w:pPr>
    </w:p>
    <w:p w14:paraId="212ADA8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Fathy,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tdoa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</w:p>
    <w:p w14:paraId="040F2F17" w14:textId="77777777" w:rsidR="00AB2366" w:rsidRDefault="00C044CB">
      <w:pPr>
        <w:tabs>
          <w:tab w:val="left" w:pos="986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Symposium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(RWS),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</w:p>
    <w:p w14:paraId="558E2CF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194–197.</w:t>
      </w:r>
    </w:p>
    <w:p w14:paraId="4A60E97C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02EA1264" w14:textId="77777777" w:rsidR="00AB2366" w:rsidRDefault="006E3BC1">
      <w:pPr>
        <w:spacing w:line="200" w:lineRule="exact"/>
        <w:ind w:left="1800"/>
      </w:pPr>
      <w:r>
        <w:lastRenderedPageBreak/>
        <w:pict w14:anchorId="21EB9C5D">
          <v:group id="_x0000_s1030" style="position:absolute;left:0;text-align:left;margin-left:89.25pt;margin-top:121.5pt;width:432.75pt;height:.75pt;z-index:251680256;mso-position-horizontal-relative:page;mso-position-vertical-relative:page" coordorigin="1785,2430" coordsize="8655,15">
            <v:polyline id="_x0000_s1031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68D03FB9" w14:textId="77777777" w:rsidR="00AB2366" w:rsidRDefault="00AB2366">
      <w:pPr>
        <w:spacing w:line="200" w:lineRule="exact"/>
        <w:ind w:left="1800"/>
      </w:pPr>
    </w:p>
    <w:p w14:paraId="18297B4C" w14:textId="77777777" w:rsidR="00AB2366" w:rsidRDefault="00AB2366">
      <w:pPr>
        <w:spacing w:line="200" w:lineRule="exact"/>
        <w:ind w:left="1800"/>
      </w:pPr>
    </w:p>
    <w:p w14:paraId="0A6BC9FC" w14:textId="77777777" w:rsidR="00AB2366" w:rsidRDefault="00AB2366">
      <w:pPr>
        <w:spacing w:line="200" w:lineRule="exact"/>
        <w:ind w:left="1800"/>
      </w:pPr>
    </w:p>
    <w:p w14:paraId="643084F0" w14:textId="77777777" w:rsidR="00AB2366" w:rsidRDefault="00AB2366">
      <w:pPr>
        <w:spacing w:line="200" w:lineRule="exact"/>
        <w:ind w:left="1800"/>
      </w:pPr>
    </w:p>
    <w:p w14:paraId="3468D476" w14:textId="77777777" w:rsidR="00AB2366" w:rsidRDefault="00AB2366">
      <w:pPr>
        <w:spacing w:line="200" w:lineRule="exact"/>
        <w:ind w:left="1800"/>
      </w:pPr>
    </w:p>
    <w:p w14:paraId="34AB9493" w14:textId="77777777" w:rsidR="00AB2366" w:rsidRDefault="00AB2366">
      <w:pPr>
        <w:spacing w:line="200" w:lineRule="exact"/>
        <w:ind w:left="1800"/>
      </w:pPr>
    </w:p>
    <w:p w14:paraId="356F9FD9" w14:textId="77777777" w:rsidR="00AB2366" w:rsidRDefault="00AB2366">
      <w:pPr>
        <w:spacing w:line="200" w:lineRule="exact"/>
        <w:ind w:left="1800"/>
      </w:pPr>
    </w:p>
    <w:p w14:paraId="16541682" w14:textId="77777777" w:rsidR="00AB2366" w:rsidRDefault="00AB2366">
      <w:pPr>
        <w:spacing w:line="200" w:lineRule="exact"/>
        <w:ind w:left="1800"/>
      </w:pPr>
    </w:p>
    <w:p w14:paraId="32F0486D" w14:textId="77777777" w:rsidR="00AB2366" w:rsidRDefault="00AB2366">
      <w:pPr>
        <w:spacing w:line="388" w:lineRule="exact"/>
        <w:ind w:left="1800"/>
      </w:pPr>
    </w:p>
    <w:p w14:paraId="47175736" w14:textId="77777777" w:rsidR="00AB2366" w:rsidRDefault="00C044CB">
      <w:pPr>
        <w:spacing w:line="240" w:lineRule="exact"/>
        <w:ind w:left="1804"/>
      </w:pPr>
      <w:bookmarkStart w:id="753" w:name="PageMark49"/>
      <w:bookmarkEnd w:id="753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657995BF" w14:textId="77777777" w:rsidR="00AB2366" w:rsidRDefault="00AB2366">
      <w:pPr>
        <w:spacing w:line="200" w:lineRule="exact"/>
        <w:ind w:left="1800"/>
      </w:pPr>
    </w:p>
    <w:p w14:paraId="0472A625" w14:textId="77777777" w:rsidR="00AB2366" w:rsidRDefault="00AB2366">
      <w:pPr>
        <w:spacing w:line="202" w:lineRule="exact"/>
        <w:ind w:left="1800"/>
      </w:pPr>
    </w:p>
    <w:p w14:paraId="3D5C802E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Qiu,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Sadler,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ultra-</w:t>
      </w:r>
    </w:p>
    <w:p w14:paraId="20AE3B0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ICC’09.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Inter-</w:t>
      </w:r>
    </w:p>
    <w:p w14:paraId="571B5EF9" w14:textId="77777777" w:rsidR="00AB2366" w:rsidRDefault="00C044CB">
      <w:pPr>
        <w:tabs>
          <w:tab w:val="left" w:pos="486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501751B8" w14:textId="77777777" w:rsidR="00AB2366" w:rsidRDefault="00AB2366">
      <w:pPr>
        <w:spacing w:line="343" w:lineRule="exact"/>
        <w:ind w:left="1800"/>
      </w:pPr>
    </w:p>
    <w:p w14:paraId="29A6E2D3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D’Amico,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Mengali,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Taponecco,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“Toa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802.15.</w:t>
      </w:r>
    </w:p>
    <w:p w14:paraId="02589079" w14:textId="77777777" w:rsidR="00AB2366" w:rsidRDefault="00C044CB">
      <w:pPr>
        <w:tabs>
          <w:tab w:val="left" w:pos="3699"/>
          <w:tab w:val="left" w:pos="6381"/>
          <w:tab w:val="left" w:pos="8724"/>
          <w:tab w:val="left" w:pos="9463"/>
          <w:tab w:val="left" w:pos="10141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standard,”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9,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</w:p>
    <w:p w14:paraId="1AAB20F1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2238–2247,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321B6CC2" w14:textId="77777777" w:rsidR="00AB2366" w:rsidRDefault="00AB2366">
      <w:pPr>
        <w:spacing w:line="343" w:lineRule="exact"/>
        <w:ind w:left="1800"/>
      </w:pPr>
    </w:p>
    <w:p w14:paraId="61282996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Zhang,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Peterson,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sub-mm</w:t>
      </w:r>
    </w:p>
    <w:p w14:paraId="5CD05AE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accuracy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uwb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positioning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space–time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Digital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Process-</w:t>
      </w:r>
    </w:p>
    <w:p w14:paraId="403C099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340–354,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A49A0A1" w14:textId="77777777" w:rsidR="00AB2366" w:rsidRDefault="00AB2366">
      <w:pPr>
        <w:spacing w:line="343" w:lineRule="exact"/>
        <w:ind w:left="1800"/>
      </w:pPr>
    </w:p>
    <w:p w14:paraId="55A41D19" w14:textId="77777777" w:rsidR="00AB2366" w:rsidRDefault="00C044CB">
      <w:pPr>
        <w:tabs>
          <w:tab w:val="left" w:pos="2315"/>
        </w:tabs>
        <w:spacing w:line="288" w:lineRule="exact"/>
        <w:ind w:left="1919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Tropp,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Laska,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Duarte,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Romberg,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“Beyond</w:t>
      </w:r>
    </w:p>
    <w:p w14:paraId="13FD356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nyquist: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Efficient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bandlimited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73F68A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520–544,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5436F6BE" w14:textId="77777777" w:rsidR="00AB2366" w:rsidRDefault="00AB2366">
      <w:pPr>
        <w:spacing w:line="343" w:lineRule="exact"/>
        <w:ind w:left="1800"/>
      </w:pPr>
    </w:p>
    <w:p w14:paraId="5BA4BA0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Akyildiz,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W.-Y.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Vuran,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Mohanty,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“Next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generation/dynamic</w:t>
      </w:r>
    </w:p>
    <w:p w14:paraId="5980902E" w14:textId="77777777" w:rsidR="00AB2366" w:rsidRDefault="00C044CB">
      <w:pPr>
        <w:tabs>
          <w:tab w:val="left" w:pos="740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access/cognitive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</w:t>
      </w:r>
    </w:p>
    <w:p w14:paraId="34280A0E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2127–2159,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</w:p>
    <w:p w14:paraId="7F1690A7" w14:textId="77777777" w:rsidR="00AB2366" w:rsidRDefault="00AB2366">
      <w:pPr>
        <w:spacing w:line="343" w:lineRule="exact"/>
        <w:ind w:left="1800"/>
      </w:pPr>
    </w:p>
    <w:p w14:paraId="1FB84125" w14:textId="77777777" w:rsidR="00AB2366" w:rsidRDefault="00C044CB">
      <w:pPr>
        <w:tabs>
          <w:tab w:val="left" w:pos="2315"/>
          <w:tab w:val="left" w:pos="8527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introduction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Springer,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</w:p>
    <w:p w14:paraId="7AA7E042" w14:textId="77777777" w:rsidR="00AB2366" w:rsidRDefault="00AB2366">
      <w:pPr>
        <w:spacing w:line="343" w:lineRule="exact"/>
        <w:ind w:left="1800"/>
      </w:pPr>
    </w:p>
    <w:p w14:paraId="1553508C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Urkowitz,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“Energy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unknown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deterministic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Proceedings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</w:p>
    <w:p w14:paraId="3845B50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523–531,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1967.</w:t>
      </w:r>
    </w:p>
    <w:p w14:paraId="653F4AF3" w14:textId="77777777" w:rsidR="00AB2366" w:rsidRDefault="00AB2366">
      <w:pPr>
        <w:spacing w:line="343" w:lineRule="exact"/>
        <w:ind w:left="1800"/>
      </w:pPr>
    </w:p>
    <w:p w14:paraId="482B31F4" w14:textId="77777777" w:rsidR="00AB2366" w:rsidRDefault="00C044CB">
      <w:pPr>
        <w:tabs>
          <w:tab w:val="left" w:pos="2315"/>
          <w:tab w:val="left" w:pos="5255"/>
          <w:tab w:val="left" w:pos="8907"/>
          <w:tab w:val="left" w:pos="10041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Enserink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Cochran,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cyclostationary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feature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detector,”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Sys-</w:t>
      </w:r>
    </w:p>
    <w:p w14:paraId="3C284A23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tems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Computers,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Record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Twenty-Eighth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Asilomar</w:t>
      </w:r>
    </w:p>
    <w:p w14:paraId="70B0FB27" w14:textId="77777777" w:rsidR="00AB2366" w:rsidRDefault="00C044CB">
      <w:pPr>
        <w:tabs>
          <w:tab w:val="left" w:pos="4666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1994,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806–810.</w:t>
      </w:r>
    </w:p>
    <w:p w14:paraId="509FEA39" w14:textId="77777777" w:rsidR="00AB2366" w:rsidRDefault="00AB2366">
      <w:pPr>
        <w:spacing w:line="343" w:lineRule="exact"/>
        <w:ind w:left="1800"/>
      </w:pPr>
    </w:p>
    <w:p w14:paraId="21E96B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Quan,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Cui,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Sayed,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Poor,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“Optimal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detection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12D351B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</w:p>
    <w:p w14:paraId="4FF38D5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57,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1128–1140,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4D82EA1F" w14:textId="77777777" w:rsidR="00AB2366" w:rsidRDefault="00AB2366">
      <w:pPr>
        <w:spacing w:line="309" w:lineRule="exact"/>
        <w:ind w:left="1800"/>
      </w:pPr>
    </w:p>
    <w:p w14:paraId="325C9016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38</w:t>
      </w:r>
    </w:p>
    <w:p w14:paraId="24107A41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272ED66C" w14:textId="77777777" w:rsidR="00AB2366" w:rsidRDefault="006E3BC1">
      <w:pPr>
        <w:spacing w:line="200" w:lineRule="exact"/>
        <w:ind w:left="1800"/>
      </w:pPr>
      <w:r>
        <w:lastRenderedPageBreak/>
        <w:pict w14:anchorId="66DA6091">
          <v:group id="_x0000_s1028" style="position:absolute;left:0;text-align:left;margin-left:89.25pt;margin-top:121.5pt;width:432.75pt;height:.75pt;z-index:251681280;mso-position-horizontal-relative:page;mso-position-vertical-relative:page" coordorigin="1785,2430" coordsize="8655,15">
            <v:polyline id="_x0000_s1029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4AE4B9A9" w14:textId="77777777" w:rsidR="00AB2366" w:rsidRDefault="00AB2366">
      <w:pPr>
        <w:spacing w:line="200" w:lineRule="exact"/>
        <w:ind w:left="1800"/>
      </w:pPr>
    </w:p>
    <w:p w14:paraId="43B36CB9" w14:textId="77777777" w:rsidR="00AB2366" w:rsidRDefault="00AB2366">
      <w:pPr>
        <w:spacing w:line="200" w:lineRule="exact"/>
        <w:ind w:left="1800"/>
      </w:pPr>
    </w:p>
    <w:p w14:paraId="555ED75D" w14:textId="77777777" w:rsidR="00AB2366" w:rsidRDefault="00AB2366">
      <w:pPr>
        <w:spacing w:line="200" w:lineRule="exact"/>
        <w:ind w:left="1800"/>
      </w:pPr>
    </w:p>
    <w:p w14:paraId="3278E2AD" w14:textId="77777777" w:rsidR="00AB2366" w:rsidRDefault="00AB2366">
      <w:pPr>
        <w:spacing w:line="200" w:lineRule="exact"/>
        <w:ind w:left="1800"/>
      </w:pPr>
    </w:p>
    <w:p w14:paraId="629CE328" w14:textId="77777777" w:rsidR="00AB2366" w:rsidRDefault="00AB2366">
      <w:pPr>
        <w:spacing w:line="200" w:lineRule="exact"/>
        <w:ind w:left="1800"/>
      </w:pPr>
    </w:p>
    <w:p w14:paraId="37C36D58" w14:textId="77777777" w:rsidR="00AB2366" w:rsidRDefault="00AB2366">
      <w:pPr>
        <w:spacing w:line="200" w:lineRule="exact"/>
        <w:ind w:left="1800"/>
      </w:pPr>
    </w:p>
    <w:p w14:paraId="5F468D74" w14:textId="77777777" w:rsidR="00AB2366" w:rsidRDefault="00AB2366">
      <w:pPr>
        <w:spacing w:line="200" w:lineRule="exact"/>
        <w:ind w:left="1800"/>
      </w:pPr>
    </w:p>
    <w:p w14:paraId="30AD75BB" w14:textId="77777777" w:rsidR="00AB2366" w:rsidRDefault="00AB2366">
      <w:pPr>
        <w:spacing w:line="200" w:lineRule="exact"/>
        <w:ind w:left="1800"/>
      </w:pPr>
    </w:p>
    <w:p w14:paraId="098A5191" w14:textId="77777777" w:rsidR="00AB2366" w:rsidRDefault="00AB2366">
      <w:pPr>
        <w:spacing w:line="388" w:lineRule="exact"/>
        <w:ind w:left="1800"/>
      </w:pPr>
    </w:p>
    <w:p w14:paraId="1A67D7DB" w14:textId="77777777" w:rsidR="00AB2366" w:rsidRDefault="00C044CB">
      <w:pPr>
        <w:spacing w:line="240" w:lineRule="exact"/>
        <w:ind w:left="1804"/>
      </w:pPr>
      <w:bookmarkStart w:id="754" w:name="PageMark50"/>
      <w:bookmarkEnd w:id="754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1CD0BE88" w14:textId="77777777" w:rsidR="00AB2366" w:rsidRDefault="00AB2366">
      <w:pPr>
        <w:spacing w:line="200" w:lineRule="exact"/>
        <w:ind w:left="1800"/>
      </w:pPr>
    </w:p>
    <w:p w14:paraId="0F2A364F" w14:textId="77777777" w:rsidR="00AB2366" w:rsidRDefault="00AB2366">
      <w:pPr>
        <w:spacing w:line="202" w:lineRule="exact"/>
        <w:ind w:left="1800"/>
      </w:pPr>
    </w:p>
    <w:p w14:paraId="61723270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Giannakis,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wavelet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approach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7505E64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Oriented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Communica-</w:t>
      </w:r>
    </w:p>
    <w:p w14:paraId="7E60FC39" w14:textId="77777777" w:rsidR="00AB2366" w:rsidRDefault="00C044CB">
      <w:pPr>
        <w:tabs>
          <w:tab w:val="left" w:pos="6849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69B91868" w14:textId="77777777" w:rsidR="00AB2366" w:rsidRDefault="00AB2366">
      <w:pPr>
        <w:spacing w:line="344" w:lineRule="exact"/>
        <w:ind w:left="1800"/>
      </w:pPr>
    </w:p>
    <w:p w14:paraId="7CEA37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Farhang-Boroujeny,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“Filter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bank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</w:p>
    <w:p w14:paraId="406BB4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1801–1811,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</w:p>
    <w:p w14:paraId="7EF8643E" w14:textId="77777777" w:rsidR="00AB2366" w:rsidRDefault="00AB2366">
      <w:pPr>
        <w:spacing w:line="344" w:lineRule="exact"/>
        <w:ind w:left="1800"/>
      </w:pPr>
    </w:p>
    <w:p w14:paraId="1A2AA53F" w14:textId="77777777" w:rsidR="00AB2366" w:rsidRDefault="00C044CB">
      <w:pPr>
        <w:tabs>
          <w:tab w:val="left" w:pos="2315"/>
          <w:tab w:val="left" w:pos="5713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Venkataramani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Bresler,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“Perfect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reconstruction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formulas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</w:p>
    <w:p w14:paraId="71122C2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aliasing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error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sub-nyquist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nonuniform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sampling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</w:p>
    <w:p w14:paraId="61343B2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Transactions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2173–2183,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2000.</w:t>
      </w:r>
    </w:p>
    <w:p w14:paraId="2BCDBACE" w14:textId="77777777" w:rsidR="00AB2366" w:rsidRDefault="00AB2366">
      <w:pPr>
        <w:spacing w:line="344" w:lineRule="exact"/>
        <w:ind w:left="1800"/>
      </w:pPr>
    </w:p>
    <w:p w14:paraId="0E844BC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Nallanathan,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C.-X.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</w:p>
    <w:p w14:paraId="045CBE9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survey,”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</w:p>
    <w:p w14:paraId="75081C1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74–81,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2013.</w:t>
      </w:r>
    </w:p>
    <w:p w14:paraId="53298C05" w14:textId="77777777" w:rsidR="00AB2366" w:rsidRDefault="00AB2366">
      <w:pPr>
        <w:spacing w:line="344" w:lineRule="exact"/>
        <w:ind w:left="1800"/>
      </w:pPr>
    </w:p>
    <w:p w14:paraId="7BED7F8B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[19]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Mishali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“Expected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rip: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Conditioning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modulated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</w:p>
    <w:p w14:paraId="6142EEA1" w14:textId="77777777" w:rsidR="00AB2366" w:rsidRDefault="00C044CB">
      <w:pPr>
        <w:tabs>
          <w:tab w:val="left" w:pos="9254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converter,”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ITW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</w:p>
    <w:p w14:paraId="5FC98F7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343–347.</w:t>
      </w:r>
    </w:p>
    <w:p w14:paraId="5292E263" w14:textId="77777777" w:rsidR="00AB2366" w:rsidRDefault="00AB2366">
      <w:pPr>
        <w:spacing w:line="344" w:lineRule="exact"/>
        <w:ind w:left="1800"/>
      </w:pPr>
    </w:p>
    <w:p w14:paraId="6803D557" w14:textId="77777777" w:rsidR="00AB2366" w:rsidRDefault="00C044CB">
      <w:pPr>
        <w:tabs>
          <w:tab w:val="left" w:pos="2315"/>
          <w:tab w:val="left" w:pos="319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</w:p>
    <w:p w14:paraId="761C619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Telecommunications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GLOBECOM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9D8C8C7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1–5.</w:t>
      </w:r>
    </w:p>
    <w:p w14:paraId="4C9B5BED" w14:textId="77777777" w:rsidR="00AB2366" w:rsidRDefault="00AB2366">
      <w:pPr>
        <w:spacing w:line="344" w:lineRule="exact"/>
        <w:ind w:left="1800"/>
      </w:pPr>
    </w:p>
    <w:p w14:paraId="7F226092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Pandharipande,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Polo,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Leus,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wide-</w:t>
      </w:r>
    </w:p>
    <w:p w14:paraId="64DFBA3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Information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Theory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Workshop,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2009.</w:t>
      </w:r>
    </w:p>
    <w:p w14:paraId="75F7056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2009,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178–183.</w:t>
      </w:r>
    </w:p>
    <w:p w14:paraId="20980AB4" w14:textId="77777777" w:rsidR="00AB2366" w:rsidRDefault="00AB2366">
      <w:pPr>
        <w:spacing w:line="344" w:lineRule="exact"/>
        <w:ind w:left="1800"/>
      </w:pPr>
    </w:p>
    <w:p w14:paraId="03DF68A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[22]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Fanzi,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Z.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Tian,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“Distributed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coopera-</w:t>
      </w:r>
    </w:p>
    <w:p w14:paraId="2CBE3FD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multihop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Jour-</w:t>
      </w:r>
    </w:p>
    <w:p w14:paraId="19A3A99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37–48,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2011.</w:t>
      </w:r>
    </w:p>
    <w:p w14:paraId="36ACFBB0" w14:textId="77777777" w:rsidR="00AB2366" w:rsidRDefault="00AB2366">
      <w:pPr>
        <w:spacing w:line="200" w:lineRule="exact"/>
        <w:ind w:left="1800"/>
      </w:pPr>
    </w:p>
    <w:p w14:paraId="25406AE0" w14:textId="77777777" w:rsidR="00AB2366" w:rsidRDefault="00AB2366">
      <w:pPr>
        <w:spacing w:line="200" w:lineRule="exact"/>
        <w:ind w:left="1800"/>
      </w:pPr>
    </w:p>
    <w:p w14:paraId="3350E858" w14:textId="77777777" w:rsidR="00AB2366" w:rsidRDefault="00AB2366">
      <w:pPr>
        <w:spacing w:line="200" w:lineRule="exact"/>
        <w:ind w:left="1800"/>
      </w:pPr>
    </w:p>
    <w:p w14:paraId="41EE510F" w14:textId="77777777" w:rsidR="00AB2366" w:rsidRDefault="00AB2366">
      <w:pPr>
        <w:spacing w:line="337" w:lineRule="exact"/>
        <w:ind w:left="1800"/>
      </w:pPr>
    </w:p>
    <w:p w14:paraId="6EA88529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39</w:t>
      </w:r>
    </w:p>
    <w:p w14:paraId="5209787E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50606AB1" w14:textId="77777777" w:rsidR="00AB2366" w:rsidRDefault="006E3BC1">
      <w:pPr>
        <w:spacing w:line="200" w:lineRule="exact"/>
        <w:ind w:left="1800"/>
      </w:pPr>
      <w:r>
        <w:lastRenderedPageBreak/>
        <w:pict w14:anchorId="62B79123">
          <v:group id="_x0000_s1026" style="position:absolute;left:0;text-align:left;margin-left:89.25pt;margin-top:121.5pt;width:432.75pt;height:.75pt;z-index:251682304;mso-position-horizontal-relative:page;mso-position-vertical-relative:page" coordorigin="1785,2430" coordsize="8655,15">
            <v:polyline id="_x0000_s1027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<v:path arrowok="t"/>
              <o:lock v:ext="edit" verticies="t"/>
            </v:polyline>
            <w10:wrap anchorx="page" anchory="page"/>
          </v:group>
        </w:pict>
      </w:r>
    </w:p>
    <w:p w14:paraId="1DE9D7E1" w14:textId="77777777" w:rsidR="00AB2366" w:rsidRDefault="00AB2366">
      <w:pPr>
        <w:spacing w:line="200" w:lineRule="exact"/>
        <w:ind w:left="1800"/>
      </w:pPr>
    </w:p>
    <w:p w14:paraId="2F0B8278" w14:textId="77777777" w:rsidR="00AB2366" w:rsidRDefault="00AB2366">
      <w:pPr>
        <w:spacing w:line="200" w:lineRule="exact"/>
        <w:ind w:left="1800"/>
      </w:pPr>
    </w:p>
    <w:p w14:paraId="6799041E" w14:textId="77777777" w:rsidR="00AB2366" w:rsidRDefault="00AB2366">
      <w:pPr>
        <w:spacing w:line="200" w:lineRule="exact"/>
        <w:ind w:left="1800"/>
      </w:pPr>
    </w:p>
    <w:p w14:paraId="743FDA85" w14:textId="77777777" w:rsidR="00AB2366" w:rsidRDefault="00AB2366">
      <w:pPr>
        <w:spacing w:line="200" w:lineRule="exact"/>
        <w:ind w:left="1800"/>
      </w:pPr>
    </w:p>
    <w:p w14:paraId="50AF2889" w14:textId="77777777" w:rsidR="00AB2366" w:rsidRDefault="00AB2366">
      <w:pPr>
        <w:spacing w:line="200" w:lineRule="exact"/>
        <w:ind w:left="1800"/>
      </w:pPr>
    </w:p>
    <w:p w14:paraId="6AB2F24C" w14:textId="77777777" w:rsidR="00AB2366" w:rsidRDefault="00AB2366">
      <w:pPr>
        <w:spacing w:line="200" w:lineRule="exact"/>
        <w:ind w:left="1800"/>
      </w:pPr>
    </w:p>
    <w:p w14:paraId="6E064857" w14:textId="77777777" w:rsidR="00AB2366" w:rsidRDefault="00AB2366">
      <w:pPr>
        <w:spacing w:line="200" w:lineRule="exact"/>
        <w:ind w:left="1800"/>
      </w:pPr>
    </w:p>
    <w:p w14:paraId="02121FAE" w14:textId="77777777" w:rsidR="00AB2366" w:rsidRDefault="00AB2366">
      <w:pPr>
        <w:spacing w:line="200" w:lineRule="exact"/>
        <w:ind w:left="1800"/>
      </w:pPr>
    </w:p>
    <w:p w14:paraId="0C56033F" w14:textId="77777777" w:rsidR="00AB2366" w:rsidRDefault="00AB2366">
      <w:pPr>
        <w:spacing w:line="388" w:lineRule="exact"/>
        <w:ind w:left="1800"/>
      </w:pPr>
    </w:p>
    <w:p w14:paraId="5AC741BB" w14:textId="77777777" w:rsidR="00AB2366" w:rsidRDefault="00C044CB">
      <w:pPr>
        <w:spacing w:line="240" w:lineRule="exact"/>
        <w:ind w:left="1804"/>
      </w:pPr>
      <w:bookmarkStart w:id="755" w:name="PageMark51"/>
      <w:bookmarkEnd w:id="755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29319C76" w14:textId="77777777" w:rsidR="00AB2366" w:rsidRDefault="00AB2366">
      <w:pPr>
        <w:spacing w:line="200" w:lineRule="exact"/>
        <w:ind w:left="1800"/>
      </w:pPr>
    </w:p>
    <w:p w14:paraId="6F4C16E2" w14:textId="77777777" w:rsidR="00AB2366" w:rsidRDefault="00AB2366">
      <w:pPr>
        <w:spacing w:line="202" w:lineRule="exact"/>
        <w:ind w:left="1800"/>
      </w:pPr>
    </w:p>
    <w:p w14:paraId="5516C8E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[23]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Stinco,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Greco,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Gini,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Manna,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6625EF80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radar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systems,”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5861FA6F" w14:textId="77777777" w:rsidR="00AB2366" w:rsidRDefault="00C044CB">
      <w:pPr>
        <w:tabs>
          <w:tab w:val="left" w:pos="5906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81–85.</w:t>
      </w:r>
    </w:p>
    <w:p w14:paraId="41D1549B" w14:textId="77777777" w:rsidR="00AB2366" w:rsidRDefault="00AB2366">
      <w:pPr>
        <w:spacing w:line="310" w:lineRule="exact"/>
        <w:ind w:left="1800"/>
      </w:pPr>
    </w:p>
    <w:p w14:paraId="16A7A7C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[24]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Wakin,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pro-</w:t>
      </w:r>
    </w:p>
    <w:p w14:paraId="38DD8073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Selected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Topics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249583DC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Journal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vol.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no.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445–460,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2010.</w:t>
      </w:r>
    </w:p>
    <w:p w14:paraId="16F05EB9" w14:textId="77777777" w:rsidR="00AB2366" w:rsidRDefault="00AB2366">
      <w:pPr>
        <w:spacing w:line="310" w:lineRule="exact"/>
        <w:ind w:left="1800"/>
      </w:pPr>
    </w:p>
    <w:p w14:paraId="1E6EA3D8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[25]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Ohlsson,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Eldar,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Yang,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Sastry,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shift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retrieval,”</w:t>
      </w:r>
    </w:p>
    <w:p w14:paraId="159057A2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Con-</w:t>
      </w:r>
    </w:p>
    <w:p w14:paraId="5D7EA43D" w14:textId="77777777" w:rsidR="00AB2366" w:rsidRDefault="00C044CB">
      <w:pPr>
        <w:tabs>
          <w:tab w:val="left" w:pos="3607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6034–6038.</w:t>
      </w:r>
    </w:p>
    <w:p w14:paraId="5E6F8F73" w14:textId="77777777" w:rsidR="00AB2366" w:rsidRDefault="00AB2366">
      <w:pPr>
        <w:spacing w:line="310" w:lineRule="exact"/>
        <w:ind w:left="1800"/>
      </w:pPr>
    </w:p>
    <w:p w14:paraId="78DF2011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[26]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Valsesia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Magli,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with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circulant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ma-</w:t>
      </w:r>
    </w:p>
    <w:p w14:paraId="22DE1E98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trices,”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preprint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arXiv:1403.2835,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2014.</w:t>
      </w:r>
    </w:p>
    <w:p w14:paraId="3E486EC8" w14:textId="77777777" w:rsidR="00AB2366" w:rsidRDefault="00AB2366">
      <w:pPr>
        <w:spacing w:line="310" w:lineRule="exact"/>
        <w:ind w:left="1800"/>
      </w:pPr>
    </w:p>
    <w:p w14:paraId="7BCEC605" w14:textId="77777777" w:rsidR="00AB2366" w:rsidRDefault="00C044CB">
      <w:pPr>
        <w:tabs>
          <w:tab w:val="left" w:pos="2315"/>
          <w:tab w:val="left" w:pos="2644"/>
          <w:tab w:val="left" w:pos="3619"/>
          <w:tab w:val="left" w:pos="3948"/>
          <w:tab w:val="left" w:pos="5213"/>
          <w:tab w:val="left" w:pos="5542"/>
          <w:tab w:val="left" w:pos="5832"/>
          <w:tab w:val="left" w:pos="6659"/>
          <w:tab w:val="left" w:pos="7100"/>
          <w:tab w:val="left" w:pos="7398"/>
          <w:tab w:val="left" w:pos="8321"/>
          <w:tab w:val="left" w:pos="9440"/>
          <w:tab w:val="left" w:pos="1025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[27]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Appaiah,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Perincherry,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Keskar,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V.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Krishna,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“Spectrum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sensing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</w:p>
    <w:p w14:paraId="468FA61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Emerging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Trends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Com-</w:t>
      </w:r>
    </w:p>
    <w:p w14:paraId="0FE31546" w14:textId="77777777" w:rsidR="00AB2366" w:rsidRDefault="00C044CB">
      <w:pPr>
        <w:spacing w:line="430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munication,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Control,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&amp;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Computing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Applications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(C2SPCA),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</w:p>
    <w:p w14:paraId="15B3E743" w14:textId="77777777" w:rsidR="00AB2366" w:rsidRDefault="00C044CB">
      <w:pPr>
        <w:tabs>
          <w:tab w:val="left" w:pos="5328"/>
        </w:tabs>
        <w:spacing w:line="436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1–6.</w:t>
      </w:r>
    </w:p>
    <w:p w14:paraId="31BBBE19" w14:textId="77777777" w:rsidR="00AB2366" w:rsidRDefault="00AB2366">
      <w:pPr>
        <w:spacing w:line="310" w:lineRule="exact"/>
        <w:ind w:left="1800"/>
      </w:pPr>
    </w:p>
    <w:p w14:paraId="0A7886DF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[28]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Guo,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Hu,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Y.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Wu,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Kumar,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Matyjas,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“Feature-based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</w:p>
    <w:p w14:paraId="4CDADEEB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(csp)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measurement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design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the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pattern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analysis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of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ra-</w:t>
      </w:r>
    </w:p>
    <w:p w14:paraId="03A6C946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spectrum,”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Global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(GLOBECOM),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</w:p>
    <w:p w14:paraId="3084251F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2013,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1131–1136.</w:t>
      </w:r>
    </w:p>
    <w:p w14:paraId="5890F3EC" w14:textId="77777777" w:rsidR="00AB2366" w:rsidRDefault="00AB2366">
      <w:pPr>
        <w:spacing w:line="310" w:lineRule="exact"/>
        <w:ind w:left="1800"/>
      </w:pPr>
    </w:p>
    <w:p w14:paraId="4BEA8085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[29]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K.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Sharma,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Chatzinotas,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Ottersten,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sparsity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order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estima-</w:t>
      </w:r>
    </w:p>
    <w:p w14:paraId="7E515BB5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tion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receiver,”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</w:p>
    <w:p w14:paraId="12383674" w14:textId="77777777" w:rsidR="00AB2366" w:rsidRDefault="00C044CB">
      <w:pPr>
        <w:tabs>
          <w:tab w:val="left" w:pos="5328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1361–1366.</w:t>
      </w:r>
    </w:p>
    <w:p w14:paraId="118DB1D2" w14:textId="77777777" w:rsidR="00AB2366" w:rsidRDefault="00AB2366">
      <w:pPr>
        <w:spacing w:line="310" w:lineRule="exact"/>
        <w:ind w:left="1800"/>
      </w:pPr>
    </w:p>
    <w:p w14:paraId="03EB892E" w14:textId="77777777" w:rsidR="00AB2366" w:rsidRDefault="00C044CB">
      <w:pPr>
        <w:tabs>
          <w:tab w:val="left" w:pos="2315"/>
          <w:tab w:val="left" w:pos="2958"/>
          <w:tab w:val="left" w:pos="4399"/>
          <w:tab w:val="left" w:pos="4787"/>
          <w:tab w:val="left" w:pos="5879"/>
          <w:tab w:val="left" w:pos="6254"/>
          <w:tab w:val="left" w:pos="7280"/>
          <w:tab w:val="left" w:pos="8256"/>
          <w:tab w:val="left" w:pos="8843"/>
          <w:tab w:val="left" w:pos="9484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[30]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——,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“Compressive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snr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estimation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for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wideband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cognitive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radio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under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correlated</w:t>
      </w:r>
    </w:p>
    <w:p w14:paraId="7DFA4C8D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scenarios,”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Wireless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Communications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Networking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(WCNC),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</w:t>
      </w:r>
    </w:p>
    <w:p w14:paraId="0657A8D3" w14:textId="77777777" w:rsidR="00AB2366" w:rsidRDefault="00C044CB">
      <w:pPr>
        <w:tabs>
          <w:tab w:val="left" w:pos="3132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2014,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713–718.</w:t>
      </w:r>
    </w:p>
    <w:p w14:paraId="6BF453D5" w14:textId="77777777" w:rsidR="00AB2366" w:rsidRDefault="00AB2366">
      <w:pPr>
        <w:spacing w:line="309" w:lineRule="exact"/>
        <w:ind w:left="1800"/>
      </w:pPr>
    </w:p>
    <w:p w14:paraId="17410087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40</w:t>
      </w:r>
    </w:p>
    <w:p w14:paraId="33BDEF1F" w14:textId="77777777" w:rsidR="00AB2366" w:rsidRDefault="00AB2366">
      <w:pPr>
        <w:sectPr w:rsidR="00AB2366">
          <w:pgSz w:w="11905" w:h="16837"/>
          <w:pgMar w:top="0" w:right="0" w:bottom="0" w:left="0" w:header="0" w:footer="0" w:gutter="0"/>
          <w:cols w:space="720"/>
        </w:sectPr>
      </w:pPr>
    </w:p>
    <w:p w14:paraId="188B34F5" w14:textId="35720B77" w:rsidR="00AB2366" w:rsidRDefault="006E3BC1">
      <w:pPr>
        <w:spacing w:line="200" w:lineRule="exact"/>
        <w:ind w:left="1800"/>
      </w:pPr>
      <w:del w:id="756" w:author="hao chen" w:date="2015-03-04T13:41:00Z">
        <w:r w:rsidDel="006E3BC1">
          <w:lastRenderedPageBreak/>
          <w:pict w14:anchorId="3747CC39">
            <v:group id="_x0000_s1024" style="position:absolute;left:0;text-align:left;margin-left:89.25pt;margin-top:121.5pt;width:432.75pt;height:.75pt;z-index:251683328;mso-position-horizontal-relative:page;mso-position-vertical-relative:page" coordorigin="1785,2430" coordsize="8655,15">
              <v:polyline id="_x0000_s1108" style="position:absolute" points="7155,9749,7155,9749,7155,9749,7155,9749,7155,9749,7155,9749,7155,9749,7156,9749,7156,9749,7157,9749,7158,9749,7160,9749,7161,9749,7163,9749,7166,9749,7169,9749,7172,9749,7176,9749,7180,9749,7184,9749,7190,9749,7196,9749,7202,9749,7209,9749,7217,9749,7225,9749,7235,9749,7245,9749,7255,9749,7267,9749,7280,9749,7293,9749,7307,9749,7323,9749,7339,9749,7356,9749,7374,9749,7394,9749,7414,9749,7436,9749,7460,9749,7484,9749,7509,9749,7535,9749,7563,9749,7592,9749,7623,9749,7655,9749,7688,9749,7723,9749,7759,9749,7796,9749,7836,9749,7876,9749,7919,9749,7963,9749,8009,9749,8057,9749,8106,9749,8157,9749,8210,9749,8264,9749,8320,9749,8378,9749,8439,9749,8501,9749,8565,9749,8632,9749,8700,9749,8770,9749,8842,9749,8916,9749,8993,9749,9071,9749,9152,9749,9236,9749,9322,9749,9409,9749,9499,9749,9592,9749,9686,9749,9785,9749,9884,9749,9986,9749,10091,9749,10198,9749,10308,9749,10422,9749,10537,9749,10654,9749,10775,9749,10898,9749,11025,9749,11154,9749,11286,9749,11420,9749,11558,9749,11699,9749,11842,9749,11988,9749,12138,9749,12291,9749,12446,9749,12604,9749,12767,9749,12932,9749,13100,9749,13272,9749,13446,9749,13624,9749,13806,9749,13991,9749,14178,9749,14371,9749,14565,9749,14764,9749,14966,9749,15171,9749,15380,9749,15594,9749,15810,9749" coordorigin="1785,2430" coordsize="8655,15" strokeweight=".1pt">
                <v:path arrowok="t"/>
                <o:lock v:ext="edit" verticies="t"/>
              </v:polyline>
              <w10:wrap anchorx="page" anchory="page"/>
            </v:group>
          </w:pict>
        </w:r>
      </w:del>
    </w:p>
    <w:p w14:paraId="2F7B536D" w14:textId="77777777" w:rsidR="00AB2366" w:rsidRDefault="00AB2366">
      <w:pPr>
        <w:spacing w:line="200" w:lineRule="exact"/>
        <w:ind w:left="1800"/>
      </w:pPr>
    </w:p>
    <w:p w14:paraId="293C4DD2" w14:textId="77777777" w:rsidR="00AB2366" w:rsidRDefault="00AB2366">
      <w:pPr>
        <w:spacing w:line="200" w:lineRule="exact"/>
        <w:ind w:left="1800"/>
      </w:pPr>
    </w:p>
    <w:p w14:paraId="0982473C" w14:textId="77777777" w:rsidR="00AB2366" w:rsidRDefault="00AB2366">
      <w:pPr>
        <w:spacing w:line="200" w:lineRule="exact"/>
        <w:ind w:left="1800"/>
      </w:pPr>
    </w:p>
    <w:p w14:paraId="65F38962" w14:textId="77777777" w:rsidR="00AB2366" w:rsidRDefault="00AB2366">
      <w:pPr>
        <w:spacing w:line="200" w:lineRule="exact"/>
        <w:ind w:left="1800"/>
      </w:pPr>
    </w:p>
    <w:p w14:paraId="4AEA6478" w14:textId="77777777" w:rsidR="00AB2366" w:rsidRDefault="00AB2366">
      <w:pPr>
        <w:spacing w:line="200" w:lineRule="exact"/>
        <w:ind w:left="1800"/>
      </w:pPr>
    </w:p>
    <w:p w14:paraId="1D1D30B4" w14:textId="77777777" w:rsidR="00AB2366" w:rsidRDefault="00AB2366">
      <w:pPr>
        <w:spacing w:line="200" w:lineRule="exact"/>
        <w:ind w:left="1800"/>
      </w:pPr>
    </w:p>
    <w:p w14:paraId="03E22C75" w14:textId="77777777" w:rsidR="00AB2366" w:rsidRDefault="00AB2366">
      <w:pPr>
        <w:spacing w:line="200" w:lineRule="exact"/>
        <w:ind w:left="1800"/>
      </w:pPr>
    </w:p>
    <w:p w14:paraId="16D0276C" w14:textId="77777777" w:rsidR="00AB2366" w:rsidRDefault="00AB2366">
      <w:pPr>
        <w:spacing w:line="200" w:lineRule="exact"/>
        <w:ind w:left="1800"/>
      </w:pPr>
    </w:p>
    <w:p w14:paraId="4A852670" w14:textId="77777777" w:rsidR="00AB2366" w:rsidRDefault="00AB2366">
      <w:pPr>
        <w:spacing w:line="388" w:lineRule="exact"/>
        <w:ind w:left="1800"/>
      </w:pPr>
    </w:p>
    <w:p w14:paraId="7120661C" w14:textId="77777777" w:rsidR="00AB2366" w:rsidRDefault="00C044CB">
      <w:pPr>
        <w:spacing w:line="240" w:lineRule="exact"/>
        <w:ind w:left="1804"/>
      </w:pPr>
      <w:bookmarkStart w:id="757" w:name="PageMark52"/>
      <w:bookmarkEnd w:id="757"/>
      <w:r>
        <w:rPr>
          <w:rFonts w:ascii="Times New Roman" w:eastAsia="Times New Roman" w:hAnsi="Times New Roman" w:cs="Times New Roman"/>
          <w:color w:val="000000"/>
          <w:sz w:val="19"/>
          <w:szCs w:val="19"/>
        </w:rPr>
        <w:t>BIBLIOGRAPHY</w:t>
      </w:r>
    </w:p>
    <w:p w14:paraId="02FA2EB2" w14:textId="77777777" w:rsidR="00AB2366" w:rsidRDefault="00AB2366">
      <w:pPr>
        <w:spacing w:line="200" w:lineRule="exact"/>
        <w:ind w:left="1800"/>
      </w:pPr>
    </w:p>
    <w:p w14:paraId="52DE1324" w14:textId="77777777" w:rsidR="00AB2366" w:rsidRDefault="00AB2366">
      <w:pPr>
        <w:spacing w:line="202" w:lineRule="exact"/>
        <w:ind w:left="1800"/>
      </w:pPr>
    </w:p>
    <w:p w14:paraId="2C9139ED" w14:textId="77777777" w:rsidR="00AB2366" w:rsidRDefault="00C044CB">
      <w:pPr>
        <w:tabs>
          <w:tab w:val="left" w:pos="2315"/>
        </w:tabs>
        <w:spacing w:line="288" w:lineRule="exact"/>
        <w:ind w:left="18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[31]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Schnelle,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J.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Slavinsky,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T.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Boufounos,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M.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Davenport,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R.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G.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Bara-</w:t>
      </w:r>
    </w:p>
    <w:p w14:paraId="5A680E84" w14:textId="77777777" w:rsidR="00AB2366" w:rsidRDefault="00C044CB">
      <w:pPr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niuk,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“A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compressive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phase-locked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loop,”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Acoustics,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Speech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and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Signal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Processing</w:t>
      </w:r>
    </w:p>
    <w:p w14:paraId="6501BA7D" w14:textId="77777777" w:rsidR="00AB2366" w:rsidRDefault="00C044CB">
      <w:pPr>
        <w:tabs>
          <w:tab w:val="left" w:pos="7493"/>
        </w:tabs>
        <w:spacing w:line="433" w:lineRule="exact"/>
        <w:ind w:left="2315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(ICASSP),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International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Conference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on.</w:t>
      </w:r>
      <w:r>
        <w:tab/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IEEE,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2012,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pp.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2885–2888.</w:t>
      </w:r>
    </w:p>
    <w:p w14:paraId="0E5C33C4" w14:textId="77777777" w:rsidR="00AB2366" w:rsidRDefault="00AB2366">
      <w:pPr>
        <w:spacing w:line="200" w:lineRule="exact"/>
        <w:ind w:left="1800"/>
      </w:pPr>
    </w:p>
    <w:p w14:paraId="023A9E54" w14:textId="77777777" w:rsidR="00AB2366" w:rsidRDefault="00AB2366">
      <w:pPr>
        <w:spacing w:line="200" w:lineRule="exact"/>
        <w:ind w:left="1800"/>
      </w:pPr>
    </w:p>
    <w:p w14:paraId="1DD8B1DE" w14:textId="77777777" w:rsidR="00AB2366" w:rsidRDefault="00AB2366">
      <w:pPr>
        <w:spacing w:line="200" w:lineRule="exact"/>
        <w:ind w:left="1800"/>
      </w:pPr>
    </w:p>
    <w:p w14:paraId="1D2C51B8" w14:textId="77777777" w:rsidR="00AB2366" w:rsidRDefault="00AB2366">
      <w:pPr>
        <w:spacing w:line="200" w:lineRule="exact"/>
        <w:ind w:left="1800"/>
      </w:pPr>
    </w:p>
    <w:p w14:paraId="4847AF93" w14:textId="77777777" w:rsidR="00AB2366" w:rsidRDefault="00AB2366">
      <w:pPr>
        <w:spacing w:line="200" w:lineRule="exact"/>
        <w:ind w:left="1800"/>
      </w:pPr>
    </w:p>
    <w:p w14:paraId="012768EE" w14:textId="77777777" w:rsidR="00AB2366" w:rsidRDefault="00AB2366">
      <w:pPr>
        <w:spacing w:line="200" w:lineRule="exact"/>
        <w:ind w:left="1800"/>
      </w:pPr>
    </w:p>
    <w:p w14:paraId="5FF133B9" w14:textId="77777777" w:rsidR="00AB2366" w:rsidRDefault="00AB2366">
      <w:pPr>
        <w:spacing w:line="200" w:lineRule="exact"/>
        <w:ind w:left="1800"/>
      </w:pPr>
    </w:p>
    <w:p w14:paraId="435A2211" w14:textId="77777777" w:rsidR="00AB2366" w:rsidRDefault="00AB2366">
      <w:pPr>
        <w:spacing w:line="200" w:lineRule="exact"/>
        <w:ind w:left="1800"/>
      </w:pPr>
    </w:p>
    <w:p w14:paraId="73D9ADA8" w14:textId="77777777" w:rsidR="00AB2366" w:rsidRDefault="00AB2366">
      <w:pPr>
        <w:spacing w:line="200" w:lineRule="exact"/>
        <w:ind w:left="1800"/>
      </w:pPr>
    </w:p>
    <w:p w14:paraId="00E7EAD0" w14:textId="77777777" w:rsidR="00AB2366" w:rsidRDefault="00AB2366">
      <w:pPr>
        <w:spacing w:line="200" w:lineRule="exact"/>
        <w:ind w:left="1800"/>
      </w:pPr>
    </w:p>
    <w:p w14:paraId="5C27ECE0" w14:textId="77777777" w:rsidR="00AB2366" w:rsidRDefault="00AB2366">
      <w:pPr>
        <w:spacing w:line="200" w:lineRule="exact"/>
        <w:ind w:left="1800"/>
      </w:pPr>
    </w:p>
    <w:p w14:paraId="02B739E0" w14:textId="77777777" w:rsidR="00AB2366" w:rsidRDefault="00AB2366">
      <w:pPr>
        <w:spacing w:line="200" w:lineRule="exact"/>
        <w:ind w:left="1800"/>
      </w:pPr>
    </w:p>
    <w:p w14:paraId="4A3405EA" w14:textId="78AEE074" w:rsidR="00AB2366" w:rsidRDefault="006E3BC1" w:rsidP="006E3BC1">
      <w:pPr>
        <w:pStyle w:val="ListParagraph"/>
        <w:numPr>
          <w:ilvl w:val="0"/>
          <w:numId w:val="1"/>
        </w:numPr>
        <w:spacing w:line="200" w:lineRule="exact"/>
        <w:rPr>
          <w:ins w:id="758" w:author="hao chen" w:date="2015-03-04T13:41:00Z"/>
          <w:rFonts w:hint="eastAsia"/>
          <w:lang w:eastAsia="zh-CN"/>
        </w:rPr>
        <w:pPrChange w:id="759" w:author="hao chen" w:date="2015-03-04T13:41:00Z">
          <w:pPr>
            <w:spacing w:line="200" w:lineRule="exact"/>
            <w:ind w:left="1800"/>
          </w:pPr>
        </w:pPrChange>
      </w:pPr>
      <w:ins w:id="760" w:author="hao chen" w:date="2015-03-04T13:41:00Z">
        <w:r>
          <w:t xml:space="preserve">UWB receiver + UWB transmitter </w:t>
        </w:r>
        <w:r>
          <w:t>的</w:t>
        </w:r>
        <w:r>
          <w:rPr>
            <w:rFonts w:hint="eastAsia"/>
            <w:lang w:eastAsia="zh-CN"/>
          </w:rPr>
          <w:t>两张图［</w:t>
        </w:r>
        <w:r>
          <w:rPr>
            <w:rFonts w:hint="eastAsia"/>
            <w:lang w:eastAsia="zh-CN"/>
          </w:rPr>
          <w:t>x</w:t>
        </w:r>
        <w:r>
          <w:rPr>
            <w:rFonts w:hint="eastAsia"/>
            <w:lang w:eastAsia="zh-CN"/>
          </w:rPr>
          <w:t>］最好能介绍下</w:t>
        </w:r>
      </w:ins>
    </w:p>
    <w:p w14:paraId="4BB4F885" w14:textId="54D5DEDE" w:rsidR="006E3BC1" w:rsidRDefault="006E3BC1" w:rsidP="006E3BC1">
      <w:pPr>
        <w:pStyle w:val="ListParagraph"/>
        <w:numPr>
          <w:ilvl w:val="0"/>
          <w:numId w:val="1"/>
        </w:numPr>
        <w:spacing w:line="200" w:lineRule="exact"/>
        <w:rPr>
          <w:ins w:id="761" w:author="hao chen" w:date="2015-03-04T13:43:00Z"/>
          <w:rFonts w:hint="eastAsia"/>
          <w:lang w:eastAsia="zh-CN"/>
        </w:rPr>
        <w:pPrChange w:id="762" w:author="hao chen" w:date="2015-03-04T13:41:00Z">
          <w:pPr>
            <w:spacing w:line="200" w:lineRule="exact"/>
            <w:ind w:left="1800"/>
          </w:pPr>
        </w:pPrChange>
      </w:pPr>
      <w:ins w:id="763" w:author="hao chen" w:date="2015-03-04T13:42:00Z">
        <w:r>
          <w:rPr>
            <w:rFonts w:hint="eastAsia"/>
            <w:lang w:eastAsia="zh-CN"/>
          </w:rPr>
          <w:t>上述</w:t>
        </w:r>
      </w:ins>
      <w:ins w:id="764" w:author="hao chen" w:date="2015-03-04T13:43:00Z">
        <w:r>
          <w:rPr>
            <w:rFonts w:hint="eastAsia"/>
            <w:lang w:eastAsia="zh-CN"/>
          </w:rPr>
          <w:t>缺点描述一下，引出我们的动机</w:t>
        </w:r>
        <w:bookmarkStart w:id="765" w:name="_GoBack"/>
        <w:bookmarkEnd w:id="765"/>
      </w:ins>
    </w:p>
    <w:p w14:paraId="7218C44D" w14:textId="3B2FAFA4" w:rsidR="006E3BC1" w:rsidRDefault="006E3BC1" w:rsidP="006E3BC1">
      <w:pPr>
        <w:pStyle w:val="ListParagraph"/>
        <w:numPr>
          <w:ilvl w:val="0"/>
          <w:numId w:val="1"/>
        </w:numPr>
        <w:spacing w:line="200" w:lineRule="exact"/>
        <w:rPr>
          <w:rFonts w:hint="eastAsia"/>
          <w:lang w:eastAsia="zh-CN"/>
        </w:rPr>
        <w:pPrChange w:id="766" w:author="hao chen" w:date="2015-03-04T13:41:00Z">
          <w:pPr>
            <w:spacing w:line="200" w:lineRule="exact"/>
            <w:ind w:left="1800"/>
          </w:pPr>
        </w:pPrChange>
      </w:pPr>
      <w:ins w:id="767" w:author="hao chen" w:date="2015-03-04T13:43:00Z">
        <w:r>
          <w:rPr>
            <w:rFonts w:hint="eastAsia"/>
            <w:lang w:eastAsia="zh-CN"/>
          </w:rPr>
          <w:t>细节问题</w:t>
        </w:r>
      </w:ins>
    </w:p>
    <w:p w14:paraId="48D3BD0C" w14:textId="77777777" w:rsidR="00AB2366" w:rsidRDefault="00AB2366">
      <w:pPr>
        <w:spacing w:line="200" w:lineRule="exact"/>
        <w:ind w:left="1800"/>
      </w:pPr>
    </w:p>
    <w:p w14:paraId="7E085A6F" w14:textId="77777777" w:rsidR="00AB2366" w:rsidRDefault="00AB2366">
      <w:pPr>
        <w:spacing w:line="200" w:lineRule="exact"/>
        <w:ind w:left="1800"/>
      </w:pPr>
    </w:p>
    <w:p w14:paraId="218255CD" w14:textId="77777777" w:rsidR="00AB2366" w:rsidRDefault="00AB2366">
      <w:pPr>
        <w:spacing w:line="200" w:lineRule="exact"/>
        <w:ind w:left="1800"/>
      </w:pPr>
    </w:p>
    <w:p w14:paraId="20226E85" w14:textId="77777777" w:rsidR="00AB2366" w:rsidRDefault="00AB2366">
      <w:pPr>
        <w:spacing w:line="200" w:lineRule="exact"/>
        <w:ind w:left="1800"/>
      </w:pPr>
    </w:p>
    <w:p w14:paraId="63F69E02" w14:textId="77777777" w:rsidR="00AB2366" w:rsidRDefault="00AB2366">
      <w:pPr>
        <w:spacing w:line="200" w:lineRule="exact"/>
        <w:ind w:left="1800"/>
      </w:pPr>
    </w:p>
    <w:p w14:paraId="0718ADB0" w14:textId="77777777" w:rsidR="00AB2366" w:rsidRDefault="00AB2366">
      <w:pPr>
        <w:spacing w:line="200" w:lineRule="exact"/>
        <w:ind w:left="1800"/>
      </w:pPr>
    </w:p>
    <w:p w14:paraId="58CBEF2F" w14:textId="77777777" w:rsidR="00AB2366" w:rsidRDefault="00AB2366">
      <w:pPr>
        <w:spacing w:line="200" w:lineRule="exact"/>
        <w:ind w:left="1800"/>
      </w:pPr>
    </w:p>
    <w:p w14:paraId="22A3CB66" w14:textId="77777777" w:rsidR="00AB2366" w:rsidRDefault="00AB2366">
      <w:pPr>
        <w:spacing w:line="200" w:lineRule="exact"/>
        <w:ind w:left="1800"/>
      </w:pPr>
    </w:p>
    <w:p w14:paraId="00BEBC0F" w14:textId="77777777" w:rsidR="00AB2366" w:rsidRDefault="00AB2366">
      <w:pPr>
        <w:spacing w:line="200" w:lineRule="exact"/>
        <w:ind w:left="1800"/>
      </w:pPr>
    </w:p>
    <w:p w14:paraId="3041412D" w14:textId="77777777" w:rsidR="00AB2366" w:rsidRDefault="00AB2366">
      <w:pPr>
        <w:spacing w:line="200" w:lineRule="exact"/>
        <w:ind w:left="1800"/>
      </w:pPr>
    </w:p>
    <w:p w14:paraId="526E17E4" w14:textId="77777777" w:rsidR="00AB2366" w:rsidRDefault="00AB2366">
      <w:pPr>
        <w:spacing w:line="200" w:lineRule="exact"/>
        <w:ind w:left="1800"/>
      </w:pPr>
    </w:p>
    <w:p w14:paraId="6497622D" w14:textId="77777777" w:rsidR="00AB2366" w:rsidRDefault="00AB2366">
      <w:pPr>
        <w:spacing w:line="200" w:lineRule="exact"/>
        <w:ind w:left="1800"/>
      </w:pPr>
    </w:p>
    <w:p w14:paraId="1E9E4080" w14:textId="77777777" w:rsidR="00AB2366" w:rsidRDefault="00AB2366">
      <w:pPr>
        <w:spacing w:line="200" w:lineRule="exact"/>
        <w:ind w:left="1800"/>
      </w:pPr>
    </w:p>
    <w:p w14:paraId="381D3469" w14:textId="77777777" w:rsidR="00AB2366" w:rsidRDefault="00AB2366">
      <w:pPr>
        <w:spacing w:line="200" w:lineRule="exact"/>
        <w:ind w:left="1800"/>
      </w:pPr>
    </w:p>
    <w:p w14:paraId="537065AD" w14:textId="77777777" w:rsidR="00AB2366" w:rsidRDefault="00AB2366">
      <w:pPr>
        <w:spacing w:line="200" w:lineRule="exact"/>
        <w:ind w:left="1800"/>
      </w:pPr>
    </w:p>
    <w:p w14:paraId="19F98D45" w14:textId="77777777" w:rsidR="00AB2366" w:rsidRDefault="00AB2366">
      <w:pPr>
        <w:spacing w:line="200" w:lineRule="exact"/>
        <w:ind w:left="1800"/>
      </w:pPr>
    </w:p>
    <w:p w14:paraId="15AD475E" w14:textId="77777777" w:rsidR="00AB2366" w:rsidRDefault="00AB2366">
      <w:pPr>
        <w:spacing w:line="200" w:lineRule="exact"/>
        <w:ind w:left="1800"/>
      </w:pPr>
    </w:p>
    <w:p w14:paraId="33979693" w14:textId="77777777" w:rsidR="00AB2366" w:rsidRDefault="00AB2366">
      <w:pPr>
        <w:spacing w:line="200" w:lineRule="exact"/>
        <w:ind w:left="1800"/>
      </w:pPr>
    </w:p>
    <w:p w14:paraId="59784C6F" w14:textId="77777777" w:rsidR="00AB2366" w:rsidRDefault="00AB2366">
      <w:pPr>
        <w:spacing w:line="200" w:lineRule="exact"/>
        <w:ind w:left="1800"/>
      </w:pPr>
    </w:p>
    <w:p w14:paraId="77191FA7" w14:textId="77777777" w:rsidR="00AB2366" w:rsidRDefault="00AB2366">
      <w:pPr>
        <w:spacing w:line="200" w:lineRule="exact"/>
        <w:ind w:left="1800"/>
      </w:pPr>
    </w:p>
    <w:p w14:paraId="19E04800" w14:textId="77777777" w:rsidR="00AB2366" w:rsidRDefault="00AB2366">
      <w:pPr>
        <w:spacing w:line="200" w:lineRule="exact"/>
        <w:ind w:left="1800"/>
      </w:pPr>
    </w:p>
    <w:p w14:paraId="4C36E511" w14:textId="77777777" w:rsidR="00AB2366" w:rsidRDefault="00AB2366">
      <w:pPr>
        <w:spacing w:line="200" w:lineRule="exact"/>
        <w:ind w:left="1800"/>
      </w:pPr>
    </w:p>
    <w:p w14:paraId="70FE9870" w14:textId="77777777" w:rsidR="00AB2366" w:rsidRDefault="00AB2366">
      <w:pPr>
        <w:spacing w:line="200" w:lineRule="exact"/>
        <w:ind w:left="1800"/>
      </w:pPr>
    </w:p>
    <w:p w14:paraId="722AE3AA" w14:textId="77777777" w:rsidR="00AB2366" w:rsidRDefault="00AB2366">
      <w:pPr>
        <w:spacing w:line="200" w:lineRule="exact"/>
        <w:ind w:left="1800"/>
      </w:pPr>
    </w:p>
    <w:p w14:paraId="726CEF02" w14:textId="77777777" w:rsidR="00AB2366" w:rsidRDefault="00AB2366">
      <w:pPr>
        <w:spacing w:line="200" w:lineRule="exact"/>
        <w:ind w:left="1800"/>
      </w:pPr>
    </w:p>
    <w:p w14:paraId="581A227A" w14:textId="77777777" w:rsidR="00AB2366" w:rsidRDefault="00AB2366">
      <w:pPr>
        <w:spacing w:line="200" w:lineRule="exact"/>
        <w:ind w:left="1800"/>
      </w:pPr>
    </w:p>
    <w:p w14:paraId="7DA97ACF" w14:textId="77777777" w:rsidR="00AB2366" w:rsidRDefault="00AB2366">
      <w:pPr>
        <w:spacing w:line="200" w:lineRule="exact"/>
        <w:ind w:left="1800"/>
      </w:pPr>
    </w:p>
    <w:p w14:paraId="69D944E4" w14:textId="77777777" w:rsidR="00AB2366" w:rsidRDefault="00AB2366">
      <w:pPr>
        <w:spacing w:line="200" w:lineRule="exact"/>
        <w:ind w:left="1800"/>
      </w:pPr>
    </w:p>
    <w:p w14:paraId="4F34DC08" w14:textId="77777777" w:rsidR="00AB2366" w:rsidRDefault="00AB2366">
      <w:pPr>
        <w:spacing w:line="200" w:lineRule="exact"/>
        <w:ind w:left="1800"/>
      </w:pPr>
    </w:p>
    <w:p w14:paraId="39EA0CC0" w14:textId="77777777" w:rsidR="00AB2366" w:rsidRDefault="00AB2366">
      <w:pPr>
        <w:spacing w:line="200" w:lineRule="exact"/>
        <w:ind w:left="1800"/>
      </w:pPr>
    </w:p>
    <w:p w14:paraId="62F80687" w14:textId="77777777" w:rsidR="00AB2366" w:rsidRDefault="00AB2366">
      <w:pPr>
        <w:spacing w:line="200" w:lineRule="exact"/>
        <w:ind w:left="1800"/>
      </w:pPr>
    </w:p>
    <w:p w14:paraId="601F4EA5" w14:textId="77777777" w:rsidR="00AB2366" w:rsidRDefault="00AB2366">
      <w:pPr>
        <w:spacing w:line="200" w:lineRule="exact"/>
        <w:ind w:left="1800"/>
      </w:pPr>
    </w:p>
    <w:p w14:paraId="2C18F579" w14:textId="77777777" w:rsidR="00AB2366" w:rsidRDefault="00AB2366">
      <w:pPr>
        <w:spacing w:line="200" w:lineRule="exact"/>
        <w:ind w:left="1800"/>
      </w:pPr>
    </w:p>
    <w:p w14:paraId="548DDB27" w14:textId="77777777" w:rsidR="00AB2366" w:rsidRDefault="00AB2366">
      <w:pPr>
        <w:spacing w:line="200" w:lineRule="exact"/>
        <w:ind w:left="1800"/>
      </w:pPr>
    </w:p>
    <w:p w14:paraId="611D49D9" w14:textId="77777777" w:rsidR="00AB2366" w:rsidRDefault="00AB2366">
      <w:pPr>
        <w:spacing w:line="200" w:lineRule="exact"/>
        <w:ind w:left="1800"/>
      </w:pPr>
    </w:p>
    <w:p w14:paraId="3BA6EC23" w14:textId="77777777" w:rsidR="00AB2366" w:rsidRDefault="00AB2366">
      <w:pPr>
        <w:spacing w:line="200" w:lineRule="exact"/>
        <w:ind w:left="1800"/>
      </w:pPr>
    </w:p>
    <w:p w14:paraId="0DBDE08C" w14:textId="77777777" w:rsidR="00AB2366" w:rsidRDefault="00AB2366">
      <w:pPr>
        <w:spacing w:line="200" w:lineRule="exact"/>
        <w:ind w:left="1800"/>
      </w:pPr>
    </w:p>
    <w:p w14:paraId="485C0891" w14:textId="77777777" w:rsidR="00AB2366" w:rsidRDefault="00AB2366">
      <w:pPr>
        <w:spacing w:line="200" w:lineRule="exact"/>
        <w:ind w:left="1800"/>
      </w:pPr>
    </w:p>
    <w:p w14:paraId="0DC174E0" w14:textId="77777777" w:rsidR="00AB2366" w:rsidRDefault="00AB2366">
      <w:pPr>
        <w:spacing w:line="200" w:lineRule="exact"/>
        <w:ind w:left="1800"/>
      </w:pPr>
    </w:p>
    <w:p w14:paraId="51AD72D1" w14:textId="77777777" w:rsidR="00AB2366" w:rsidRDefault="00AB2366">
      <w:pPr>
        <w:spacing w:line="200" w:lineRule="exact"/>
        <w:ind w:left="1800"/>
      </w:pPr>
    </w:p>
    <w:p w14:paraId="061A93AC" w14:textId="77777777" w:rsidR="00AB2366" w:rsidRDefault="00AB2366">
      <w:pPr>
        <w:spacing w:line="399" w:lineRule="exact"/>
        <w:ind w:left="1800"/>
      </w:pPr>
    </w:p>
    <w:p w14:paraId="449FD57F" w14:textId="77777777" w:rsidR="00AB2366" w:rsidRDefault="00C044CB">
      <w:pPr>
        <w:spacing w:line="288" w:lineRule="exact"/>
        <w:ind w:left="6000"/>
      </w:pPr>
      <w:r>
        <w:rPr>
          <w:rFonts w:ascii="Times New Roman" w:eastAsia="Times New Roman" w:hAnsi="Times New Roman" w:cs="Times New Roman"/>
          <w:color w:val="000000"/>
          <w:sz w:val="23"/>
          <w:szCs w:val="23"/>
        </w:rPr>
        <w:t>41</w:t>
      </w:r>
    </w:p>
    <w:sectPr w:rsidR="00AB2366">
      <w:pgSz w:w="11905" w:h="16837"/>
      <w:pgMar w:top="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endnote w:type="separator" w:id="-1">
    <w:p w14:paraId="71F27D1C" w14:textId="77777777" w:rsidR="00DD4BC9" w:rsidRDefault="00DD4BC9">
      <w:r>
        <w:separator/>
      </w:r>
    </w:p>
  </w:endnote>
  <w:endnote w:type="continuationSeparator" w:id="0">
    <w:p w14:paraId="3D59D04C" w14:textId="77777777" w:rsidR="00DD4BC9" w:rsidRDefault="00DD4B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charset w:val="50"/>
    <w:family w:val="auto"/>
    <w:pitch w:val="variable"/>
    <w:sig w:usb0="00000001" w:usb1="080E0000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footnote w:type="separator" w:id="-1">
    <w:p w14:paraId="145FFAEE" w14:textId="77777777" w:rsidR="00DD4BC9" w:rsidRDefault="00DD4BC9">
      <w:r>
        <w:separator/>
      </w:r>
    </w:p>
  </w:footnote>
  <w:footnote w:type="continuationSeparator" w:id="0">
    <w:p w14:paraId="0A97BAB3" w14:textId="77777777" w:rsidR="00DD4BC9" w:rsidRDefault="00DD4B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abstractNum w:abstractNumId="0">
    <w:nsid w:val="67E47190"/>
    <w:multiLevelType w:val="hybridMultilevel"/>
    <w:tmpl w:val="CABC1E74"/>
    <w:lvl w:ilvl="0" w:tplc="5E8A6BE6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trackRevision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25E2F"/>
    <w:rsid w:val="0000332A"/>
    <w:rsid w:val="000E5CA0"/>
    <w:rsid w:val="002F2A3C"/>
    <w:rsid w:val="003137C1"/>
    <w:rsid w:val="00325E2F"/>
    <w:rsid w:val="003F077B"/>
    <w:rsid w:val="005E2EA2"/>
    <w:rsid w:val="00671466"/>
    <w:rsid w:val="006C5C3A"/>
    <w:rsid w:val="006E3BC1"/>
    <w:rsid w:val="0076707E"/>
    <w:rsid w:val="007F1C1F"/>
    <w:rsid w:val="00801936"/>
    <w:rsid w:val="0085159F"/>
    <w:rsid w:val="0086489E"/>
    <w:rsid w:val="00926858"/>
    <w:rsid w:val="009C5FD1"/>
    <w:rsid w:val="00A00C8A"/>
    <w:rsid w:val="00A970D0"/>
    <w:rsid w:val="00AA32CD"/>
    <w:rsid w:val="00AB2366"/>
    <w:rsid w:val="00AC01F6"/>
    <w:rsid w:val="00AC4811"/>
    <w:rsid w:val="00AD562D"/>
    <w:rsid w:val="00B828A6"/>
    <w:rsid w:val="00BB77DC"/>
    <w:rsid w:val="00BE16CC"/>
    <w:rsid w:val="00BE3C3F"/>
    <w:rsid w:val="00BF488A"/>
    <w:rsid w:val="00C044CB"/>
    <w:rsid w:val="00C32A95"/>
    <w:rsid w:val="00C95047"/>
    <w:rsid w:val="00D5712D"/>
    <w:rsid w:val="00DB3497"/>
    <w:rsid w:val="00DD4BC9"/>
    <w:rsid w:val="00EA0AD7"/>
    <w:rsid w:val="00F1584B"/>
    <w:rsid w:val="00F21F54"/>
    <w:rsid w:val="00F7070C"/>
    <w:rsid w:val="00FB7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1E47AE72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E3BC1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E3E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828A6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828A6"/>
    <w:rPr>
      <w:rFonts w:ascii="Lucida Grande" w:hAnsi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E3BC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image" Target="media/image13.jpe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jpe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jpeg"/><Relationship Id="rId28" Type="http://schemas.openxmlformats.org/officeDocument/2006/relationships/image" Target="media/image21.jpe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pn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pn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image" Target="media/image12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339</TotalTime>
  <Pages>52</Pages>
  <Words>9684</Words>
  <Characters>55205</Characters>
  <Application>Microsoft Macintosh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NTU</Company>
  <LinksUpToDate>false</LinksUpToDate>
  <CharactersWithSpaces>64760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Lighten PDF to Word Converter</dc:creator>
  <cp:lastModifiedBy>hao chen</cp:lastModifiedBy>
  <cp:revision>19</cp:revision>
  <dcterms:created xsi:type="dcterms:W3CDTF">2015-03-02T08:20:00Z</dcterms:created>
  <dcterms:modified xsi:type="dcterms:W3CDTF">2015-03-04T05:43:00Z</dcterms:modified>
</cp:coreProperties>
</file>