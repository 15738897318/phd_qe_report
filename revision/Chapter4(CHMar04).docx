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body>
    <w:p w14:paraId="49C0580B" w14:textId="77777777" w:rsidR="00AB2366" w:rsidRDefault="007A10E0">
      <w:pPr>
        <w:spacing w:line="200" w:lineRule="exact"/>
        <w:ind w:left="2424"/>
      </w:pPr>
      <w:r>
        <w:pict w14:anchorId="42CE42D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107" type="#_x0000_t75" style="position:absolute;left:0;text-align:left;margin-left:241.5pt;margin-top:246.75pt;width:129pt;height:164.25pt;z-index:251632128;mso-position-horizontal-relative:page;mso-position-vertical-relative:page">
            <v:imagedata r:id="rId8" o:title=""/>
            <w10:wrap anchorx="page" anchory="page"/>
          </v:shape>
        </w:pict>
      </w:r>
    </w:p>
    <w:p w14:paraId="72FE7F07" w14:textId="77777777" w:rsidR="00AB2366" w:rsidRDefault="00AB2366">
      <w:pPr>
        <w:spacing w:line="200" w:lineRule="exact"/>
        <w:ind w:left="2424"/>
      </w:pPr>
    </w:p>
    <w:p w14:paraId="285C1200" w14:textId="77777777" w:rsidR="00AB2366" w:rsidRDefault="00AB2366">
      <w:pPr>
        <w:spacing w:line="200" w:lineRule="exact"/>
        <w:ind w:left="2424"/>
      </w:pPr>
    </w:p>
    <w:p w14:paraId="6F2B578C" w14:textId="77777777" w:rsidR="00AB2366" w:rsidRDefault="00AB2366">
      <w:pPr>
        <w:spacing w:line="200" w:lineRule="exact"/>
        <w:ind w:left="2424"/>
      </w:pPr>
    </w:p>
    <w:p w14:paraId="6CCA95FC" w14:textId="77777777" w:rsidR="00AB2366" w:rsidRDefault="00AB2366">
      <w:pPr>
        <w:spacing w:line="200" w:lineRule="exact"/>
        <w:ind w:left="2424"/>
      </w:pPr>
    </w:p>
    <w:p w14:paraId="32E8D5C4" w14:textId="77777777" w:rsidR="00AB2366" w:rsidRDefault="00AB2366">
      <w:pPr>
        <w:spacing w:line="200" w:lineRule="exact"/>
        <w:ind w:left="2424"/>
      </w:pPr>
    </w:p>
    <w:p w14:paraId="295D855D" w14:textId="77777777" w:rsidR="00AB2366" w:rsidRDefault="00AB2366">
      <w:pPr>
        <w:spacing w:line="200" w:lineRule="exact"/>
        <w:ind w:left="2424"/>
      </w:pPr>
    </w:p>
    <w:p w14:paraId="03D20D5E" w14:textId="77777777" w:rsidR="00AB2366" w:rsidRDefault="00AB2366">
      <w:pPr>
        <w:spacing w:line="200" w:lineRule="exact"/>
        <w:ind w:left="2424"/>
      </w:pPr>
    </w:p>
    <w:p w14:paraId="2C5774B0" w14:textId="77777777" w:rsidR="00AB2366" w:rsidRDefault="00AB2366">
      <w:pPr>
        <w:spacing w:line="200" w:lineRule="exact"/>
        <w:ind w:left="2424"/>
      </w:pPr>
    </w:p>
    <w:p w14:paraId="32245DDA" w14:textId="77777777" w:rsidR="00AB2366" w:rsidRDefault="00AB2366">
      <w:pPr>
        <w:spacing w:line="200" w:lineRule="exact"/>
        <w:ind w:left="2424"/>
      </w:pPr>
    </w:p>
    <w:p w14:paraId="38314CD6" w14:textId="77777777" w:rsidR="00AB2366" w:rsidRDefault="00AB2366">
      <w:pPr>
        <w:spacing w:line="200" w:lineRule="exact"/>
        <w:ind w:left="2424"/>
      </w:pPr>
    </w:p>
    <w:p w14:paraId="565D8302" w14:textId="77777777" w:rsidR="00AB2366" w:rsidRDefault="00AB2366">
      <w:pPr>
        <w:spacing w:line="200" w:lineRule="exact"/>
        <w:ind w:left="2424"/>
      </w:pPr>
    </w:p>
    <w:p w14:paraId="5C77D8B0" w14:textId="77777777" w:rsidR="00AB2366" w:rsidRDefault="00AB2366">
      <w:pPr>
        <w:spacing w:line="385" w:lineRule="exact"/>
        <w:ind w:left="2424"/>
      </w:pPr>
    </w:p>
    <w:p w14:paraId="7CC0C687" w14:textId="77777777" w:rsidR="00AB2366" w:rsidRDefault="00C044CB">
      <w:pPr>
        <w:spacing w:line="537" w:lineRule="exact"/>
        <w:ind w:left="2424"/>
      </w:pPr>
      <w:bookmarkStart w:id="0" w:name="PageMark1"/>
      <w:bookmarkEnd w:id="0"/>
      <w:r>
        <w:rPr>
          <w:rFonts w:ascii="Times New Roman" w:eastAsia="Times New Roman" w:hAnsi="Times New Roman" w:cs="Times New Roman"/>
          <w:color w:val="000000"/>
          <w:sz w:val="41"/>
          <w:szCs w:val="41"/>
        </w:rPr>
        <w:t>Compressed</w:t>
      </w:r>
      <w:r>
        <w:rPr>
          <w:rFonts w:ascii="Times New Roman" w:eastAsia="Times New Roman" w:hAnsi="Times New Roman" w:cs="Times New Roman"/>
          <w:sz w:val="41"/>
          <w:szCs w:val="4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1"/>
          <w:szCs w:val="41"/>
        </w:rPr>
        <w:t>Sensing</w:t>
      </w:r>
      <w:r>
        <w:rPr>
          <w:rFonts w:ascii="Times New Roman" w:eastAsia="Times New Roman" w:hAnsi="Times New Roman" w:cs="Times New Roman"/>
          <w:sz w:val="41"/>
          <w:szCs w:val="4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1"/>
          <w:szCs w:val="41"/>
        </w:rPr>
        <w:t>for</w:t>
      </w:r>
      <w:r>
        <w:rPr>
          <w:rFonts w:ascii="Times New Roman" w:eastAsia="Times New Roman" w:hAnsi="Times New Roman" w:cs="Times New Roman"/>
          <w:sz w:val="41"/>
          <w:szCs w:val="4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1"/>
          <w:szCs w:val="41"/>
        </w:rPr>
        <w:t>Wideband</w:t>
      </w:r>
      <w:r>
        <w:rPr>
          <w:rFonts w:ascii="Times New Roman" w:eastAsia="Times New Roman" w:hAnsi="Times New Roman" w:cs="Times New Roman"/>
          <w:sz w:val="41"/>
          <w:szCs w:val="4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1"/>
          <w:szCs w:val="41"/>
        </w:rPr>
        <w:t>Signal</w:t>
      </w:r>
    </w:p>
    <w:p w14:paraId="0A8D2D25" w14:textId="77777777" w:rsidR="00AB2366" w:rsidRDefault="00AB2366">
      <w:pPr>
        <w:spacing w:line="209" w:lineRule="exact"/>
        <w:ind w:left="2424"/>
      </w:pPr>
    </w:p>
    <w:p w14:paraId="6509A0E8" w14:textId="77777777" w:rsidR="00AB2366" w:rsidRDefault="00C044CB">
      <w:pPr>
        <w:spacing w:line="537" w:lineRule="exact"/>
        <w:ind w:left="5182"/>
      </w:pPr>
      <w:r>
        <w:rPr>
          <w:rFonts w:ascii="Times New Roman" w:eastAsia="Times New Roman" w:hAnsi="Times New Roman" w:cs="Times New Roman"/>
          <w:color w:val="000000"/>
          <w:sz w:val="41"/>
          <w:szCs w:val="41"/>
        </w:rPr>
        <w:t>Processing</w:t>
      </w:r>
    </w:p>
    <w:p w14:paraId="3D6ED486" w14:textId="77777777" w:rsidR="00AB2366" w:rsidRDefault="00AB2366">
      <w:pPr>
        <w:spacing w:line="200" w:lineRule="exact"/>
        <w:ind w:left="2424"/>
      </w:pPr>
    </w:p>
    <w:p w14:paraId="5FDBF643" w14:textId="77777777" w:rsidR="00AB2366" w:rsidRDefault="00AB2366">
      <w:pPr>
        <w:spacing w:line="200" w:lineRule="exact"/>
        <w:ind w:left="2424"/>
      </w:pPr>
    </w:p>
    <w:p w14:paraId="14836386" w14:textId="77777777" w:rsidR="00AB2366" w:rsidRDefault="00AB2366">
      <w:pPr>
        <w:spacing w:line="200" w:lineRule="exact"/>
        <w:ind w:left="2424"/>
      </w:pPr>
    </w:p>
    <w:p w14:paraId="0F8DD6D6" w14:textId="77777777" w:rsidR="00AB2366" w:rsidRDefault="00AB2366">
      <w:pPr>
        <w:spacing w:line="200" w:lineRule="exact"/>
        <w:ind w:left="2424"/>
      </w:pPr>
    </w:p>
    <w:p w14:paraId="4F778A56" w14:textId="77777777" w:rsidR="00AB2366" w:rsidRDefault="00AB2366">
      <w:pPr>
        <w:spacing w:line="200" w:lineRule="exact"/>
        <w:ind w:left="2424"/>
      </w:pPr>
    </w:p>
    <w:p w14:paraId="3802E0BB" w14:textId="77777777" w:rsidR="00AB2366" w:rsidRDefault="00AB2366">
      <w:pPr>
        <w:spacing w:line="200" w:lineRule="exact"/>
        <w:ind w:left="2424"/>
      </w:pPr>
    </w:p>
    <w:p w14:paraId="61743774" w14:textId="77777777" w:rsidR="00AB2366" w:rsidRDefault="00AB2366">
      <w:pPr>
        <w:spacing w:line="200" w:lineRule="exact"/>
        <w:ind w:left="2424"/>
      </w:pPr>
    </w:p>
    <w:p w14:paraId="42804EF5" w14:textId="77777777" w:rsidR="00AB2366" w:rsidRDefault="00AB2366">
      <w:pPr>
        <w:spacing w:line="200" w:lineRule="exact"/>
        <w:ind w:left="2424"/>
      </w:pPr>
    </w:p>
    <w:p w14:paraId="4F61E378" w14:textId="77777777" w:rsidR="00AB2366" w:rsidRDefault="00AB2366">
      <w:pPr>
        <w:spacing w:line="200" w:lineRule="exact"/>
        <w:ind w:left="2424"/>
      </w:pPr>
    </w:p>
    <w:p w14:paraId="796063F5" w14:textId="77777777" w:rsidR="00AB2366" w:rsidRDefault="00AB2366">
      <w:pPr>
        <w:spacing w:line="200" w:lineRule="exact"/>
        <w:ind w:left="2424"/>
      </w:pPr>
    </w:p>
    <w:p w14:paraId="01E7A764" w14:textId="77777777" w:rsidR="00AB2366" w:rsidRDefault="00AB2366">
      <w:pPr>
        <w:spacing w:line="200" w:lineRule="exact"/>
        <w:ind w:left="2424"/>
      </w:pPr>
    </w:p>
    <w:p w14:paraId="2F0D64B2" w14:textId="77777777" w:rsidR="00AB2366" w:rsidRDefault="00AB2366">
      <w:pPr>
        <w:spacing w:line="200" w:lineRule="exact"/>
        <w:ind w:left="2424"/>
      </w:pPr>
    </w:p>
    <w:p w14:paraId="2FDCD171" w14:textId="77777777" w:rsidR="00AB2366" w:rsidRDefault="00AB2366">
      <w:pPr>
        <w:spacing w:line="200" w:lineRule="exact"/>
        <w:ind w:left="2424"/>
      </w:pPr>
    </w:p>
    <w:p w14:paraId="455B9F30" w14:textId="77777777" w:rsidR="00AB2366" w:rsidRDefault="00AB2366">
      <w:pPr>
        <w:spacing w:line="200" w:lineRule="exact"/>
        <w:ind w:left="2424"/>
      </w:pPr>
    </w:p>
    <w:p w14:paraId="66F6C4AF" w14:textId="77777777" w:rsidR="00AB2366" w:rsidRDefault="00AB2366">
      <w:pPr>
        <w:spacing w:line="200" w:lineRule="exact"/>
        <w:ind w:left="2424"/>
      </w:pPr>
    </w:p>
    <w:p w14:paraId="23E45C05" w14:textId="77777777" w:rsidR="00AB2366" w:rsidRDefault="00AB2366">
      <w:pPr>
        <w:spacing w:line="200" w:lineRule="exact"/>
        <w:ind w:left="2424"/>
      </w:pPr>
    </w:p>
    <w:p w14:paraId="0AAAFB9E" w14:textId="77777777" w:rsidR="00AB2366" w:rsidRDefault="00AB2366">
      <w:pPr>
        <w:spacing w:line="200" w:lineRule="exact"/>
        <w:ind w:left="2424"/>
      </w:pPr>
    </w:p>
    <w:p w14:paraId="5C83A108" w14:textId="77777777" w:rsidR="00AB2366" w:rsidRDefault="00AB2366">
      <w:pPr>
        <w:spacing w:line="200" w:lineRule="exact"/>
        <w:ind w:left="2424"/>
      </w:pPr>
    </w:p>
    <w:p w14:paraId="40C5986E" w14:textId="77777777" w:rsidR="00AB2366" w:rsidRDefault="00AB2366">
      <w:pPr>
        <w:spacing w:line="200" w:lineRule="exact"/>
        <w:ind w:left="2424"/>
      </w:pPr>
    </w:p>
    <w:p w14:paraId="77759CB5" w14:textId="77777777" w:rsidR="00AB2366" w:rsidRDefault="00AB2366">
      <w:pPr>
        <w:spacing w:line="200" w:lineRule="exact"/>
        <w:ind w:left="2424"/>
      </w:pPr>
    </w:p>
    <w:p w14:paraId="7609C968" w14:textId="77777777" w:rsidR="00AB2366" w:rsidRDefault="00AB2366">
      <w:pPr>
        <w:spacing w:line="200" w:lineRule="exact"/>
        <w:ind w:left="2424"/>
      </w:pPr>
    </w:p>
    <w:p w14:paraId="70808C25" w14:textId="77777777" w:rsidR="00AB2366" w:rsidRDefault="00AB2366">
      <w:pPr>
        <w:spacing w:line="200" w:lineRule="exact"/>
        <w:ind w:left="2424"/>
      </w:pPr>
    </w:p>
    <w:p w14:paraId="0E8D60E7" w14:textId="77777777" w:rsidR="00AB2366" w:rsidRDefault="00AB2366">
      <w:pPr>
        <w:spacing w:line="200" w:lineRule="exact"/>
        <w:ind w:left="2424"/>
      </w:pPr>
    </w:p>
    <w:p w14:paraId="60CB4253" w14:textId="77777777" w:rsidR="00AB2366" w:rsidRDefault="00AB2366">
      <w:pPr>
        <w:spacing w:line="200" w:lineRule="exact"/>
        <w:ind w:left="2424"/>
      </w:pPr>
    </w:p>
    <w:p w14:paraId="70BC6422" w14:textId="77777777" w:rsidR="00AB2366" w:rsidRDefault="00AB2366">
      <w:pPr>
        <w:spacing w:line="200" w:lineRule="exact"/>
        <w:ind w:left="2424"/>
      </w:pPr>
    </w:p>
    <w:p w14:paraId="065A6178" w14:textId="77777777" w:rsidR="00AB2366" w:rsidRDefault="00AB2366">
      <w:pPr>
        <w:spacing w:line="216" w:lineRule="exact"/>
        <w:ind w:left="2424"/>
      </w:pPr>
    </w:p>
    <w:p w14:paraId="5459E879" w14:textId="77777777" w:rsidR="00AB2366" w:rsidRDefault="00C044CB">
      <w:pPr>
        <w:spacing w:line="373" w:lineRule="exact"/>
        <w:ind w:left="5502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Chen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Hao</w:t>
      </w:r>
    </w:p>
    <w:p w14:paraId="1838466C" w14:textId="77777777" w:rsidR="00AB2366" w:rsidRDefault="00AB2366">
      <w:pPr>
        <w:spacing w:line="200" w:lineRule="exact"/>
        <w:ind w:left="2424"/>
      </w:pPr>
    </w:p>
    <w:p w14:paraId="41F25641" w14:textId="77777777" w:rsidR="00AB2366" w:rsidRDefault="00AB2366">
      <w:pPr>
        <w:spacing w:line="200" w:lineRule="exact"/>
        <w:ind w:left="2424"/>
      </w:pPr>
    </w:p>
    <w:p w14:paraId="08E3DE39" w14:textId="77777777" w:rsidR="00AB2366" w:rsidRDefault="00AB2366">
      <w:pPr>
        <w:spacing w:line="212" w:lineRule="exact"/>
        <w:ind w:left="2424"/>
      </w:pPr>
    </w:p>
    <w:p w14:paraId="28D0E5AF" w14:textId="77777777" w:rsidR="00AB2366" w:rsidRDefault="00C044CB">
      <w:pPr>
        <w:spacing w:line="373" w:lineRule="exact"/>
        <w:ind w:left="4107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School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of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Computer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Engineering</w:t>
      </w:r>
    </w:p>
    <w:p w14:paraId="71082E28" w14:textId="77777777" w:rsidR="00AB2366" w:rsidRDefault="00AB2366">
      <w:pPr>
        <w:spacing w:line="200" w:lineRule="exact"/>
        <w:ind w:left="2424"/>
      </w:pPr>
    </w:p>
    <w:p w14:paraId="61DFAE96" w14:textId="77777777" w:rsidR="00AB2366" w:rsidRDefault="00AB2366">
      <w:pPr>
        <w:spacing w:line="200" w:lineRule="exact"/>
        <w:ind w:left="2424"/>
      </w:pPr>
    </w:p>
    <w:p w14:paraId="5D39ACA6" w14:textId="77777777" w:rsidR="00AB2366" w:rsidRDefault="00AB2366">
      <w:pPr>
        <w:spacing w:line="275" w:lineRule="exact"/>
        <w:ind w:left="2424"/>
      </w:pPr>
    </w:p>
    <w:p w14:paraId="08A13553" w14:textId="77777777" w:rsidR="00AB2366" w:rsidRDefault="00C044CB">
      <w:pPr>
        <w:spacing w:line="288" w:lineRule="exact"/>
        <w:ind w:left="2909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Process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report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submitted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School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Computer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Engineering</w:t>
      </w:r>
    </w:p>
    <w:p w14:paraId="2B875C8A" w14:textId="77777777" w:rsidR="00AB2366" w:rsidRDefault="00C044CB">
      <w:pPr>
        <w:spacing w:line="433" w:lineRule="exact"/>
        <w:ind w:left="4325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Nanyang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Technological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University</w:t>
      </w:r>
    </w:p>
    <w:p w14:paraId="02F5D422" w14:textId="77777777" w:rsidR="00AB2366" w:rsidRDefault="00AB2366">
      <w:pPr>
        <w:spacing w:line="258" w:lineRule="exact"/>
        <w:ind w:left="2424"/>
      </w:pPr>
    </w:p>
    <w:p w14:paraId="2BD7C018" w14:textId="77777777" w:rsidR="00AB2366" w:rsidRDefault="00C044CB">
      <w:pPr>
        <w:spacing w:line="288" w:lineRule="exact"/>
        <w:ind w:left="3852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partial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fulfillment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requirements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</w:p>
    <w:p w14:paraId="0EF124DA" w14:textId="77777777" w:rsidR="00AB2366" w:rsidRDefault="00C044CB">
      <w:pPr>
        <w:spacing w:line="433" w:lineRule="exact"/>
        <w:ind w:left="4614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degree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Doctor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Philosophy</w:t>
      </w:r>
    </w:p>
    <w:p w14:paraId="541F784A" w14:textId="77777777" w:rsidR="00AB2366" w:rsidRDefault="00AB2366">
      <w:pPr>
        <w:spacing w:line="200" w:lineRule="exact"/>
        <w:ind w:left="2424"/>
      </w:pPr>
    </w:p>
    <w:p w14:paraId="56569875" w14:textId="77777777" w:rsidR="00AB2366" w:rsidRDefault="00AB2366">
      <w:pPr>
        <w:spacing w:line="285" w:lineRule="exact"/>
        <w:ind w:left="2424"/>
      </w:pPr>
    </w:p>
    <w:p w14:paraId="532397B8" w14:textId="77777777" w:rsidR="00AB2366" w:rsidRDefault="00C044CB">
      <w:pPr>
        <w:spacing w:line="288" w:lineRule="exact"/>
        <w:ind w:left="4191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Supervisor: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Assoc.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Prof.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Vun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Chan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Hua</w:t>
      </w:r>
    </w:p>
    <w:p w14:paraId="1780582B" w14:textId="77777777" w:rsidR="00AB2366" w:rsidRDefault="00AB2366">
      <w:pPr>
        <w:spacing w:line="200" w:lineRule="exact"/>
        <w:ind w:left="2424"/>
      </w:pPr>
    </w:p>
    <w:p w14:paraId="31C339CC" w14:textId="77777777" w:rsidR="00AB2366" w:rsidRDefault="00AB2366">
      <w:pPr>
        <w:spacing w:line="285" w:lineRule="exact"/>
        <w:ind w:left="2424"/>
      </w:pPr>
    </w:p>
    <w:p w14:paraId="298D0839" w14:textId="77777777" w:rsidR="00AB2366" w:rsidRDefault="00C044CB">
      <w:pPr>
        <w:spacing w:line="288" w:lineRule="exact"/>
        <w:ind w:left="5479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January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2015</w:t>
      </w:r>
    </w:p>
    <w:p w14:paraId="228146A1" w14:textId="77777777" w:rsidR="00AB2366" w:rsidRDefault="00AB2366">
      <w:pPr>
        <w:sectPr w:rsidR="00AB2366">
          <w:type w:val="continuous"/>
          <w:pgSz w:w="11905" w:h="16837"/>
          <w:pgMar w:top="0" w:right="0" w:bottom="0" w:left="0" w:header="0" w:footer="0" w:gutter="0"/>
          <w:cols w:space="720"/>
        </w:sectPr>
      </w:pPr>
    </w:p>
    <w:p w14:paraId="547F52BF" w14:textId="77777777" w:rsidR="00AB2366" w:rsidRDefault="00AB2366">
      <w:pPr>
        <w:spacing w:line="240" w:lineRule="exact"/>
        <w:ind w:left="2000"/>
      </w:pPr>
      <w:bookmarkStart w:id="1" w:name="PageMark2"/>
      <w:bookmarkEnd w:id="1"/>
    </w:p>
    <w:p w14:paraId="3396556F" w14:textId="77777777" w:rsidR="00AB2366" w:rsidRDefault="00AB2366">
      <w:pPr>
        <w:sectPr w:rsidR="00AB2366">
          <w:pgSz w:w="11905" w:h="16837"/>
          <w:pgMar w:top="0" w:right="0" w:bottom="0" w:left="0" w:header="0" w:footer="0" w:gutter="0"/>
          <w:cols w:space="720"/>
        </w:sectPr>
      </w:pPr>
    </w:p>
    <w:p w14:paraId="29585A51" w14:textId="77777777" w:rsidR="00AB2366" w:rsidRDefault="00AB2366">
      <w:pPr>
        <w:spacing w:line="200" w:lineRule="exact"/>
        <w:ind w:left="5479"/>
      </w:pPr>
    </w:p>
    <w:p w14:paraId="3D8DAAD8" w14:textId="77777777" w:rsidR="00AB2366" w:rsidRDefault="00AB2366">
      <w:pPr>
        <w:spacing w:line="200" w:lineRule="exact"/>
        <w:ind w:left="5479"/>
      </w:pPr>
    </w:p>
    <w:p w14:paraId="7EDFFD00" w14:textId="77777777" w:rsidR="00AB2366" w:rsidRDefault="00AB2366">
      <w:pPr>
        <w:spacing w:line="200" w:lineRule="exact"/>
        <w:ind w:left="5479"/>
      </w:pPr>
    </w:p>
    <w:p w14:paraId="71F9F5B6" w14:textId="77777777" w:rsidR="00AB2366" w:rsidRDefault="00AB2366">
      <w:pPr>
        <w:spacing w:line="200" w:lineRule="exact"/>
        <w:ind w:left="5479"/>
      </w:pPr>
    </w:p>
    <w:p w14:paraId="1D544C1E" w14:textId="77777777" w:rsidR="00AB2366" w:rsidRDefault="00AB2366">
      <w:pPr>
        <w:spacing w:line="200" w:lineRule="exact"/>
        <w:ind w:left="5479"/>
      </w:pPr>
    </w:p>
    <w:p w14:paraId="45F8DE42" w14:textId="77777777" w:rsidR="00AB2366" w:rsidRDefault="00AB2366">
      <w:pPr>
        <w:spacing w:line="200" w:lineRule="exact"/>
        <w:ind w:left="5479"/>
      </w:pPr>
    </w:p>
    <w:p w14:paraId="77736F20" w14:textId="77777777" w:rsidR="00AB2366" w:rsidRDefault="00AB2366">
      <w:pPr>
        <w:spacing w:line="200" w:lineRule="exact"/>
        <w:ind w:left="5479"/>
      </w:pPr>
    </w:p>
    <w:p w14:paraId="227B2712" w14:textId="77777777" w:rsidR="00AB2366" w:rsidRDefault="00AB2366">
      <w:pPr>
        <w:spacing w:line="200" w:lineRule="exact"/>
        <w:ind w:left="5479"/>
      </w:pPr>
    </w:p>
    <w:p w14:paraId="6996AE89" w14:textId="77777777" w:rsidR="00AB2366" w:rsidRDefault="00AB2366">
      <w:pPr>
        <w:spacing w:line="200" w:lineRule="exact"/>
        <w:ind w:left="5479"/>
      </w:pPr>
    </w:p>
    <w:p w14:paraId="54B2A52B" w14:textId="77777777" w:rsidR="00AB2366" w:rsidRDefault="00AB2366">
      <w:pPr>
        <w:spacing w:line="200" w:lineRule="exact"/>
        <w:ind w:left="5479"/>
      </w:pPr>
    </w:p>
    <w:p w14:paraId="647755EF" w14:textId="77777777" w:rsidR="00AB2366" w:rsidRDefault="00AB2366">
      <w:pPr>
        <w:spacing w:line="200" w:lineRule="exact"/>
        <w:ind w:left="5479"/>
      </w:pPr>
    </w:p>
    <w:p w14:paraId="5128A091" w14:textId="77777777" w:rsidR="00AB2366" w:rsidRDefault="00AB2366">
      <w:pPr>
        <w:spacing w:line="200" w:lineRule="exact"/>
        <w:ind w:left="5479"/>
      </w:pPr>
    </w:p>
    <w:p w14:paraId="1EA4C65A" w14:textId="77777777" w:rsidR="00AB2366" w:rsidRDefault="00AB2366">
      <w:pPr>
        <w:spacing w:line="200" w:lineRule="exact"/>
        <w:ind w:left="5479"/>
      </w:pPr>
    </w:p>
    <w:p w14:paraId="325A1ED9" w14:textId="77777777" w:rsidR="00AB2366" w:rsidRDefault="00AB2366">
      <w:pPr>
        <w:spacing w:line="200" w:lineRule="exact"/>
        <w:ind w:left="5479"/>
      </w:pPr>
    </w:p>
    <w:p w14:paraId="465E2E7E" w14:textId="77777777" w:rsidR="00AB2366" w:rsidRDefault="00AB2366">
      <w:pPr>
        <w:spacing w:line="200" w:lineRule="exact"/>
        <w:ind w:left="5479"/>
      </w:pPr>
    </w:p>
    <w:p w14:paraId="262A7270" w14:textId="77777777" w:rsidR="00AB2366" w:rsidRDefault="00AB2366">
      <w:pPr>
        <w:spacing w:line="200" w:lineRule="exact"/>
        <w:ind w:left="5479"/>
      </w:pPr>
    </w:p>
    <w:p w14:paraId="45750449" w14:textId="77777777" w:rsidR="00AB2366" w:rsidRDefault="00AB2366">
      <w:pPr>
        <w:spacing w:line="200" w:lineRule="exact"/>
        <w:ind w:left="5479"/>
      </w:pPr>
    </w:p>
    <w:p w14:paraId="353236F1" w14:textId="77777777" w:rsidR="00AB2366" w:rsidRDefault="00AB2366">
      <w:pPr>
        <w:spacing w:line="200" w:lineRule="exact"/>
        <w:ind w:left="5479"/>
      </w:pPr>
    </w:p>
    <w:p w14:paraId="62728DE5" w14:textId="77777777" w:rsidR="00AB2366" w:rsidRDefault="00AB2366">
      <w:pPr>
        <w:spacing w:line="200" w:lineRule="exact"/>
        <w:ind w:left="5479"/>
      </w:pPr>
    </w:p>
    <w:p w14:paraId="5FBA7BEE" w14:textId="77777777" w:rsidR="00AB2366" w:rsidRDefault="00AB2366">
      <w:pPr>
        <w:spacing w:line="200" w:lineRule="exact"/>
        <w:ind w:left="5479"/>
      </w:pPr>
    </w:p>
    <w:p w14:paraId="10314F54" w14:textId="77777777" w:rsidR="00AB2366" w:rsidRDefault="00AB2366">
      <w:pPr>
        <w:spacing w:line="200" w:lineRule="exact"/>
        <w:ind w:left="5479"/>
      </w:pPr>
    </w:p>
    <w:p w14:paraId="4EBCF247" w14:textId="77777777" w:rsidR="00AB2366" w:rsidRDefault="00AB2366">
      <w:pPr>
        <w:spacing w:line="200" w:lineRule="exact"/>
        <w:ind w:left="5479"/>
      </w:pPr>
    </w:p>
    <w:p w14:paraId="41A76070" w14:textId="77777777" w:rsidR="00AB2366" w:rsidRDefault="00AB2366">
      <w:pPr>
        <w:spacing w:line="200" w:lineRule="exact"/>
        <w:ind w:left="5479"/>
      </w:pPr>
    </w:p>
    <w:p w14:paraId="4D2B8FF0" w14:textId="77777777" w:rsidR="00AB2366" w:rsidRDefault="00AB2366">
      <w:pPr>
        <w:spacing w:line="200" w:lineRule="exact"/>
        <w:ind w:left="5479"/>
      </w:pPr>
    </w:p>
    <w:p w14:paraId="1B3DCF91" w14:textId="77777777" w:rsidR="00AB2366" w:rsidRDefault="00AB2366">
      <w:pPr>
        <w:spacing w:line="200" w:lineRule="exact"/>
        <w:ind w:left="5479"/>
      </w:pPr>
    </w:p>
    <w:p w14:paraId="2D50BE4D" w14:textId="77777777" w:rsidR="00AB2366" w:rsidRDefault="00AB2366">
      <w:pPr>
        <w:spacing w:line="200" w:lineRule="exact"/>
        <w:ind w:left="5479"/>
      </w:pPr>
    </w:p>
    <w:p w14:paraId="0DA15489" w14:textId="77777777" w:rsidR="00AB2366" w:rsidRDefault="00AB2366">
      <w:pPr>
        <w:spacing w:line="200" w:lineRule="exact"/>
        <w:ind w:left="5479"/>
      </w:pPr>
    </w:p>
    <w:p w14:paraId="0134C6F8" w14:textId="77777777" w:rsidR="00AB2366" w:rsidRDefault="00AB2366">
      <w:pPr>
        <w:spacing w:line="200" w:lineRule="exact"/>
        <w:ind w:left="5479"/>
      </w:pPr>
    </w:p>
    <w:p w14:paraId="60C1B83C" w14:textId="77777777" w:rsidR="00AB2366" w:rsidRDefault="00AB2366">
      <w:pPr>
        <w:spacing w:line="200" w:lineRule="exact"/>
        <w:ind w:left="5479"/>
      </w:pPr>
    </w:p>
    <w:p w14:paraId="02C5D315" w14:textId="77777777" w:rsidR="00AB2366" w:rsidRDefault="00AB2366">
      <w:pPr>
        <w:spacing w:line="200" w:lineRule="exact"/>
        <w:ind w:left="5479"/>
      </w:pPr>
    </w:p>
    <w:p w14:paraId="7A3F802D" w14:textId="77777777" w:rsidR="00AB2366" w:rsidRDefault="00AB2366">
      <w:pPr>
        <w:spacing w:line="200" w:lineRule="exact"/>
        <w:ind w:left="5479"/>
      </w:pPr>
    </w:p>
    <w:p w14:paraId="71253D5A" w14:textId="77777777" w:rsidR="00AB2366" w:rsidRDefault="00AB2366">
      <w:pPr>
        <w:spacing w:line="200" w:lineRule="exact"/>
        <w:ind w:left="5479"/>
      </w:pPr>
    </w:p>
    <w:p w14:paraId="3CAF91F8" w14:textId="77777777" w:rsidR="00AB2366" w:rsidRDefault="00AB2366">
      <w:pPr>
        <w:spacing w:line="200" w:lineRule="exact"/>
        <w:ind w:left="5479"/>
      </w:pPr>
    </w:p>
    <w:p w14:paraId="367F9CB4" w14:textId="77777777" w:rsidR="00AB2366" w:rsidRDefault="00AB2366">
      <w:pPr>
        <w:spacing w:line="200" w:lineRule="exact"/>
        <w:ind w:left="5479"/>
      </w:pPr>
    </w:p>
    <w:p w14:paraId="58AB756A" w14:textId="77777777" w:rsidR="00AB2366" w:rsidRDefault="00AB2366">
      <w:pPr>
        <w:spacing w:line="238" w:lineRule="exact"/>
        <w:ind w:left="5479"/>
      </w:pPr>
    </w:p>
    <w:p w14:paraId="44C43D0C" w14:textId="77777777" w:rsidR="00AB2366" w:rsidRDefault="00C044CB">
      <w:pPr>
        <w:spacing w:line="447" w:lineRule="exact"/>
        <w:ind w:left="5479"/>
      </w:pPr>
      <w:bookmarkStart w:id="2" w:name="PageMark3"/>
      <w:bookmarkEnd w:id="2"/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>Abstract</w:t>
      </w:r>
    </w:p>
    <w:p w14:paraId="3766D186" w14:textId="77777777" w:rsidR="00AB2366" w:rsidRDefault="00AB2366">
      <w:pPr>
        <w:sectPr w:rsidR="00AB2366">
          <w:pgSz w:w="11905" w:h="16837"/>
          <w:pgMar w:top="0" w:right="0" w:bottom="0" w:left="0" w:header="0" w:footer="0" w:gutter="0"/>
          <w:cols w:space="720"/>
        </w:sectPr>
      </w:pPr>
    </w:p>
    <w:p w14:paraId="7E80C530" w14:textId="77777777" w:rsidR="00AB2366" w:rsidRDefault="00AB2366">
      <w:pPr>
        <w:spacing w:line="200" w:lineRule="exact"/>
        <w:ind w:left="1800"/>
      </w:pPr>
    </w:p>
    <w:p w14:paraId="2D19B587" w14:textId="77777777" w:rsidR="00AB2366" w:rsidRDefault="00AB2366">
      <w:pPr>
        <w:spacing w:line="200" w:lineRule="exact"/>
        <w:ind w:left="1800"/>
      </w:pPr>
    </w:p>
    <w:p w14:paraId="4E55D5E2" w14:textId="77777777" w:rsidR="00AB2366" w:rsidRDefault="00AB2366">
      <w:pPr>
        <w:spacing w:line="200" w:lineRule="exact"/>
        <w:ind w:left="1800"/>
      </w:pPr>
    </w:p>
    <w:p w14:paraId="4DFB10C6" w14:textId="77777777" w:rsidR="00AB2366" w:rsidRDefault="00AB2366">
      <w:pPr>
        <w:spacing w:line="200" w:lineRule="exact"/>
        <w:ind w:left="1800"/>
      </w:pPr>
    </w:p>
    <w:p w14:paraId="33BF5552" w14:textId="77777777" w:rsidR="00AB2366" w:rsidRDefault="00AB2366">
      <w:pPr>
        <w:spacing w:line="200" w:lineRule="exact"/>
        <w:ind w:left="1800"/>
      </w:pPr>
    </w:p>
    <w:p w14:paraId="4E38F903" w14:textId="77777777" w:rsidR="00AB2366" w:rsidRDefault="00AB2366">
      <w:pPr>
        <w:spacing w:line="200" w:lineRule="exact"/>
        <w:ind w:left="1800"/>
      </w:pPr>
    </w:p>
    <w:p w14:paraId="7AB5DA34" w14:textId="77777777" w:rsidR="00AB2366" w:rsidRDefault="00AB2366">
      <w:pPr>
        <w:spacing w:line="200" w:lineRule="exact"/>
        <w:ind w:left="1800"/>
      </w:pPr>
    </w:p>
    <w:p w14:paraId="2D80EF3C" w14:textId="77777777" w:rsidR="00AB2366" w:rsidRDefault="00AB2366">
      <w:pPr>
        <w:spacing w:line="200" w:lineRule="exact"/>
        <w:ind w:left="1800"/>
      </w:pPr>
    </w:p>
    <w:p w14:paraId="46668B77" w14:textId="77777777" w:rsidR="00AB2366" w:rsidRDefault="00AB2366">
      <w:pPr>
        <w:spacing w:line="200" w:lineRule="exact"/>
        <w:ind w:left="1800"/>
      </w:pPr>
    </w:p>
    <w:p w14:paraId="670136AF" w14:textId="77777777" w:rsidR="00AB2366" w:rsidRDefault="00AB2366">
      <w:pPr>
        <w:spacing w:line="200" w:lineRule="exact"/>
        <w:ind w:left="1800"/>
      </w:pPr>
    </w:p>
    <w:p w14:paraId="349BCB57" w14:textId="77777777" w:rsidR="00AB2366" w:rsidRDefault="00AB2366">
      <w:pPr>
        <w:spacing w:line="200" w:lineRule="exact"/>
        <w:ind w:left="1800"/>
      </w:pPr>
    </w:p>
    <w:p w14:paraId="57D4946F" w14:textId="77777777" w:rsidR="00AB2366" w:rsidRDefault="00AB2366">
      <w:pPr>
        <w:spacing w:line="200" w:lineRule="exact"/>
        <w:ind w:left="1800"/>
      </w:pPr>
    </w:p>
    <w:p w14:paraId="114F3946" w14:textId="77777777" w:rsidR="00AB2366" w:rsidRDefault="00AB2366">
      <w:pPr>
        <w:spacing w:line="200" w:lineRule="exact"/>
        <w:ind w:left="1800"/>
      </w:pPr>
    </w:p>
    <w:p w14:paraId="2754E8D4" w14:textId="77777777" w:rsidR="00AB2366" w:rsidRDefault="00AB2366">
      <w:pPr>
        <w:spacing w:line="205" w:lineRule="exact"/>
        <w:ind w:left="1800"/>
      </w:pPr>
    </w:p>
    <w:p w14:paraId="7F74E1E8" w14:textId="77777777" w:rsidR="00AB2366" w:rsidRDefault="00C044CB">
      <w:pPr>
        <w:spacing w:line="447" w:lineRule="exact"/>
        <w:ind w:left="4696"/>
      </w:pPr>
      <w:bookmarkStart w:id="3" w:name="PageMark4"/>
      <w:bookmarkEnd w:id="3"/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>Acknowledgements</w:t>
      </w:r>
    </w:p>
    <w:p w14:paraId="420B79C4" w14:textId="77777777" w:rsidR="00AB2366" w:rsidRDefault="00AB2366">
      <w:pPr>
        <w:spacing w:line="354" w:lineRule="exact"/>
        <w:ind w:left="1800"/>
      </w:pPr>
    </w:p>
    <w:p w14:paraId="4D4B310A" w14:textId="77777777" w:rsidR="00AB2366" w:rsidRDefault="00C044CB">
      <w:pPr>
        <w:spacing w:line="288" w:lineRule="exact"/>
        <w:ind w:left="2151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would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like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express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sincere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great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gratitude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supervisor,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Assoc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Prof.</w:t>
      </w:r>
    </w:p>
    <w:p w14:paraId="58A5287E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Vun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Chan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Hua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kind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guidance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encouragement.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great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honor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work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with</w:t>
      </w:r>
    </w:p>
    <w:p w14:paraId="530F5E23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him.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own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sincere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appreciate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all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friends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CeMNet.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Without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their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help,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first</w:t>
      </w:r>
    </w:p>
    <w:p w14:paraId="0F9B41EE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year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study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research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NTU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can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not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process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well.</w:t>
      </w:r>
    </w:p>
    <w:p w14:paraId="523CF970" w14:textId="77777777" w:rsidR="00AB2366" w:rsidRDefault="00AB2366">
      <w:pPr>
        <w:sectPr w:rsidR="00AB2366">
          <w:pgSz w:w="11905" w:h="16837"/>
          <w:pgMar w:top="0" w:right="0" w:bottom="0" w:left="0" w:header="0" w:footer="0" w:gutter="0"/>
          <w:cols w:space="720"/>
        </w:sectPr>
      </w:pPr>
    </w:p>
    <w:p w14:paraId="083A1D73" w14:textId="77777777" w:rsidR="00AB2366" w:rsidRDefault="00AB2366">
      <w:pPr>
        <w:spacing w:line="200" w:lineRule="exact"/>
        <w:ind w:left="1800"/>
      </w:pPr>
    </w:p>
    <w:p w14:paraId="38887D80" w14:textId="77777777" w:rsidR="00AB2366" w:rsidRDefault="00AB2366">
      <w:pPr>
        <w:spacing w:line="200" w:lineRule="exact"/>
        <w:ind w:left="1800"/>
      </w:pPr>
    </w:p>
    <w:p w14:paraId="67435E3B" w14:textId="77777777" w:rsidR="00AB2366" w:rsidRDefault="00AB2366">
      <w:pPr>
        <w:spacing w:line="200" w:lineRule="exact"/>
        <w:ind w:left="1800"/>
      </w:pPr>
    </w:p>
    <w:p w14:paraId="1E82E942" w14:textId="77777777" w:rsidR="00AB2366" w:rsidRDefault="00AB2366">
      <w:pPr>
        <w:spacing w:line="200" w:lineRule="exact"/>
        <w:ind w:left="1800"/>
      </w:pPr>
    </w:p>
    <w:p w14:paraId="1F3B4B11" w14:textId="77777777" w:rsidR="00AB2366" w:rsidRDefault="00AB2366">
      <w:pPr>
        <w:spacing w:line="200" w:lineRule="exact"/>
        <w:ind w:left="1800"/>
      </w:pPr>
    </w:p>
    <w:p w14:paraId="40BB8698" w14:textId="77777777" w:rsidR="00AB2366" w:rsidRDefault="00AB2366">
      <w:pPr>
        <w:spacing w:line="200" w:lineRule="exact"/>
        <w:ind w:left="1800"/>
      </w:pPr>
    </w:p>
    <w:p w14:paraId="752750A1" w14:textId="77777777" w:rsidR="00AB2366" w:rsidRDefault="00AB2366">
      <w:pPr>
        <w:spacing w:line="200" w:lineRule="exact"/>
        <w:ind w:left="1800"/>
      </w:pPr>
    </w:p>
    <w:p w14:paraId="004D2169" w14:textId="77777777" w:rsidR="00AB2366" w:rsidRDefault="00AB2366">
      <w:pPr>
        <w:spacing w:line="200" w:lineRule="exact"/>
        <w:ind w:left="1800"/>
      </w:pPr>
    </w:p>
    <w:p w14:paraId="2A07626F" w14:textId="77777777" w:rsidR="00AB2366" w:rsidRDefault="00AB2366">
      <w:pPr>
        <w:spacing w:line="200" w:lineRule="exact"/>
        <w:ind w:left="1800"/>
      </w:pPr>
    </w:p>
    <w:p w14:paraId="7857F305" w14:textId="77777777" w:rsidR="00AB2366" w:rsidRDefault="00AB2366">
      <w:pPr>
        <w:spacing w:line="200" w:lineRule="exact"/>
        <w:ind w:left="1800"/>
      </w:pPr>
    </w:p>
    <w:p w14:paraId="611305F8" w14:textId="77777777" w:rsidR="00AB2366" w:rsidRDefault="00AB2366">
      <w:pPr>
        <w:spacing w:line="200" w:lineRule="exact"/>
        <w:ind w:left="1800"/>
      </w:pPr>
    </w:p>
    <w:p w14:paraId="31D8DE60" w14:textId="77777777" w:rsidR="00AB2366" w:rsidRDefault="00AB2366">
      <w:pPr>
        <w:spacing w:line="200" w:lineRule="exact"/>
        <w:ind w:left="1800"/>
      </w:pPr>
    </w:p>
    <w:p w14:paraId="67D7D633" w14:textId="77777777" w:rsidR="00AB2366" w:rsidRDefault="00AB2366">
      <w:pPr>
        <w:spacing w:line="200" w:lineRule="exact"/>
        <w:ind w:left="1800"/>
      </w:pPr>
    </w:p>
    <w:p w14:paraId="5E414DC0" w14:textId="77777777" w:rsidR="00AB2366" w:rsidRDefault="00AB2366">
      <w:pPr>
        <w:spacing w:line="200" w:lineRule="exact"/>
        <w:ind w:left="1800"/>
      </w:pPr>
    </w:p>
    <w:p w14:paraId="0A5095D2" w14:textId="77777777" w:rsidR="00AB2366" w:rsidRDefault="00AB2366">
      <w:pPr>
        <w:spacing w:line="200" w:lineRule="exact"/>
        <w:ind w:left="1800"/>
      </w:pPr>
    </w:p>
    <w:p w14:paraId="50904F50" w14:textId="77777777" w:rsidR="00AB2366" w:rsidRDefault="00AB2366">
      <w:pPr>
        <w:spacing w:line="200" w:lineRule="exact"/>
        <w:ind w:left="1800"/>
      </w:pPr>
    </w:p>
    <w:p w14:paraId="4B3F887A" w14:textId="77777777" w:rsidR="00AB2366" w:rsidRDefault="00AB2366">
      <w:pPr>
        <w:spacing w:line="200" w:lineRule="exact"/>
        <w:ind w:left="1800"/>
      </w:pPr>
    </w:p>
    <w:p w14:paraId="5F63970C" w14:textId="77777777" w:rsidR="00AB2366" w:rsidRDefault="00AB2366">
      <w:pPr>
        <w:spacing w:line="200" w:lineRule="exact"/>
        <w:ind w:left="1800"/>
      </w:pPr>
    </w:p>
    <w:p w14:paraId="0AA68253" w14:textId="77777777" w:rsidR="00AB2366" w:rsidRDefault="00AB2366">
      <w:pPr>
        <w:spacing w:line="200" w:lineRule="exact"/>
        <w:ind w:left="1800"/>
      </w:pPr>
    </w:p>
    <w:p w14:paraId="30E27143" w14:textId="77777777" w:rsidR="00AB2366" w:rsidRDefault="00AB2366">
      <w:pPr>
        <w:spacing w:line="200" w:lineRule="exact"/>
        <w:ind w:left="1800"/>
      </w:pPr>
    </w:p>
    <w:p w14:paraId="7A1FD946" w14:textId="77777777" w:rsidR="00AB2366" w:rsidRDefault="00AB2366">
      <w:pPr>
        <w:spacing w:line="200" w:lineRule="exact"/>
        <w:ind w:left="1800"/>
      </w:pPr>
    </w:p>
    <w:p w14:paraId="32DF4CA4" w14:textId="77777777" w:rsidR="00AB2366" w:rsidRDefault="00AB2366">
      <w:pPr>
        <w:spacing w:line="353" w:lineRule="exact"/>
        <w:ind w:left="1800"/>
      </w:pPr>
    </w:p>
    <w:p w14:paraId="3B8BECF2" w14:textId="77777777" w:rsidR="00AB2366" w:rsidRDefault="00C044CB">
      <w:pPr>
        <w:spacing w:line="644" w:lineRule="exact"/>
        <w:ind w:left="1800"/>
      </w:pPr>
      <w:bookmarkStart w:id="4" w:name="PageMark5"/>
      <w:bookmarkEnd w:id="4"/>
      <w:r>
        <w:rPr>
          <w:rFonts w:ascii="Times New Roman" w:eastAsia="Times New Roman" w:hAnsi="Times New Roman" w:cs="Times New Roman"/>
          <w:color w:val="000000"/>
          <w:sz w:val="49"/>
          <w:szCs w:val="49"/>
        </w:rPr>
        <w:t>Contents</w:t>
      </w:r>
    </w:p>
    <w:p w14:paraId="020DD0B1" w14:textId="77777777" w:rsidR="00AB2366" w:rsidRDefault="00AB2366">
      <w:pPr>
        <w:spacing w:line="200" w:lineRule="exact"/>
        <w:ind w:left="1800"/>
      </w:pPr>
    </w:p>
    <w:p w14:paraId="670BC26E" w14:textId="77777777" w:rsidR="00AB2366" w:rsidRDefault="00AB2366">
      <w:pPr>
        <w:spacing w:line="200" w:lineRule="exact"/>
        <w:ind w:left="1800"/>
      </w:pPr>
    </w:p>
    <w:p w14:paraId="492EF5A4" w14:textId="77777777" w:rsidR="00AB2366" w:rsidRDefault="00AB2366">
      <w:pPr>
        <w:spacing w:line="200" w:lineRule="exact"/>
        <w:ind w:left="1800"/>
      </w:pPr>
    </w:p>
    <w:p w14:paraId="299272D7" w14:textId="77777777" w:rsidR="00AB2366" w:rsidRDefault="00AB2366">
      <w:pPr>
        <w:spacing w:line="200" w:lineRule="exact"/>
        <w:ind w:left="1800"/>
      </w:pPr>
    </w:p>
    <w:p w14:paraId="724C68E9" w14:textId="77777777" w:rsidR="00AB2366" w:rsidRDefault="00AB2366">
      <w:pPr>
        <w:spacing w:line="377" w:lineRule="exact"/>
        <w:ind w:left="1800"/>
      </w:pPr>
    </w:p>
    <w:p w14:paraId="7861A56E" w14:textId="77777777" w:rsidR="00AB2366" w:rsidRDefault="00C044CB">
      <w:pPr>
        <w:tabs>
          <w:tab w:val="left" w:pos="2230"/>
        </w:tabs>
        <w:spacing w:line="37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Introduction</w:t>
      </w:r>
    </w:p>
    <w:p w14:paraId="551477A7" w14:textId="77777777" w:rsidR="00AB2366" w:rsidRDefault="00AB2366">
      <w:pPr>
        <w:spacing w:line="200" w:lineRule="exact"/>
        <w:ind w:left="1800"/>
      </w:pPr>
    </w:p>
    <w:p w14:paraId="0D3F23E7" w14:textId="77777777" w:rsidR="00AB2366" w:rsidRDefault="00AB2366">
      <w:pPr>
        <w:spacing w:line="251" w:lineRule="exact"/>
        <w:ind w:left="1800"/>
      </w:pPr>
    </w:p>
    <w:p w14:paraId="4A510D6A" w14:textId="77777777" w:rsidR="00AB2366" w:rsidRDefault="00C044CB">
      <w:pPr>
        <w:tabs>
          <w:tab w:val="left" w:pos="2230"/>
        </w:tabs>
        <w:spacing w:line="37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Compressed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Sensing</w:t>
      </w:r>
    </w:p>
    <w:p w14:paraId="227C73B3" w14:textId="77777777" w:rsidR="00AB2366" w:rsidRDefault="00AB2366">
      <w:pPr>
        <w:spacing w:line="200" w:lineRule="exact"/>
        <w:ind w:left="1800"/>
      </w:pPr>
    </w:p>
    <w:p w14:paraId="1B6F6BDA" w14:textId="77777777" w:rsidR="00AB2366" w:rsidRDefault="00AB2366">
      <w:pPr>
        <w:spacing w:line="251" w:lineRule="exact"/>
        <w:ind w:left="1800"/>
      </w:pPr>
    </w:p>
    <w:p w14:paraId="1C894B29" w14:textId="77777777" w:rsidR="00AB2366" w:rsidRDefault="00C044CB">
      <w:pPr>
        <w:tabs>
          <w:tab w:val="left" w:pos="2230"/>
        </w:tabs>
        <w:spacing w:line="37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3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Compressed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Sensing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based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Analog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to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Digital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Converter</w:t>
      </w:r>
    </w:p>
    <w:p w14:paraId="5A1529E0" w14:textId="77777777" w:rsidR="00AB2366" w:rsidRDefault="00AB2366">
      <w:pPr>
        <w:spacing w:line="200" w:lineRule="exact"/>
        <w:ind w:left="1800"/>
      </w:pPr>
    </w:p>
    <w:p w14:paraId="78F4693D" w14:textId="77777777" w:rsidR="00AB2366" w:rsidRDefault="00AB2366">
      <w:pPr>
        <w:spacing w:line="251" w:lineRule="exact"/>
        <w:ind w:left="1800"/>
      </w:pPr>
    </w:p>
    <w:p w14:paraId="53763475" w14:textId="77777777" w:rsidR="00AB2366" w:rsidRDefault="00C044CB">
      <w:pPr>
        <w:tabs>
          <w:tab w:val="left" w:pos="2230"/>
        </w:tabs>
        <w:spacing w:line="37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4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Compressive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Ultra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Wideband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Positioning</w:t>
      </w:r>
    </w:p>
    <w:p w14:paraId="78C74A89" w14:textId="77777777" w:rsidR="00AB2366" w:rsidRDefault="00C044CB">
      <w:pPr>
        <w:tabs>
          <w:tab w:val="left" w:pos="2890"/>
          <w:tab w:val="left" w:pos="4454"/>
          <w:tab w:val="left" w:pos="4669"/>
          <w:tab w:val="left" w:pos="4884"/>
          <w:tab w:val="left" w:pos="5099"/>
          <w:tab w:val="left" w:pos="5314"/>
          <w:tab w:val="left" w:pos="5530"/>
          <w:tab w:val="left" w:pos="5745"/>
          <w:tab w:val="left" w:pos="5960"/>
          <w:tab w:val="left" w:pos="6175"/>
          <w:tab w:val="left" w:pos="6390"/>
          <w:tab w:val="left" w:pos="6605"/>
          <w:tab w:val="left" w:pos="6821"/>
          <w:tab w:val="left" w:pos="7036"/>
          <w:tab w:val="left" w:pos="7251"/>
          <w:tab w:val="left" w:pos="7466"/>
          <w:tab w:val="left" w:pos="7681"/>
          <w:tab w:val="left" w:pos="7897"/>
          <w:tab w:val="left" w:pos="8112"/>
          <w:tab w:val="left" w:pos="8327"/>
          <w:tab w:val="left" w:pos="8542"/>
          <w:tab w:val="left" w:pos="8757"/>
          <w:tab w:val="left" w:pos="8973"/>
          <w:tab w:val="left" w:pos="9188"/>
          <w:tab w:val="left" w:pos="9403"/>
          <w:tab w:val="left" w:pos="9618"/>
          <w:tab w:val="left" w:pos="9833"/>
        </w:tabs>
        <w:spacing w:line="520" w:lineRule="exact"/>
        <w:ind w:left="223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4.1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Introduction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10836867" w14:textId="77777777" w:rsidR="00AB2366" w:rsidRDefault="00C044CB">
      <w:pPr>
        <w:tabs>
          <w:tab w:val="left" w:pos="3808"/>
          <w:tab w:val="left" w:pos="6175"/>
          <w:tab w:val="left" w:pos="6390"/>
          <w:tab w:val="left" w:pos="6605"/>
          <w:tab w:val="left" w:pos="6821"/>
          <w:tab w:val="left" w:pos="7036"/>
          <w:tab w:val="left" w:pos="7251"/>
          <w:tab w:val="left" w:pos="7466"/>
          <w:tab w:val="left" w:pos="7681"/>
          <w:tab w:val="left" w:pos="7897"/>
          <w:tab w:val="left" w:pos="8112"/>
          <w:tab w:val="left" w:pos="8327"/>
          <w:tab w:val="left" w:pos="8542"/>
          <w:tab w:val="left" w:pos="8757"/>
          <w:tab w:val="left" w:pos="8973"/>
          <w:tab w:val="left" w:pos="9188"/>
          <w:tab w:val="left" w:pos="9403"/>
          <w:tab w:val="left" w:pos="9618"/>
          <w:tab w:val="left" w:pos="9833"/>
          <w:tab w:val="left" w:pos="10296"/>
        </w:tabs>
        <w:spacing w:line="537" w:lineRule="exact"/>
        <w:ind w:left="289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4.1.1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Literature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Review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5</w:t>
      </w:r>
    </w:p>
    <w:p w14:paraId="1C48E9FF" w14:textId="77777777" w:rsidR="00AB2366" w:rsidRDefault="00C044CB">
      <w:pPr>
        <w:tabs>
          <w:tab w:val="left" w:pos="3808"/>
          <w:tab w:val="left" w:pos="5530"/>
          <w:tab w:val="left" w:pos="5745"/>
          <w:tab w:val="left" w:pos="5960"/>
          <w:tab w:val="left" w:pos="6175"/>
          <w:tab w:val="left" w:pos="6390"/>
          <w:tab w:val="left" w:pos="6605"/>
          <w:tab w:val="left" w:pos="6821"/>
          <w:tab w:val="left" w:pos="7036"/>
          <w:tab w:val="left" w:pos="7251"/>
          <w:tab w:val="left" w:pos="7466"/>
          <w:tab w:val="left" w:pos="7681"/>
          <w:tab w:val="left" w:pos="7897"/>
          <w:tab w:val="left" w:pos="8112"/>
          <w:tab w:val="left" w:pos="8327"/>
          <w:tab w:val="left" w:pos="8542"/>
          <w:tab w:val="left" w:pos="8757"/>
          <w:tab w:val="left" w:pos="8973"/>
          <w:tab w:val="left" w:pos="9188"/>
          <w:tab w:val="left" w:pos="9403"/>
          <w:tab w:val="left" w:pos="9618"/>
          <w:tab w:val="left" w:pos="9833"/>
          <w:tab w:val="left" w:pos="10296"/>
        </w:tabs>
        <w:spacing w:line="537" w:lineRule="exact"/>
        <w:ind w:left="289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4.1.2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Contribution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6</w:t>
      </w:r>
    </w:p>
    <w:p w14:paraId="3445A66B" w14:textId="77777777" w:rsidR="00AB2366" w:rsidRDefault="00C044CB">
      <w:pPr>
        <w:tabs>
          <w:tab w:val="left" w:pos="2890"/>
          <w:tab w:val="left" w:pos="7681"/>
          <w:tab w:val="left" w:pos="7897"/>
          <w:tab w:val="left" w:pos="8112"/>
          <w:tab w:val="left" w:pos="8327"/>
          <w:tab w:val="left" w:pos="8542"/>
          <w:tab w:val="left" w:pos="8757"/>
          <w:tab w:val="left" w:pos="8973"/>
          <w:tab w:val="left" w:pos="9188"/>
          <w:tab w:val="left" w:pos="9403"/>
          <w:tab w:val="left" w:pos="9618"/>
          <w:tab w:val="left" w:pos="9833"/>
          <w:tab w:val="left" w:pos="10296"/>
        </w:tabs>
        <w:spacing w:line="538" w:lineRule="exact"/>
        <w:ind w:left="223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4.2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Model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of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Traditional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UWB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Positioning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6</w:t>
      </w:r>
    </w:p>
    <w:p w14:paraId="6F0E14FC" w14:textId="77777777" w:rsidR="00AB2366" w:rsidRDefault="00C044CB">
      <w:pPr>
        <w:tabs>
          <w:tab w:val="left" w:pos="3808"/>
          <w:tab w:val="left" w:pos="6605"/>
          <w:tab w:val="left" w:pos="6821"/>
          <w:tab w:val="left" w:pos="7036"/>
          <w:tab w:val="left" w:pos="7251"/>
          <w:tab w:val="left" w:pos="7466"/>
          <w:tab w:val="left" w:pos="7681"/>
          <w:tab w:val="left" w:pos="7897"/>
          <w:tab w:val="left" w:pos="8112"/>
          <w:tab w:val="left" w:pos="8327"/>
          <w:tab w:val="left" w:pos="8542"/>
          <w:tab w:val="left" w:pos="8757"/>
          <w:tab w:val="left" w:pos="8973"/>
          <w:tab w:val="left" w:pos="9188"/>
          <w:tab w:val="left" w:pos="9403"/>
          <w:tab w:val="left" w:pos="9618"/>
          <w:tab w:val="left" w:pos="9833"/>
          <w:tab w:val="left" w:pos="10296"/>
        </w:tabs>
        <w:spacing w:line="537" w:lineRule="exact"/>
        <w:ind w:left="289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4.2.1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Compressive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Receivers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7</w:t>
      </w:r>
    </w:p>
    <w:p w14:paraId="0A47F7A5" w14:textId="77777777" w:rsidR="00AB2366" w:rsidRDefault="00C044CB">
      <w:pPr>
        <w:tabs>
          <w:tab w:val="left" w:pos="3808"/>
          <w:tab w:val="left" w:pos="7036"/>
          <w:tab w:val="left" w:pos="7251"/>
          <w:tab w:val="left" w:pos="7466"/>
          <w:tab w:val="left" w:pos="7681"/>
          <w:tab w:val="left" w:pos="7897"/>
          <w:tab w:val="left" w:pos="8112"/>
          <w:tab w:val="left" w:pos="8327"/>
          <w:tab w:val="left" w:pos="8542"/>
          <w:tab w:val="left" w:pos="8757"/>
          <w:tab w:val="left" w:pos="8973"/>
          <w:tab w:val="left" w:pos="9188"/>
          <w:tab w:val="left" w:pos="9403"/>
          <w:tab w:val="left" w:pos="9618"/>
          <w:tab w:val="left" w:pos="9833"/>
          <w:tab w:val="left" w:pos="10296"/>
        </w:tabs>
        <w:spacing w:line="537" w:lineRule="exact"/>
        <w:ind w:left="289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4.2.2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Compressive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Transmitters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8</w:t>
      </w:r>
    </w:p>
    <w:p w14:paraId="05F41E3B" w14:textId="77777777" w:rsidR="00AB2366" w:rsidRDefault="00C044CB">
      <w:pPr>
        <w:tabs>
          <w:tab w:val="left" w:pos="2890"/>
          <w:tab w:val="left" w:pos="10296"/>
        </w:tabs>
        <w:spacing w:line="537" w:lineRule="exact"/>
        <w:ind w:left="223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4.3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Proposed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Work: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Energy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Aware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Random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Mixing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Transmitters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9</w:t>
      </w:r>
    </w:p>
    <w:p w14:paraId="01387423" w14:textId="77777777" w:rsidR="00AB2366" w:rsidRDefault="00C044CB">
      <w:pPr>
        <w:tabs>
          <w:tab w:val="left" w:pos="3808"/>
          <w:tab w:val="left" w:pos="5530"/>
          <w:tab w:val="left" w:pos="5745"/>
          <w:tab w:val="left" w:pos="5960"/>
          <w:tab w:val="left" w:pos="6175"/>
          <w:tab w:val="left" w:pos="6390"/>
          <w:tab w:val="left" w:pos="6605"/>
          <w:tab w:val="left" w:pos="6821"/>
          <w:tab w:val="left" w:pos="7036"/>
          <w:tab w:val="left" w:pos="7251"/>
          <w:tab w:val="left" w:pos="7466"/>
          <w:tab w:val="left" w:pos="7681"/>
          <w:tab w:val="left" w:pos="7897"/>
          <w:tab w:val="left" w:pos="8112"/>
          <w:tab w:val="left" w:pos="8327"/>
          <w:tab w:val="left" w:pos="8542"/>
          <w:tab w:val="left" w:pos="8757"/>
          <w:tab w:val="left" w:pos="8973"/>
          <w:tab w:val="left" w:pos="9188"/>
          <w:tab w:val="left" w:pos="9403"/>
          <w:tab w:val="left" w:pos="9618"/>
          <w:tab w:val="left" w:pos="9833"/>
          <w:tab w:val="left" w:pos="10152"/>
        </w:tabs>
        <w:spacing w:line="537" w:lineRule="exact"/>
        <w:ind w:left="289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4.3.1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Introduction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10</w:t>
      </w:r>
    </w:p>
    <w:p w14:paraId="6DCC06C1" w14:textId="77777777" w:rsidR="00AB2366" w:rsidRDefault="00C044CB">
      <w:pPr>
        <w:tabs>
          <w:tab w:val="left" w:pos="3808"/>
          <w:tab w:val="left" w:pos="5745"/>
          <w:tab w:val="left" w:pos="5960"/>
          <w:tab w:val="left" w:pos="6175"/>
          <w:tab w:val="left" w:pos="6390"/>
          <w:tab w:val="left" w:pos="6605"/>
          <w:tab w:val="left" w:pos="6821"/>
          <w:tab w:val="left" w:pos="7036"/>
          <w:tab w:val="left" w:pos="7251"/>
          <w:tab w:val="left" w:pos="7466"/>
          <w:tab w:val="left" w:pos="7681"/>
          <w:tab w:val="left" w:pos="7897"/>
          <w:tab w:val="left" w:pos="8112"/>
          <w:tab w:val="left" w:pos="8327"/>
          <w:tab w:val="left" w:pos="8542"/>
          <w:tab w:val="left" w:pos="8757"/>
          <w:tab w:val="left" w:pos="8973"/>
          <w:tab w:val="left" w:pos="9188"/>
          <w:tab w:val="left" w:pos="9403"/>
          <w:tab w:val="left" w:pos="9618"/>
          <w:tab w:val="left" w:pos="9833"/>
          <w:tab w:val="left" w:pos="10152"/>
        </w:tabs>
        <w:spacing w:line="537" w:lineRule="exact"/>
        <w:ind w:left="289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4.3.2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System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Model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10</w:t>
      </w:r>
    </w:p>
    <w:p w14:paraId="472C021D" w14:textId="77777777" w:rsidR="00AB2366" w:rsidRDefault="00C044CB">
      <w:pPr>
        <w:tabs>
          <w:tab w:val="left" w:pos="3808"/>
          <w:tab w:val="left" w:pos="6175"/>
          <w:tab w:val="left" w:pos="6390"/>
          <w:tab w:val="left" w:pos="6605"/>
          <w:tab w:val="left" w:pos="6821"/>
          <w:tab w:val="left" w:pos="7036"/>
          <w:tab w:val="left" w:pos="7251"/>
          <w:tab w:val="left" w:pos="7466"/>
          <w:tab w:val="left" w:pos="7681"/>
          <w:tab w:val="left" w:pos="7897"/>
          <w:tab w:val="left" w:pos="8112"/>
          <w:tab w:val="left" w:pos="8327"/>
          <w:tab w:val="left" w:pos="8542"/>
          <w:tab w:val="left" w:pos="8757"/>
          <w:tab w:val="left" w:pos="8973"/>
          <w:tab w:val="left" w:pos="9188"/>
          <w:tab w:val="left" w:pos="9403"/>
          <w:tab w:val="left" w:pos="9618"/>
          <w:tab w:val="left" w:pos="9833"/>
          <w:tab w:val="left" w:pos="10153"/>
        </w:tabs>
        <w:spacing w:line="537" w:lineRule="exact"/>
        <w:ind w:left="289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4.3.3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Simulation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Results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11</w:t>
      </w:r>
    </w:p>
    <w:p w14:paraId="7E59FC68" w14:textId="77777777" w:rsidR="00AB2366" w:rsidRDefault="00AB2366">
      <w:pPr>
        <w:sectPr w:rsidR="00AB2366">
          <w:pgSz w:w="11905" w:h="16837"/>
          <w:pgMar w:top="0" w:right="0" w:bottom="0" w:left="0" w:header="0" w:footer="0" w:gutter="0"/>
          <w:cols w:space="720"/>
        </w:sectPr>
      </w:pPr>
    </w:p>
    <w:p w14:paraId="5D3514DF" w14:textId="77777777" w:rsidR="00AB2366" w:rsidRDefault="00AB2366">
      <w:pPr>
        <w:spacing w:line="200" w:lineRule="exact"/>
        <w:ind w:left="1799"/>
      </w:pPr>
    </w:p>
    <w:p w14:paraId="586E88D9" w14:textId="77777777" w:rsidR="00AB2366" w:rsidRDefault="00AB2366">
      <w:pPr>
        <w:spacing w:line="200" w:lineRule="exact"/>
        <w:ind w:left="1799"/>
      </w:pPr>
    </w:p>
    <w:p w14:paraId="2384E4DF" w14:textId="77777777" w:rsidR="00AB2366" w:rsidRDefault="00AB2366">
      <w:pPr>
        <w:spacing w:line="200" w:lineRule="exact"/>
        <w:ind w:left="1799"/>
      </w:pPr>
    </w:p>
    <w:p w14:paraId="3C4CF20A" w14:textId="77777777" w:rsidR="00AB2366" w:rsidRDefault="00AB2366">
      <w:pPr>
        <w:spacing w:line="200" w:lineRule="exact"/>
        <w:ind w:left="1799"/>
      </w:pPr>
    </w:p>
    <w:p w14:paraId="6EEE37DB" w14:textId="77777777" w:rsidR="00AB2366" w:rsidRDefault="00AB2366">
      <w:pPr>
        <w:spacing w:line="200" w:lineRule="exact"/>
        <w:ind w:left="1799"/>
      </w:pPr>
    </w:p>
    <w:p w14:paraId="43E1BEAD" w14:textId="77777777" w:rsidR="00AB2366" w:rsidRDefault="00AB2366">
      <w:pPr>
        <w:spacing w:line="200" w:lineRule="exact"/>
        <w:ind w:left="1799"/>
      </w:pPr>
    </w:p>
    <w:p w14:paraId="465CBEE6" w14:textId="77777777" w:rsidR="00AB2366" w:rsidRDefault="00AB2366">
      <w:pPr>
        <w:spacing w:line="200" w:lineRule="exact"/>
        <w:ind w:left="1799"/>
      </w:pPr>
    </w:p>
    <w:p w14:paraId="6F146567" w14:textId="77777777" w:rsidR="00AB2366" w:rsidRDefault="00AB2366">
      <w:pPr>
        <w:spacing w:line="200" w:lineRule="exact"/>
        <w:ind w:left="1799"/>
      </w:pPr>
    </w:p>
    <w:p w14:paraId="7C83172D" w14:textId="77777777" w:rsidR="00AB2366" w:rsidRDefault="00AB2366">
      <w:pPr>
        <w:spacing w:line="200" w:lineRule="exact"/>
        <w:ind w:left="1799"/>
      </w:pPr>
    </w:p>
    <w:p w14:paraId="4C1D15CE" w14:textId="77777777" w:rsidR="00AB2366" w:rsidRDefault="00AB2366">
      <w:pPr>
        <w:spacing w:line="200" w:lineRule="exact"/>
        <w:ind w:left="1799"/>
      </w:pPr>
    </w:p>
    <w:p w14:paraId="12DA4E70" w14:textId="77777777" w:rsidR="00AB2366" w:rsidRDefault="00AB2366">
      <w:pPr>
        <w:spacing w:line="200" w:lineRule="exact"/>
        <w:ind w:left="1799"/>
      </w:pPr>
    </w:p>
    <w:p w14:paraId="5BFFE6EB" w14:textId="77777777" w:rsidR="00AB2366" w:rsidRDefault="00AB2366">
      <w:pPr>
        <w:spacing w:line="200" w:lineRule="exact"/>
        <w:ind w:left="1799"/>
      </w:pPr>
    </w:p>
    <w:p w14:paraId="034AA31C" w14:textId="77777777" w:rsidR="00AB2366" w:rsidRDefault="00AB2366">
      <w:pPr>
        <w:spacing w:line="200" w:lineRule="exact"/>
        <w:ind w:left="1799"/>
      </w:pPr>
    </w:p>
    <w:p w14:paraId="61602590" w14:textId="77777777" w:rsidR="00AB2366" w:rsidRDefault="00AB2366">
      <w:pPr>
        <w:spacing w:line="271" w:lineRule="exact"/>
        <w:ind w:left="1799"/>
      </w:pPr>
    </w:p>
    <w:p w14:paraId="408DEE97" w14:textId="77777777" w:rsidR="00AB2366" w:rsidRDefault="00C044CB">
      <w:pPr>
        <w:tabs>
          <w:tab w:val="left" w:pos="2890"/>
          <w:tab w:val="left" w:pos="4454"/>
          <w:tab w:val="left" w:pos="4669"/>
          <w:tab w:val="left" w:pos="4884"/>
          <w:tab w:val="left" w:pos="5099"/>
          <w:tab w:val="left" w:pos="5314"/>
          <w:tab w:val="left" w:pos="5530"/>
          <w:tab w:val="left" w:pos="5745"/>
          <w:tab w:val="left" w:pos="5960"/>
          <w:tab w:val="left" w:pos="6175"/>
          <w:tab w:val="left" w:pos="6390"/>
          <w:tab w:val="left" w:pos="6605"/>
          <w:tab w:val="left" w:pos="6821"/>
          <w:tab w:val="left" w:pos="7036"/>
          <w:tab w:val="left" w:pos="7251"/>
          <w:tab w:val="left" w:pos="7466"/>
          <w:tab w:val="left" w:pos="7681"/>
          <w:tab w:val="left" w:pos="7897"/>
          <w:tab w:val="left" w:pos="8112"/>
          <w:tab w:val="left" w:pos="8327"/>
          <w:tab w:val="left" w:pos="8542"/>
          <w:tab w:val="left" w:pos="8757"/>
          <w:tab w:val="left" w:pos="8973"/>
          <w:tab w:val="left" w:pos="9188"/>
          <w:tab w:val="left" w:pos="9403"/>
          <w:tab w:val="left" w:pos="9618"/>
          <w:tab w:val="left" w:pos="9833"/>
          <w:tab w:val="left" w:pos="10153"/>
        </w:tabs>
        <w:spacing w:line="345" w:lineRule="exact"/>
        <w:ind w:left="2230"/>
      </w:pPr>
      <w:bookmarkStart w:id="5" w:name="PageMark6"/>
      <w:bookmarkEnd w:id="5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4.4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Conclusion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13</w:t>
      </w:r>
    </w:p>
    <w:p w14:paraId="2006E934" w14:textId="77777777" w:rsidR="00AB2366" w:rsidRDefault="00AB2366">
      <w:pPr>
        <w:spacing w:line="200" w:lineRule="exact"/>
        <w:ind w:left="1799"/>
      </w:pPr>
    </w:p>
    <w:p w14:paraId="442D3B45" w14:textId="77777777" w:rsidR="00AB2366" w:rsidRDefault="00AB2366">
      <w:pPr>
        <w:spacing w:line="268" w:lineRule="exact"/>
        <w:ind w:left="1799"/>
      </w:pPr>
    </w:p>
    <w:p w14:paraId="16479591" w14:textId="77777777" w:rsidR="00AB2366" w:rsidRDefault="00C044CB">
      <w:pPr>
        <w:tabs>
          <w:tab w:val="left" w:pos="2230"/>
          <w:tab w:val="left" w:pos="10153"/>
        </w:tabs>
        <w:spacing w:line="37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5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Wideband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Cognitive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Spectrum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Sensing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14</w:t>
      </w:r>
    </w:p>
    <w:p w14:paraId="5341AACD" w14:textId="77777777" w:rsidR="00AB2366" w:rsidRDefault="00C044CB">
      <w:pPr>
        <w:tabs>
          <w:tab w:val="left" w:pos="2890"/>
          <w:tab w:val="left" w:pos="4454"/>
          <w:tab w:val="left" w:pos="4669"/>
          <w:tab w:val="left" w:pos="4884"/>
          <w:tab w:val="left" w:pos="5099"/>
          <w:tab w:val="left" w:pos="5314"/>
          <w:tab w:val="left" w:pos="5530"/>
          <w:tab w:val="left" w:pos="5745"/>
          <w:tab w:val="left" w:pos="5960"/>
          <w:tab w:val="left" w:pos="6175"/>
          <w:tab w:val="left" w:pos="6390"/>
          <w:tab w:val="left" w:pos="6605"/>
          <w:tab w:val="left" w:pos="6821"/>
          <w:tab w:val="left" w:pos="7036"/>
          <w:tab w:val="left" w:pos="7251"/>
          <w:tab w:val="left" w:pos="7466"/>
          <w:tab w:val="left" w:pos="7681"/>
          <w:tab w:val="left" w:pos="7897"/>
          <w:tab w:val="left" w:pos="8112"/>
          <w:tab w:val="left" w:pos="8327"/>
          <w:tab w:val="left" w:pos="8542"/>
          <w:tab w:val="left" w:pos="8757"/>
          <w:tab w:val="left" w:pos="8973"/>
          <w:tab w:val="left" w:pos="9188"/>
          <w:tab w:val="left" w:pos="9403"/>
          <w:tab w:val="left" w:pos="9618"/>
          <w:tab w:val="left" w:pos="9833"/>
          <w:tab w:val="left" w:pos="10153"/>
        </w:tabs>
        <w:spacing w:line="520" w:lineRule="exact"/>
        <w:ind w:left="223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5.1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Introduction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14</w:t>
      </w:r>
    </w:p>
    <w:p w14:paraId="19424D1F" w14:textId="77777777" w:rsidR="00AB2366" w:rsidRDefault="00C044CB">
      <w:pPr>
        <w:tabs>
          <w:tab w:val="left" w:pos="2890"/>
          <w:tab w:val="left" w:pos="8327"/>
          <w:tab w:val="left" w:pos="8542"/>
          <w:tab w:val="left" w:pos="8757"/>
          <w:tab w:val="left" w:pos="8973"/>
          <w:tab w:val="left" w:pos="9188"/>
          <w:tab w:val="left" w:pos="9403"/>
          <w:tab w:val="left" w:pos="9618"/>
          <w:tab w:val="left" w:pos="9833"/>
          <w:tab w:val="left" w:pos="10153"/>
        </w:tabs>
        <w:spacing w:line="537" w:lineRule="exact"/>
        <w:ind w:left="223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5.2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Hypothesis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Test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Model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for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Spectrum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Sensing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16</w:t>
      </w:r>
    </w:p>
    <w:p w14:paraId="1F955F27" w14:textId="77777777" w:rsidR="00AB2366" w:rsidRDefault="00C044CB">
      <w:pPr>
        <w:tabs>
          <w:tab w:val="left" w:pos="2890"/>
          <w:tab w:val="left" w:pos="6605"/>
          <w:tab w:val="left" w:pos="6821"/>
          <w:tab w:val="left" w:pos="7036"/>
          <w:tab w:val="left" w:pos="7251"/>
          <w:tab w:val="left" w:pos="7466"/>
          <w:tab w:val="left" w:pos="7681"/>
          <w:tab w:val="left" w:pos="7897"/>
          <w:tab w:val="left" w:pos="8112"/>
          <w:tab w:val="left" w:pos="8327"/>
          <w:tab w:val="left" w:pos="8542"/>
          <w:tab w:val="left" w:pos="8757"/>
          <w:tab w:val="left" w:pos="8973"/>
          <w:tab w:val="left" w:pos="9188"/>
          <w:tab w:val="left" w:pos="9403"/>
          <w:tab w:val="left" w:pos="9618"/>
          <w:tab w:val="left" w:pos="9833"/>
          <w:tab w:val="left" w:pos="10153"/>
        </w:tabs>
        <w:spacing w:line="537" w:lineRule="exact"/>
        <w:ind w:left="223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5.3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Traditional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Detection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Method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16</w:t>
      </w:r>
    </w:p>
    <w:p w14:paraId="40701A2F" w14:textId="77777777" w:rsidR="00AB2366" w:rsidRDefault="00C044CB">
      <w:pPr>
        <w:tabs>
          <w:tab w:val="left" w:pos="3808"/>
          <w:tab w:val="left" w:pos="6605"/>
          <w:tab w:val="left" w:pos="6821"/>
          <w:tab w:val="left" w:pos="7036"/>
          <w:tab w:val="left" w:pos="7251"/>
          <w:tab w:val="left" w:pos="7466"/>
          <w:tab w:val="left" w:pos="7681"/>
          <w:tab w:val="left" w:pos="7897"/>
          <w:tab w:val="left" w:pos="8112"/>
          <w:tab w:val="left" w:pos="8327"/>
          <w:tab w:val="left" w:pos="8542"/>
          <w:tab w:val="left" w:pos="8757"/>
          <w:tab w:val="left" w:pos="8973"/>
          <w:tab w:val="left" w:pos="9188"/>
          <w:tab w:val="left" w:pos="9403"/>
          <w:tab w:val="left" w:pos="9618"/>
          <w:tab w:val="left" w:pos="9833"/>
          <w:tab w:val="left" w:pos="10152"/>
        </w:tabs>
        <w:spacing w:line="537" w:lineRule="exact"/>
        <w:ind w:left="289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5.3.1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Narrowband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Detection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16</w:t>
      </w:r>
    </w:p>
    <w:p w14:paraId="27A94DB3" w14:textId="77777777" w:rsidR="00AB2366" w:rsidRDefault="00C044CB">
      <w:pPr>
        <w:tabs>
          <w:tab w:val="left" w:pos="3808"/>
          <w:tab w:val="left" w:pos="7466"/>
          <w:tab w:val="left" w:pos="7681"/>
          <w:tab w:val="left" w:pos="7897"/>
          <w:tab w:val="left" w:pos="8112"/>
          <w:tab w:val="left" w:pos="8327"/>
          <w:tab w:val="left" w:pos="8542"/>
          <w:tab w:val="left" w:pos="8757"/>
          <w:tab w:val="left" w:pos="8973"/>
          <w:tab w:val="left" w:pos="9188"/>
          <w:tab w:val="left" w:pos="9403"/>
          <w:tab w:val="left" w:pos="9618"/>
          <w:tab w:val="left" w:pos="9833"/>
          <w:tab w:val="left" w:pos="10152"/>
        </w:tabs>
        <w:spacing w:line="537" w:lineRule="exact"/>
        <w:ind w:left="289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5.3.2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Nyquist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Wideband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Detection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18</w:t>
      </w:r>
    </w:p>
    <w:p w14:paraId="25169097" w14:textId="77777777" w:rsidR="00AB2366" w:rsidRDefault="00C044CB">
      <w:pPr>
        <w:tabs>
          <w:tab w:val="left" w:pos="2890"/>
          <w:tab w:val="left" w:pos="7036"/>
          <w:tab w:val="left" w:pos="7251"/>
          <w:tab w:val="left" w:pos="7466"/>
          <w:tab w:val="left" w:pos="7681"/>
          <w:tab w:val="left" w:pos="7897"/>
          <w:tab w:val="left" w:pos="8112"/>
          <w:tab w:val="left" w:pos="8327"/>
          <w:tab w:val="left" w:pos="8542"/>
          <w:tab w:val="left" w:pos="8757"/>
          <w:tab w:val="left" w:pos="8973"/>
          <w:tab w:val="left" w:pos="9188"/>
          <w:tab w:val="left" w:pos="9403"/>
          <w:tab w:val="left" w:pos="9618"/>
          <w:tab w:val="left" w:pos="9833"/>
          <w:tab w:val="left" w:pos="10153"/>
        </w:tabs>
        <w:spacing w:line="537" w:lineRule="exact"/>
        <w:ind w:left="223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5.4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Sub-Nyquist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Wideband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Detection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20</w:t>
      </w:r>
    </w:p>
    <w:p w14:paraId="6DB5AC0C" w14:textId="77777777" w:rsidR="00AB2366" w:rsidRDefault="00C044CB">
      <w:pPr>
        <w:tabs>
          <w:tab w:val="left" w:pos="2890"/>
          <w:tab w:val="left" w:pos="6390"/>
          <w:tab w:val="left" w:pos="6605"/>
          <w:tab w:val="left" w:pos="6821"/>
          <w:tab w:val="left" w:pos="7036"/>
          <w:tab w:val="left" w:pos="7251"/>
          <w:tab w:val="left" w:pos="7466"/>
          <w:tab w:val="left" w:pos="7681"/>
          <w:tab w:val="left" w:pos="7897"/>
          <w:tab w:val="left" w:pos="8112"/>
          <w:tab w:val="left" w:pos="8327"/>
          <w:tab w:val="left" w:pos="8542"/>
          <w:tab w:val="left" w:pos="8757"/>
          <w:tab w:val="left" w:pos="8973"/>
          <w:tab w:val="left" w:pos="9188"/>
          <w:tab w:val="left" w:pos="9403"/>
          <w:tab w:val="left" w:pos="9618"/>
          <w:tab w:val="left" w:pos="9833"/>
          <w:tab w:val="left" w:pos="10153"/>
        </w:tabs>
        <w:spacing w:line="537" w:lineRule="exact"/>
        <w:ind w:left="223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5.5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CS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based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Detection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Method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21</w:t>
      </w:r>
    </w:p>
    <w:p w14:paraId="6D96353A" w14:textId="77777777" w:rsidR="00AB2366" w:rsidRDefault="00C044CB">
      <w:pPr>
        <w:tabs>
          <w:tab w:val="left" w:pos="3808"/>
          <w:tab w:val="left" w:pos="9403"/>
          <w:tab w:val="left" w:pos="9618"/>
          <w:tab w:val="left" w:pos="9833"/>
          <w:tab w:val="left" w:pos="10152"/>
        </w:tabs>
        <w:spacing w:line="537" w:lineRule="exact"/>
        <w:ind w:left="289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5.5.1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Introduction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to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Compressive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Spectrum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Sensing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21</w:t>
      </w:r>
    </w:p>
    <w:p w14:paraId="3684EF6D" w14:textId="77777777" w:rsidR="00AB2366" w:rsidRDefault="00C044CB">
      <w:pPr>
        <w:tabs>
          <w:tab w:val="left" w:pos="3808"/>
          <w:tab w:val="left" w:pos="7897"/>
          <w:tab w:val="left" w:pos="8112"/>
          <w:tab w:val="left" w:pos="8327"/>
          <w:tab w:val="left" w:pos="8542"/>
          <w:tab w:val="left" w:pos="8757"/>
          <w:tab w:val="left" w:pos="8973"/>
          <w:tab w:val="left" w:pos="9188"/>
          <w:tab w:val="left" w:pos="9403"/>
          <w:tab w:val="left" w:pos="9618"/>
          <w:tab w:val="left" w:pos="9833"/>
          <w:tab w:val="left" w:pos="10153"/>
        </w:tabs>
        <w:spacing w:line="537" w:lineRule="exact"/>
        <w:ind w:left="289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5.5.2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Compressive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Detectors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Overview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22</w:t>
      </w:r>
    </w:p>
    <w:p w14:paraId="24E1FE18" w14:textId="77777777" w:rsidR="00AB2366" w:rsidRDefault="00C044CB">
      <w:pPr>
        <w:tabs>
          <w:tab w:val="left" w:pos="3808"/>
          <w:tab w:val="left" w:pos="9618"/>
          <w:tab w:val="left" w:pos="9833"/>
          <w:tab w:val="left" w:pos="10153"/>
        </w:tabs>
        <w:spacing w:line="537" w:lineRule="exact"/>
        <w:ind w:left="289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5.5.3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An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Instance: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CS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based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Cognitive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Radar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System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23</w:t>
      </w:r>
    </w:p>
    <w:p w14:paraId="0CDD9BDD" w14:textId="77777777" w:rsidR="00AB2366" w:rsidRDefault="00C044CB">
      <w:pPr>
        <w:tabs>
          <w:tab w:val="left" w:pos="2890"/>
          <w:tab w:val="left" w:pos="6175"/>
          <w:tab w:val="left" w:pos="6390"/>
          <w:tab w:val="left" w:pos="6605"/>
          <w:tab w:val="left" w:pos="6821"/>
          <w:tab w:val="left" w:pos="7036"/>
          <w:tab w:val="left" w:pos="7251"/>
          <w:tab w:val="left" w:pos="7466"/>
          <w:tab w:val="left" w:pos="7681"/>
          <w:tab w:val="left" w:pos="7897"/>
          <w:tab w:val="left" w:pos="8112"/>
          <w:tab w:val="left" w:pos="8327"/>
          <w:tab w:val="left" w:pos="8542"/>
          <w:tab w:val="left" w:pos="8757"/>
          <w:tab w:val="left" w:pos="8973"/>
          <w:tab w:val="left" w:pos="9188"/>
          <w:tab w:val="left" w:pos="9403"/>
          <w:tab w:val="left" w:pos="9618"/>
          <w:tab w:val="left" w:pos="9833"/>
          <w:tab w:val="left" w:pos="10153"/>
        </w:tabs>
        <w:spacing w:line="537" w:lineRule="exact"/>
        <w:ind w:left="223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5.6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Challenges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and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Discussion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25</w:t>
      </w:r>
    </w:p>
    <w:p w14:paraId="2CB12928" w14:textId="77777777" w:rsidR="00AB2366" w:rsidRDefault="00C044CB">
      <w:pPr>
        <w:tabs>
          <w:tab w:val="left" w:pos="3808"/>
          <w:tab w:val="left" w:pos="7251"/>
          <w:tab w:val="left" w:pos="7466"/>
          <w:tab w:val="left" w:pos="7681"/>
          <w:tab w:val="left" w:pos="7897"/>
          <w:tab w:val="left" w:pos="8112"/>
          <w:tab w:val="left" w:pos="8327"/>
          <w:tab w:val="left" w:pos="8542"/>
          <w:tab w:val="left" w:pos="8757"/>
          <w:tab w:val="left" w:pos="8973"/>
          <w:tab w:val="left" w:pos="9188"/>
          <w:tab w:val="left" w:pos="9403"/>
          <w:tab w:val="left" w:pos="9618"/>
          <w:tab w:val="left" w:pos="9833"/>
          <w:tab w:val="left" w:pos="10153"/>
        </w:tabs>
        <w:spacing w:line="537" w:lineRule="exact"/>
        <w:ind w:left="289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5.6.1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Long-Time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Feedback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Delay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25</w:t>
      </w:r>
    </w:p>
    <w:p w14:paraId="23849C07" w14:textId="77777777" w:rsidR="00AB2366" w:rsidRDefault="00C044CB">
      <w:pPr>
        <w:tabs>
          <w:tab w:val="left" w:pos="3808"/>
          <w:tab w:val="left" w:pos="8973"/>
          <w:tab w:val="left" w:pos="9188"/>
          <w:tab w:val="left" w:pos="9403"/>
          <w:tab w:val="left" w:pos="9618"/>
          <w:tab w:val="left" w:pos="9833"/>
          <w:tab w:val="left" w:pos="10153"/>
        </w:tabs>
        <w:spacing w:line="537" w:lineRule="exact"/>
        <w:ind w:left="289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5.6.2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Mismatch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for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Traditional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Signal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Processing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25</w:t>
      </w:r>
    </w:p>
    <w:p w14:paraId="316290BC" w14:textId="77777777" w:rsidR="00AB2366" w:rsidRDefault="00C044CB">
      <w:pPr>
        <w:tabs>
          <w:tab w:val="left" w:pos="3808"/>
          <w:tab w:val="left" w:pos="6175"/>
          <w:tab w:val="left" w:pos="6390"/>
          <w:tab w:val="left" w:pos="6605"/>
          <w:tab w:val="left" w:pos="6821"/>
          <w:tab w:val="left" w:pos="7036"/>
          <w:tab w:val="left" w:pos="7251"/>
          <w:tab w:val="left" w:pos="7466"/>
          <w:tab w:val="left" w:pos="7681"/>
          <w:tab w:val="left" w:pos="7897"/>
          <w:tab w:val="left" w:pos="8112"/>
          <w:tab w:val="left" w:pos="8327"/>
          <w:tab w:val="left" w:pos="8542"/>
          <w:tab w:val="left" w:pos="8757"/>
          <w:tab w:val="left" w:pos="8973"/>
          <w:tab w:val="left" w:pos="9188"/>
          <w:tab w:val="left" w:pos="9403"/>
          <w:tab w:val="left" w:pos="9618"/>
          <w:tab w:val="left" w:pos="9833"/>
          <w:tab w:val="left" w:pos="10152"/>
        </w:tabs>
        <w:spacing w:line="537" w:lineRule="exact"/>
        <w:ind w:left="289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5.6.3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High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Energy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Cost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25</w:t>
      </w:r>
    </w:p>
    <w:p w14:paraId="2D574E1F" w14:textId="77777777" w:rsidR="00AB2366" w:rsidRDefault="00C044CB">
      <w:pPr>
        <w:tabs>
          <w:tab w:val="left" w:pos="2890"/>
          <w:tab w:val="left" w:pos="4454"/>
          <w:tab w:val="left" w:pos="4669"/>
          <w:tab w:val="left" w:pos="4884"/>
          <w:tab w:val="left" w:pos="5099"/>
          <w:tab w:val="left" w:pos="5314"/>
          <w:tab w:val="left" w:pos="5530"/>
          <w:tab w:val="left" w:pos="5745"/>
          <w:tab w:val="left" w:pos="5960"/>
          <w:tab w:val="left" w:pos="6175"/>
          <w:tab w:val="left" w:pos="6390"/>
          <w:tab w:val="left" w:pos="6605"/>
          <w:tab w:val="left" w:pos="6821"/>
          <w:tab w:val="left" w:pos="7036"/>
          <w:tab w:val="left" w:pos="7251"/>
          <w:tab w:val="left" w:pos="7466"/>
          <w:tab w:val="left" w:pos="7681"/>
          <w:tab w:val="left" w:pos="7897"/>
          <w:tab w:val="left" w:pos="8112"/>
          <w:tab w:val="left" w:pos="8327"/>
          <w:tab w:val="left" w:pos="8542"/>
          <w:tab w:val="left" w:pos="8757"/>
          <w:tab w:val="left" w:pos="8973"/>
          <w:tab w:val="left" w:pos="9188"/>
          <w:tab w:val="left" w:pos="9403"/>
          <w:tab w:val="left" w:pos="9618"/>
          <w:tab w:val="left" w:pos="9833"/>
          <w:tab w:val="left" w:pos="10153"/>
        </w:tabs>
        <w:spacing w:line="537" w:lineRule="exact"/>
        <w:ind w:left="223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5.7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Conclusion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26</w:t>
      </w:r>
    </w:p>
    <w:p w14:paraId="095CBC3A" w14:textId="77777777" w:rsidR="00AB2366" w:rsidRDefault="00AB2366">
      <w:pPr>
        <w:spacing w:line="200" w:lineRule="exact"/>
        <w:ind w:left="1799"/>
      </w:pPr>
    </w:p>
    <w:p w14:paraId="45ADC30E" w14:textId="77777777" w:rsidR="00AB2366" w:rsidRDefault="00AB2366">
      <w:pPr>
        <w:spacing w:line="268" w:lineRule="exact"/>
        <w:ind w:left="1799"/>
      </w:pPr>
    </w:p>
    <w:p w14:paraId="3620BC97" w14:textId="77777777" w:rsidR="00AB2366" w:rsidRDefault="00C044CB">
      <w:pPr>
        <w:tabs>
          <w:tab w:val="left" w:pos="2230"/>
          <w:tab w:val="left" w:pos="10153"/>
        </w:tabs>
        <w:spacing w:line="373" w:lineRule="exact"/>
        <w:ind w:left="1799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6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Future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Work: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Novel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Signal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Processing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for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CS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Spectrum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Sensing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27</w:t>
      </w:r>
    </w:p>
    <w:p w14:paraId="20EFB1CB" w14:textId="77777777" w:rsidR="00AB2366" w:rsidRDefault="00C044CB">
      <w:pPr>
        <w:tabs>
          <w:tab w:val="left" w:pos="2890"/>
          <w:tab w:val="left" w:pos="5314"/>
          <w:tab w:val="left" w:pos="5530"/>
          <w:tab w:val="left" w:pos="5745"/>
          <w:tab w:val="left" w:pos="5960"/>
          <w:tab w:val="left" w:pos="6175"/>
          <w:tab w:val="left" w:pos="6390"/>
          <w:tab w:val="left" w:pos="6605"/>
          <w:tab w:val="left" w:pos="6821"/>
          <w:tab w:val="left" w:pos="7036"/>
          <w:tab w:val="left" w:pos="7251"/>
          <w:tab w:val="left" w:pos="7466"/>
          <w:tab w:val="left" w:pos="7681"/>
          <w:tab w:val="left" w:pos="7897"/>
          <w:tab w:val="left" w:pos="8112"/>
          <w:tab w:val="left" w:pos="8327"/>
          <w:tab w:val="left" w:pos="8542"/>
          <w:tab w:val="left" w:pos="8757"/>
          <w:tab w:val="left" w:pos="8973"/>
          <w:tab w:val="left" w:pos="9188"/>
          <w:tab w:val="left" w:pos="9403"/>
          <w:tab w:val="left" w:pos="9618"/>
          <w:tab w:val="left" w:pos="9833"/>
          <w:tab w:val="left" w:pos="10153"/>
        </w:tabs>
        <w:spacing w:line="520" w:lineRule="exact"/>
        <w:ind w:left="223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6.1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Introduction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to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CSP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27</w:t>
      </w:r>
    </w:p>
    <w:p w14:paraId="2684706B" w14:textId="77777777" w:rsidR="00AB2366" w:rsidRDefault="00C044CB">
      <w:pPr>
        <w:tabs>
          <w:tab w:val="left" w:pos="3808"/>
          <w:tab w:val="left" w:pos="6175"/>
          <w:tab w:val="left" w:pos="6390"/>
          <w:tab w:val="left" w:pos="6605"/>
          <w:tab w:val="left" w:pos="6821"/>
          <w:tab w:val="left" w:pos="7036"/>
          <w:tab w:val="left" w:pos="7251"/>
          <w:tab w:val="left" w:pos="7466"/>
          <w:tab w:val="left" w:pos="7681"/>
          <w:tab w:val="left" w:pos="7897"/>
          <w:tab w:val="left" w:pos="8112"/>
          <w:tab w:val="left" w:pos="8327"/>
          <w:tab w:val="left" w:pos="8542"/>
          <w:tab w:val="left" w:pos="8757"/>
          <w:tab w:val="left" w:pos="8973"/>
          <w:tab w:val="left" w:pos="9188"/>
          <w:tab w:val="left" w:pos="9403"/>
          <w:tab w:val="left" w:pos="9618"/>
          <w:tab w:val="left" w:pos="9833"/>
          <w:tab w:val="left" w:pos="10153"/>
        </w:tabs>
        <w:spacing w:line="537" w:lineRule="exact"/>
        <w:ind w:left="289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6.1.1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Literature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Review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28</w:t>
      </w:r>
    </w:p>
    <w:p w14:paraId="41D99123" w14:textId="77777777" w:rsidR="00AB2366" w:rsidRDefault="00C044CB">
      <w:pPr>
        <w:tabs>
          <w:tab w:val="left" w:pos="3808"/>
          <w:tab w:val="left" w:pos="6175"/>
          <w:tab w:val="left" w:pos="6390"/>
          <w:tab w:val="left" w:pos="6605"/>
          <w:tab w:val="left" w:pos="6821"/>
          <w:tab w:val="left" w:pos="7036"/>
          <w:tab w:val="left" w:pos="7251"/>
          <w:tab w:val="left" w:pos="7466"/>
          <w:tab w:val="left" w:pos="7681"/>
          <w:tab w:val="left" w:pos="7897"/>
          <w:tab w:val="left" w:pos="8112"/>
          <w:tab w:val="left" w:pos="8327"/>
          <w:tab w:val="left" w:pos="8542"/>
          <w:tab w:val="left" w:pos="8757"/>
          <w:tab w:val="left" w:pos="8973"/>
          <w:tab w:val="left" w:pos="9188"/>
          <w:tab w:val="left" w:pos="9403"/>
          <w:tab w:val="left" w:pos="9618"/>
          <w:tab w:val="left" w:pos="9833"/>
          <w:tab w:val="left" w:pos="10152"/>
        </w:tabs>
        <w:spacing w:line="537" w:lineRule="exact"/>
        <w:ind w:left="289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6.1.2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Proposed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Research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28</w:t>
      </w:r>
    </w:p>
    <w:p w14:paraId="52A1C481" w14:textId="77777777" w:rsidR="00AB2366" w:rsidRDefault="00AB2366">
      <w:pPr>
        <w:sectPr w:rsidR="00AB2366">
          <w:pgSz w:w="11905" w:h="16837"/>
          <w:pgMar w:top="0" w:right="0" w:bottom="0" w:left="0" w:header="0" w:footer="0" w:gutter="0"/>
          <w:cols w:space="720"/>
        </w:sectPr>
      </w:pPr>
    </w:p>
    <w:p w14:paraId="22FC6C12" w14:textId="77777777" w:rsidR="00AB2366" w:rsidRDefault="00AB2366">
      <w:pPr>
        <w:spacing w:line="200" w:lineRule="exact"/>
        <w:ind w:left="2230"/>
      </w:pPr>
    </w:p>
    <w:p w14:paraId="48CAB4E6" w14:textId="77777777" w:rsidR="00AB2366" w:rsidRDefault="00AB2366">
      <w:pPr>
        <w:spacing w:line="200" w:lineRule="exact"/>
        <w:ind w:left="2230"/>
      </w:pPr>
    </w:p>
    <w:p w14:paraId="238AA489" w14:textId="77777777" w:rsidR="00AB2366" w:rsidRDefault="00AB2366">
      <w:pPr>
        <w:spacing w:line="200" w:lineRule="exact"/>
        <w:ind w:left="2230"/>
      </w:pPr>
    </w:p>
    <w:p w14:paraId="18D6F277" w14:textId="77777777" w:rsidR="00AB2366" w:rsidRDefault="00AB2366">
      <w:pPr>
        <w:spacing w:line="200" w:lineRule="exact"/>
        <w:ind w:left="2230"/>
      </w:pPr>
    </w:p>
    <w:p w14:paraId="092078C7" w14:textId="77777777" w:rsidR="00AB2366" w:rsidRDefault="00AB2366">
      <w:pPr>
        <w:spacing w:line="200" w:lineRule="exact"/>
        <w:ind w:left="2230"/>
      </w:pPr>
    </w:p>
    <w:p w14:paraId="3DC630F3" w14:textId="77777777" w:rsidR="00AB2366" w:rsidRDefault="00AB2366">
      <w:pPr>
        <w:spacing w:line="200" w:lineRule="exact"/>
        <w:ind w:left="2230"/>
      </w:pPr>
    </w:p>
    <w:p w14:paraId="7750BF21" w14:textId="77777777" w:rsidR="00AB2366" w:rsidRDefault="00AB2366">
      <w:pPr>
        <w:spacing w:line="200" w:lineRule="exact"/>
        <w:ind w:left="2230"/>
      </w:pPr>
    </w:p>
    <w:p w14:paraId="6FC1418F" w14:textId="77777777" w:rsidR="00AB2366" w:rsidRDefault="00AB2366">
      <w:pPr>
        <w:spacing w:line="200" w:lineRule="exact"/>
        <w:ind w:left="2230"/>
      </w:pPr>
    </w:p>
    <w:p w14:paraId="63FCEC6E" w14:textId="77777777" w:rsidR="00AB2366" w:rsidRDefault="00AB2366">
      <w:pPr>
        <w:spacing w:line="200" w:lineRule="exact"/>
        <w:ind w:left="2230"/>
      </w:pPr>
    </w:p>
    <w:p w14:paraId="79071DEF" w14:textId="77777777" w:rsidR="00AB2366" w:rsidRDefault="00AB2366">
      <w:pPr>
        <w:spacing w:line="200" w:lineRule="exact"/>
        <w:ind w:left="2230"/>
      </w:pPr>
    </w:p>
    <w:p w14:paraId="21146232" w14:textId="77777777" w:rsidR="00AB2366" w:rsidRDefault="00AB2366">
      <w:pPr>
        <w:spacing w:line="200" w:lineRule="exact"/>
        <w:ind w:left="2230"/>
      </w:pPr>
    </w:p>
    <w:p w14:paraId="2607E21F" w14:textId="77777777" w:rsidR="00AB2366" w:rsidRDefault="00AB2366">
      <w:pPr>
        <w:spacing w:line="200" w:lineRule="exact"/>
        <w:ind w:left="2230"/>
      </w:pPr>
    </w:p>
    <w:p w14:paraId="177A7D74" w14:textId="77777777" w:rsidR="00AB2366" w:rsidRDefault="00AB2366">
      <w:pPr>
        <w:spacing w:line="200" w:lineRule="exact"/>
        <w:ind w:left="2230"/>
      </w:pPr>
    </w:p>
    <w:p w14:paraId="512B9BD6" w14:textId="77777777" w:rsidR="00AB2366" w:rsidRDefault="00AB2366">
      <w:pPr>
        <w:spacing w:line="271" w:lineRule="exact"/>
        <w:ind w:left="2230"/>
      </w:pPr>
    </w:p>
    <w:p w14:paraId="110652A3" w14:textId="77777777" w:rsidR="00AB2366" w:rsidRDefault="00C044CB">
      <w:pPr>
        <w:tabs>
          <w:tab w:val="left" w:pos="2890"/>
          <w:tab w:val="left" w:pos="8757"/>
          <w:tab w:val="left" w:pos="8973"/>
          <w:tab w:val="left" w:pos="9188"/>
          <w:tab w:val="left" w:pos="9403"/>
          <w:tab w:val="left" w:pos="9618"/>
          <w:tab w:val="left" w:pos="9833"/>
          <w:tab w:val="left" w:pos="10153"/>
        </w:tabs>
        <w:spacing w:line="345" w:lineRule="exact"/>
        <w:ind w:left="2230"/>
      </w:pPr>
      <w:bookmarkStart w:id="6" w:name="PageMark7"/>
      <w:bookmarkEnd w:id="6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6.2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Potential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CSP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Applications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In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Spectrum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Sensing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29</w:t>
      </w:r>
    </w:p>
    <w:p w14:paraId="3A9CEE4A" w14:textId="77777777" w:rsidR="00AB2366" w:rsidRDefault="00C044CB">
      <w:pPr>
        <w:tabs>
          <w:tab w:val="left" w:pos="3808"/>
          <w:tab w:val="left" w:pos="6390"/>
          <w:tab w:val="left" w:pos="6605"/>
          <w:tab w:val="left" w:pos="6821"/>
          <w:tab w:val="left" w:pos="7036"/>
          <w:tab w:val="left" w:pos="7251"/>
          <w:tab w:val="left" w:pos="7466"/>
          <w:tab w:val="left" w:pos="7681"/>
          <w:tab w:val="left" w:pos="7897"/>
          <w:tab w:val="left" w:pos="8112"/>
          <w:tab w:val="left" w:pos="8327"/>
          <w:tab w:val="left" w:pos="8542"/>
          <w:tab w:val="left" w:pos="8757"/>
          <w:tab w:val="left" w:pos="8973"/>
          <w:tab w:val="left" w:pos="9188"/>
          <w:tab w:val="left" w:pos="9403"/>
          <w:tab w:val="left" w:pos="9618"/>
          <w:tab w:val="left" w:pos="9833"/>
          <w:tab w:val="left" w:pos="10152"/>
        </w:tabs>
        <w:spacing w:line="537" w:lineRule="exact"/>
        <w:ind w:left="289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6.2.1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CSP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based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Filtering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29</w:t>
      </w:r>
    </w:p>
    <w:p w14:paraId="316E53C4" w14:textId="77777777" w:rsidR="00AB2366" w:rsidRDefault="00C044CB">
      <w:pPr>
        <w:tabs>
          <w:tab w:val="left" w:pos="3808"/>
          <w:tab w:val="left" w:pos="6390"/>
          <w:tab w:val="left" w:pos="6605"/>
          <w:tab w:val="left" w:pos="6821"/>
          <w:tab w:val="left" w:pos="7036"/>
          <w:tab w:val="left" w:pos="7251"/>
          <w:tab w:val="left" w:pos="7466"/>
          <w:tab w:val="left" w:pos="7681"/>
          <w:tab w:val="left" w:pos="7897"/>
          <w:tab w:val="left" w:pos="8112"/>
          <w:tab w:val="left" w:pos="8327"/>
          <w:tab w:val="left" w:pos="8542"/>
          <w:tab w:val="left" w:pos="8757"/>
          <w:tab w:val="left" w:pos="8973"/>
          <w:tab w:val="left" w:pos="9188"/>
          <w:tab w:val="left" w:pos="9403"/>
          <w:tab w:val="left" w:pos="9618"/>
          <w:tab w:val="left" w:pos="9833"/>
          <w:tab w:val="left" w:pos="10152"/>
        </w:tabs>
        <w:spacing w:line="537" w:lineRule="exact"/>
        <w:ind w:left="289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6.2.2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CSP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based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Detection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31</w:t>
      </w:r>
    </w:p>
    <w:p w14:paraId="70905998" w14:textId="77777777" w:rsidR="00AB2366" w:rsidRDefault="00C044CB">
      <w:pPr>
        <w:tabs>
          <w:tab w:val="left" w:pos="3808"/>
          <w:tab w:val="left" w:pos="6605"/>
          <w:tab w:val="left" w:pos="6821"/>
          <w:tab w:val="left" w:pos="7036"/>
          <w:tab w:val="left" w:pos="7251"/>
          <w:tab w:val="left" w:pos="7466"/>
          <w:tab w:val="left" w:pos="7681"/>
          <w:tab w:val="left" w:pos="7897"/>
          <w:tab w:val="left" w:pos="8112"/>
          <w:tab w:val="left" w:pos="8327"/>
          <w:tab w:val="left" w:pos="8542"/>
          <w:tab w:val="left" w:pos="8757"/>
          <w:tab w:val="left" w:pos="8973"/>
          <w:tab w:val="left" w:pos="9188"/>
          <w:tab w:val="left" w:pos="9403"/>
          <w:tab w:val="left" w:pos="9618"/>
          <w:tab w:val="left" w:pos="9833"/>
          <w:tab w:val="left" w:pos="10152"/>
        </w:tabs>
        <w:spacing w:line="538" w:lineRule="exact"/>
        <w:ind w:left="289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6.2.3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CSP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based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Estimation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32</w:t>
      </w:r>
    </w:p>
    <w:p w14:paraId="6CCA22CA" w14:textId="77777777" w:rsidR="00AB2366" w:rsidRDefault="00C044CB">
      <w:pPr>
        <w:tabs>
          <w:tab w:val="left" w:pos="3808"/>
          <w:tab w:val="left" w:pos="9403"/>
          <w:tab w:val="left" w:pos="9618"/>
          <w:tab w:val="left" w:pos="9833"/>
          <w:tab w:val="left" w:pos="10153"/>
        </w:tabs>
        <w:spacing w:line="537" w:lineRule="exact"/>
        <w:ind w:left="289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6.2.4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Other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Related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Wideband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Processing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with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CSP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34</w:t>
      </w:r>
    </w:p>
    <w:p w14:paraId="21A581EA" w14:textId="77777777" w:rsidR="00AB2366" w:rsidRDefault="00C044CB">
      <w:pPr>
        <w:tabs>
          <w:tab w:val="left" w:pos="2890"/>
          <w:tab w:val="left" w:pos="4454"/>
          <w:tab w:val="left" w:pos="4669"/>
          <w:tab w:val="left" w:pos="4884"/>
          <w:tab w:val="left" w:pos="5099"/>
          <w:tab w:val="left" w:pos="5314"/>
          <w:tab w:val="left" w:pos="5530"/>
          <w:tab w:val="left" w:pos="5745"/>
          <w:tab w:val="left" w:pos="5960"/>
          <w:tab w:val="left" w:pos="6175"/>
          <w:tab w:val="left" w:pos="6390"/>
          <w:tab w:val="left" w:pos="6605"/>
          <w:tab w:val="left" w:pos="6821"/>
          <w:tab w:val="left" w:pos="7036"/>
          <w:tab w:val="left" w:pos="7251"/>
          <w:tab w:val="left" w:pos="7466"/>
          <w:tab w:val="left" w:pos="7681"/>
          <w:tab w:val="left" w:pos="7897"/>
          <w:tab w:val="left" w:pos="8112"/>
          <w:tab w:val="left" w:pos="8327"/>
          <w:tab w:val="left" w:pos="8542"/>
          <w:tab w:val="left" w:pos="8757"/>
          <w:tab w:val="left" w:pos="8973"/>
          <w:tab w:val="left" w:pos="9188"/>
          <w:tab w:val="left" w:pos="9403"/>
          <w:tab w:val="left" w:pos="9618"/>
          <w:tab w:val="left" w:pos="9833"/>
          <w:tab w:val="left" w:pos="10153"/>
        </w:tabs>
        <w:spacing w:line="537" w:lineRule="exact"/>
        <w:ind w:left="223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6.3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Conclusion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36</w:t>
      </w:r>
    </w:p>
    <w:p w14:paraId="6575C273" w14:textId="77777777" w:rsidR="00AB2366" w:rsidRDefault="00AB2366">
      <w:pPr>
        <w:sectPr w:rsidR="00AB2366">
          <w:pgSz w:w="11905" w:h="16837"/>
          <w:pgMar w:top="0" w:right="0" w:bottom="0" w:left="0" w:header="0" w:footer="0" w:gutter="0"/>
          <w:cols w:space="720"/>
        </w:sectPr>
      </w:pPr>
    </w:p>
    <w:p w14:paraId="71B1AAD0" w14:textId="77777777" w:rsidR="00AB2366" w:rsidRDefault="00AB2366">
      <w:pPr>
        <w:spacing w:line="200" w:lineRule="exact"/>
        <w:ind w:left="1800"/>
      </w:pPr>
    </w:p>
    <w:p w14:paraId="47F2E320" w14:textId="77777777" w:rsidR="00AB2366" w:rsidRDefault="00AB2366">
      <w:pPr>
        <w:spacing w:line="200" w:lineRule="exact"/>
        <w:ind w:left="1800"/>
      </w:pPr>
    </w:p>
    <w:p w14:paraId="4C001C50" w14:textId="77777777" w:rsidR="00AB2366" w:rsidRDefault="00AB2366">
      <w:pPr>
        <w:spacing w:line="200" w:lineRule="exact"/>
        <w:ind w:left="1800"/>
      </w:pPr>
    </w:p>
    <w:p w14:paraId="3B4B1329" w14:textId="77777777" w:rsidR="00AB2366" w:rsidRDefault="00AB2366">
      <w:pPr>
        <w:spacing w:line="200" w:lineRule="exact"/>
        <w:ind w:left="1800"/>
      </w:pPr>
    </w:p>
    <w:p w14:paraId="4A2AED87" w14:textId="77777777" w:rsidR="00AB2366" w:rsidRDefault="00AB2366">
      <w:pPr>
        <w:spacing w:line="200" w:lineRule="exact"/>
        <w:ind w:left="1800"/>
      </w:pPr>
    </w:p>
    <w:p w14:paraId="6BE72184" w14:textId="77777777" w:rsidR="00AB2366" w:rsidRDefault="00AB2366">
      <w:pPr>
        <w:spacing w:line="200" w:lineRule="exact"/>
        <w:ind w:left="1800"/>
      </w:pPr>
    </w:p>
    <w:p w14:paraId="1CFDBE1D" w14:textId="77777777" w:rsidR="00AB2366" w:rsidRDefault="00AB2366">
      <w:pPr>
        <w:spacing w:line="200" w:lineRule="exact"/>
        <w:ind w:left="1800"/>
      </w:pPr>
    </w:p>
    <w:p w14:paraId="4D732D6F" w14:textId="77777777" w:rsidR="00AB2366" w:rsidRDefault="00AB2366">
      <w:pPr>
        <w:spacing w:line="200" w:lineRule="exact"/>
        <w:ind w:left="1800"/>
      </w:pPr>
    </w:p>
    <w:p w14:paraId="56A2DF6D" w14:textId="77777777" w:rsidR="00AB2366" w:rsidRDefault="00AB2366">
      <w:pPr>
        <w:spacing w:line="200" w:lineRule="exact"/>
        <w:ind w:left="1800"/>
      </w:pPr>
    </w:p>
    <w:p w14:paraId="41624C36" w14:textId="77777777" w:rsidR="00AB2366" w:rsidRDefault="00AB2366">
      <w:pPr>
        <w:spacing w:line="200" w:lineRule="exact"/>
        <w:ind w:left="1800"/>
      </w:pPr>
    </w:p>
    <w:p w14:paraId="731297DE" w14:textId="77777777" w:rsidR="00AB2366" w:rsidRDefault="00AB2366">
      <w:pPr>
        <w:spacing w:line="200" w:lineRule="exact"/>
        <w:ind w:left="1800"/>
      </w:pPr>
    </w:p>
    <w:p w14:paraId="2B592133" w14:textId="77777777" w:rsidR="00AB2366" w:rsidRDefault="00AB2366">
      <w:pPr>
        <w:spacing w:line="200" w:lineRule="exact"/>
        <w:ind w:left="1800"/>
      </w:pPr>
    </w:p>
    <w:p w14:paraId="155B7D9E" w14:textId="77777777" w:rsidR="00AB2366" w:rsidRDefault="00AB2366">
      <w:pPr>
        <w:spacing w:line="200" w:lineRule="exact"/>
        <w:ind w:left="1800"/>
      </w:pPr>
    </w:p>
    <w:p w14:paraId="71EED2F0" w14:textId="77777777" w:rsidR="00AB2366" w:rsidRDefault="00AB2366">
      <w:pPr>
        <w:spacing w:line="200" w:lineRule="exact"/>
        <w:ind w:left="1800"/>
      </w:pPr>
    </w:p>
    <w:p w14:paraId="721F3865" w14:textId="77777777" w:rsidR="00AB2366" w:rsidRDefault="00AB2366">
      <w:pPr>
        <w:spacing w:line="200" w:lineRule="exact"/>
        <w:ind w:left="1800"/>
      </w:pPr>
    </w:p>
    <w:p w14:paraId="32C37A98" w14:textId="77777777" w:rsidR="00AB2366" w:rsidRDefault="00AB2366">
      <w:pPr>
        <w:spacing w:line="200" w:lineRule="exact"/>
        <w:ind w:left="1800"/>
      </w:pPr>
    </w:p>
    <w:p w14:paraId="1042F575" w14:textId="77777777" w:rsidR="00AB2366" w:rsidRDefault="00AB2366">
      <w:pPr>
        <w:spacing w:line="200" w:lineRule="exact"/>
        <w:ind w:left="1800"/>
      </w:pPr>
    </w:p>
    <w:p w14:paraId="73CF53FB" w14:textId="77777777" w:rsidR="00AB2366" w:rsidRDefault="00AB2366">
      <w:pPr>
        <w:spacing w:line="200" w:lineRule="exact"/>
        <w:ind w:left="1800"/>
      </w:pPr>
    </w:p>
    <w:p w14:paraId="73D5B326" w14:textId="77777777" w:rsidR="00AB2366" w:rsidRDefault="00AB2366">
      <w:pPr>
        <w:spacing w:line="200" w:lineRule="exact"/>
        <w:ind w:left="1800"/>
      </w:pPr>
    </w:p>
    <w:p w14:paraId="6846B974" w14:textId="77777777" w:rsidR="00AB2366" w:rsidRDefault="00AB2366">
      <w:pPr>
        <w:spacing w:line="200" w:lineRule="exact"/>
        <w:ind w:left="1800"/>
      </w:pPr>
    </w:p>
    <w:p w14:paraId="7C4592B2" w14:textId="77777777" w:rsidR="00AB2366" w:rsidRDefault="00AB2366">
      <w:pPr>
        <w:spacing w:line="200" w:lineRule="exact"/>
        <w:ind w:left="1800"/>
      </w:pPr>
    </w:p>
    <w:p w14:paraId="1419A4A9" w14:textId="77777777" w:rsidR="00AB2366" w:rsidRDefault="00AB2366">
      <w:pPr>
        <w:spacing w:line="353" w:lineRule="exact"/>
        <w:ind w:left="1800"/>
      </w:pPr>
    </w:p>
    <w:p w14:paraId="36CEB3BF" w14:textId="77777777" w:rsidR="00AB2366" w:rsidRDefault="00C044CB">
      <w:pPr>
        <w:spacing w:line="644" w:lineRule="exact"/>
        <w:ind w:left="1800"/>
      </w:pPr>
      <w:bookmarkStart w:id="7" w:name="PageMark8"/>
      <w:bookmarkEnd w:id="7"/>
      <w:r>
        <w:rPr>
          <w:rFonts w:ascii="Times New Roman" w:eastAsia="Times New Roman" w:hAnsi="Times New Roman" w:cs="Times New Roman"/>
          <w:color w:val="000000"/>
          <w:sz w:val="49"/>
          <w:szCs w:val="49"/>
        </w:rPr>
        <w:t>List</w:t>
      </w:r>
      <w:r>
        <w:rPr>
          <w:rFonts w:ascii="Times New Roman" w:eastAsia="Times New Roman" w:hAnsi="Times New Roman" w:cs="Times New Roman"/>
          <w:sz w:val="49"/>
          <w:szCs w:val="4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9"/>
          <w:szCs w:val="49"/>
        </w:rPr>
        <w:t>of</w:t>
      </w:r>
      <w:r>
        <w:rPr>
          <w:rFonts w:ascii="Times New Roman" w:eastAsia="Times New Roman" w:hAnsi="Times New Roman" w:cs="Times New Roman"/>
          <w:sz w:val="49"/>
          <w:szCs w:val="4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9"/>
          <w:szCs w:val="49"/>
        </w:rPr>
        <w:t>Figures</w:t>
      </w:r>
    </w:p>
    <w:p w14:paraId="32D283C0" w14:textId="77777777" w:rsidR="00AB2366" w:rsidRDefault="00AB2366">
      <w:pPr>
        <w:spacing w:line="200" w:lineRule="exact"/>
        <w:ind w:left="1800"/>
      </w:pPr>
    </w:p>
    <w:p w14:paraId="51151CAA" w14:textId="77777777" w:rsidR="00AB2366" w:rsidRDefault="00AB2366">
      <w:pPr>
        <w:spacing w:line="200" w:lineRule="exact"/>
        <w:ind w:left="1800"/>
      </w:pPr>
    </w:p>
    <w:p w14:paraId="31F97D46" w14:textId="77777777" w:rsidR="00AB2366" w:rsidRDefault="00AB2366">
      <w:pPr>
        <w:spacing w:line="200" w:lineRule="exact"/>
        <w:ind w:left="1800"/>
      </w:pPr>
    </w:p>
    <w:p w14:paraId="4B47C643" w14:textId="77777777" w:rsidR="00AB2366" w:rsidRDefault="00AB2366">
      <w:pPr>
        <w:spacing w:line="300" w:lineRule="exact"/>
        <w:ind w:left="1800"/>
      </w:pPr>
    </w:p>
    <w:p w14:paraId="1B8DDE65" w14:textId="77777777" w:rsidR="00AB2366" w:rsidRDefault="00C044CB">
      <w:pPr>
        <w:tabs>
          <w:tab w:val="left" w:pos="2890"/>
        </w:tabs>
        <w:spacing w:line="345" w:lineRule="exact"/>
        <w:ind w:left="223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4.1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Blockdiagramofcompressivereceiverimplementedbyran-</w:t>
      </w:r>
    </w:p>
    <w:p w14:paraId="2C998B4E" w14:textId="77777777" w:rsidR="00AB2366" w:rsidRDefault="00C044CB">
      <w:pPr>
        <w:spacing w:line="537" w:lineRule="exact"/>
        <w:ind w:left="289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dom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demodulator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(RD).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components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of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includes</w:t>
      </w:r>
    </w:p>
    <w:p w14:paraId="1981F52C" w14:textId="77777777" w:rsidR="00AB2366" w:rsidRDefault="00C044CB">
      <w:pPr>
        <w:spacing w:line="537" w:lineRule="exact"/>
        <w:ind w:left="289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pseudo-random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sign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generator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(PRSG),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low-pass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filter</w:t>
      </w:r>
    </w:p>
    <w:p w14:paraId="29A7578D" w14:textId="77777777" w:rsidR="00AB2366" w:rsidRDefault="00C044CB">
      <w:pPr>
        <w:tabs>
          <w:tab w:val="left" w:pos="6605"/>
          <w:tab w:val="left" w:pos="6821"/>
          <w:tab w:val="left" w:pos="7036"/>
          <w:tab w:val="left" w:pos="7251"/>
          <w:tab w:val="left" w:pos="7466"/>
          <w:tab w:val="left" w:pos="7681"/>
          <w:tab w:val="left" w:pos="7897"/>
          <w:tab w:val="left" w:pos="8112"/>
          <w:tab w:val="left" w:pos="8327"/>
          <w:tab w:val="left" w:pos="8542"/>
          <w:tab w:val="left" w:pos="8757"/>
          <w:tab w:val="left" w:pos="8973"/>
          <w:tab w:val="left" w:pos="9188"/>
          <w:tab w:val="left" w:pos="9403"/>
          <w:tab w:val="left" w:pos="9618"/>
          <w:tab w:val="left" w:pos="9833"/>
          <w:tab w:val="left" w:pos="10296"/>
        </w:tabs>
        <w:spacing w:line="537" w:lineRule="exact"/>
        <w:ind w:left="289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(LPF),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and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sub-Nyquist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ADC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8</w:t>
      </w:r>
    </w:p>
    <w:p w14:paraId="13D68967" w14:textId="77777777" w:rsidR="00AB2366" w:rsidRDefault="00C044CB">
      <w:pPr>
        <w:tabs>
          <w:tab w:val="left" w:pos="2890"/>
        </w:tabs>
        <w:spacing w:line="537" w:lineRule="exact"/>
        <w:ind w:left="223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4.2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Blockdiagramoflow-ratecompressiverandommixingUWB</w:t>
      </w:r>
    </w:p>
    <w:p w14:paraId="2861EB58" w14:textId="77777777" w:rsidR="00AB2366" w:rsidRDefault="00C044CB">
      <w:pPr>
        <w:tabs>
          <w:tab w:val="left" w:pos="5314"/>
          <w:tab w:val="left" w:pos="5530"/>
          <w:tab w:val="left" w:pos="5745"/>
          <w:tab w:val="left" w:pos="5960"/>
          <w:tab w:val="left" w:pos="6175"/>
          <w:tab w:val="left" w:pos="6390"/>
          <w:tab w:val="left" w:pos="6605"/>
          <w:tab w:val="left" w:pos="6821"/>
          <w:tab w:val="left" w:pos="7036"/>
          <w:tab w:val="left" w:pos="7251"/>
          <w:tab w:val="left" w:pos="7466"/>
          <w:tab w:val="left" w:pos="7681"/>
          <w:tab w:val="left" w:pos="7897"/>
          <w:tab w:val="left" w:pos="8112"/>
          <w:tab w:val="left" w:pos="8327"/>
          <w:tab w:val="left" w:pos="8542"/>
          <w:tab w:val="left" w:pos="8757"/>
          <w:tab w:val="left" w:pos="8973"/>
          <w:tab w:val="left" w:pos="9188"/>
          <w:tab w:val="left" w:pos="9403"/>
          <w:tab w:val="left" w:pos="9618"/>
          <w:tab w:val="left" w:pos="9833"/>
          <w:tab w:val="left" w:pos="10296"/>
        </w:tabs>
        <w:spacing w:line="537" w:lineRule="exact"/>
        <w:ind w:left="289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positioning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system.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9</w:t>
      </w:r>
    </w:p>
    <w:p w14:paraId="4F8E47EA" w14:textId="77777777" w:rsidR="00AB2366" w:rsidRDefault="00AB2366">
      <w:pPr>
        <w:spacing w:line="391" w:lineRule="exact"/>
        <w:ind w:left="1800"/>
      </w:pPr>
    </w:p>
    <w:p w14:paraId="2069B7A6" w14:textId="77777777" w:rsidR="00AB2366" w:rsidRDefault="00C044CB">
      <w:pPr>
        <w:tabs>
          <w:tab w:val="left" w:pos="2890"/>
          <w:tab w:val="left" w:pos="3323"/>
          <w:tab w:val="left" w:pos="3885"/>
          <w:tab w:val="left" w:pos="5063"/>
          <w:tab w:val="left" w:pos="5417"/>
          <w:tab w:val="left" w:pos="6345"/>
          <w:tab w:val="left" w:pos="7512"/>
          <w:tab w:val="left" w:pos="8812"/>
          <w:tab w:val="left" w:pos="9262"/>
        </w:tabs>
        <w:spacing w:line="345" w:lineRule="exact"/>
        <w:ind w:left="223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5.1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(a)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The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existence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of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unused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spectrum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resources;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(b)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The</w:t>
      </w:r>
    </w:p>
    <w:p w14:paraId="12B71467" w14:textId="77777777" w:rsidR="00AB2366" w:rsidRDefault="00C044CB">
      <w:pPr>
        <w:tabs>
          <w:tab w:val="left" w:pos="6175"/>
          <w:tab w:val="left" w:pos="6390"/>
          <w:tab w:val="left" w:pos="6605"/>
          <w:tab w:val="left" w:pos="6821"/>
          <w:tab w:val="left" w:pos="7036"/>
          <w:tab w:val="left" w:pos="7251"/>
          <w:tab w:val="left" w:pos="7466"/>
          <w:tab w:val="left" w:pos="7681"/>
          <w:tab w:val="left" w:pos="7897"/>
          <w:tab w:val="left" w:pos="8112"/>
          <w:tab w:val="left" w:pos="8327"/>
          <w:tab w:val="left" w:pos="8542"/>
          <w:tab w:val="left" w:pos="8757"/>
          <w:tab w:val="left" w:pos="8973"/>
          <w:tab w:val="left" w:pos="9188"/>
          <w:tab w:val="left" w:pos="9403"/>
          <w:tab w:val="left" w:pos="9618"/>
          <w:tab w:val="left" w:pos="9833"/>
          <w:tab w:val="left" w:pos="10153"/>
        </w:tabs>
        <w:spacing w:line="537" w:lineRule="exact"/>
        <w:ind w:left="289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concept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of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spectrum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holes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15</w:t>
      </w:r>
    </w:p>
    <w:p w14:paraId="149676A2" w14:textId="77777777" w:rsidR="00AB2366" w:rsidRDefault="00C044CB">
      <w:pPr>
        <w:tabs>
          <w:tab w:val="left" w:pos="2890"/>
        </w:tabs>
        <w:spacing w:line="537" w:lineRule="exact"/>
        <w:ind w:left="223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5.2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Block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diagrams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for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traditional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narrowband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detection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archi-</w:t>
      </w:r>
    </w:p>
    <w:p w14:paraId="6B51D5B4" w14:textId="77777777" w:rsidR="00AB2366" w:rsidRDefault="007A10E0">
      <w:pPr>
        <w:tabs>
          <w:tab w:val="left" w:pos="3992"/>
        </w:tabs>
        <w:spacing w:line="537" w:lineRule="exact"/>
        <w:ind w:left="2890"/>
      </w:pPr>
      <w:hyperlink w:anchor="PageMark28" w:history="1">
        <w:r w:rsidR="00C044CB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tectures:</w:t>
        </w:r>
      </w:hyperlink>
      <w:r w:rsidR="00C044CB">
        <w:tab/>
      </w:r>
      <w:hyperlink w:anchor="PageMark28" w:history="1">
        <w:r w:rsidR="00C044CB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a</w:t>
        </w:r>
      </w:hyperlink>
      <w:hyperlink w:anchor="PageMark28" w:history="1">
        <w:r w:rsidR="00C044CB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)</w:t>
        </w:r>
      </w:hyperlink>
      <w:r w:rsidR="00C044C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hyperlink w:anchor="PageMark28" w:history="1">
        <w:r w:rsidR="00C044CB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matched</w:t>
        </w:r>
      </w:hyperlink>
      <w:r w:rsidR="00C044C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hyperlink w:anchor="PageMark28" w:history="1">
        <w:r w:rsidR="00C044CB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filtering</w:t>
        </w:r>
      </w:hyperlink>
      <w:r w:rsidR="00C044C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hyperlink w:anchor="PageMark28" w:history="1">
        <w:r w:rsidR="00C044CB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detector;</w:t>
        </w:r>
      </w:hyperlink>
      <w:r w:rsidR="00C044C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hyperlink w:anchor="PageMark28" w:history="1">
        <w:r w:rsidR="00C044CB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b</w:t>
        </w:r>
      </w:hyperlink>
      <w:hyperlink w:anchor="PageMark28" w:history="1">
        <w:r w:rsidR="00C044CB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)</w:t>
        </w:r>
      </w:hyperlink>
      <w:r w:rsidR="00C044C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hyperlink w:anchor="PageMark28" w:history="1">
        <w:r w:rsidR="00C044CB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energy</w:t>
        </w:r>
      </w:hyperlink>
      <w:r w:rsidR="00C044C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hyperlink w:anchor="PageMark28" w:history="1">
        <w:r w:rsidR="00C044CB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detector;</w:t>
        </w:r>
      </w:hyperlink>
    </w:p>
    <w:p w14:paraId="3D8044B7" w14:textId="77777777" w:rsidR="00AB2366" w:rsidRDefault="007A10E0">
      <w:pPr>
        <w:tabs>
          <w:tab w:val="left" w:pos="5099"/>
          <w:tab w:val="left" w:pos="5314"/>
          <w:tab w:val="left" w:pos="5530"/>
          <w:tab w:val="left" w:pos="5745"/>
          <w:tab w:val="left" w:pos="5960"/>
          <w:tab w:val="left" w:pos="6175"/>
          <w:tab w:val="left" w:pos="6390"/>
          <w:tab w:val="left" w:pos="6606"/>
          <w:tab w:val="left" w:pos="6821"/>
          <w:tab w:val="left" w:pos="7036"/>
          <w:tab w:val="left" w:pos="7251"/>
          <w:tab w:val="left" w:pos="7466"/>
          <w:tab w:val="left" w:pos="7681"/>
          <w:tab w:val="left" w:pos="7897"/>
          <w:tab w:val="left" w:pos="8112"/>
          <w:tab w:val="left" w:pos="8327"/>
          <w:tab w:val="left" w:pos="8542"/>
          <w:tab w:val="left" w:pos="8757"/>
          <w:tab w:val="left" w:pos="8973"/>
          <w:tab w:val="left" w:pos="9188"/>
          <w:tab w:val="left" w:pos="9403"/>
          <w:tab w:val="left" w:pos="9618"/>
          <w:tab w:val="left" w:pos="9833"/>
          <w:tab w:val="left" w:pos="10152"/>
        </w:tabs>
        <w:spacing w:line="537" w:lineRule="exact"/>
        <w:ind w:left="2890"/>
      </w:pPr>
      <w:hyperlink w:anchor="PageMark28" w:history="1">
        <w:r w:rsidR="00C044CB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c</w:t>
        </w:r>
      </w:hyperlink>
      <w:hyperlink w:anchor="PageMark28" w:history="1">
        <w:r w:rsidR="00C044CB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)</w:t>
        </w:r>
      </w:hyperlink>
      <w:r w:rsidR="00C044C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hyperlink w:anchor="PageMark28" w:history="1">
        <w:r w:rsidR="00C044CB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feature</w:t>
        </w:r>
      </w:hyperlink>
      <w:r w:rsidR="00C044C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hyperlink w:anchor="PageMark28" w:history="1">
        <w:r w:rsidR="00C044CB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detector</w:t>
        </w:r>
      </w:hyperlink>
      <w:r w:rsidR="00C044CB">
        <w:tab/>
      </w:r>
      <w:r w:rsidR="00C044CB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C044CB">
        <w:tab/>
      </w:r>
      <w:r w:rsidR="00C044CB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C044CB">
        <w:tab/>
      </w:r>
      <w:r w:rsidR="00C044CB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C044CB">
        <w:tab/>
      </w:r>
      <w:r w:rsidR="00C044CB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C044CB">
        <w:tab/>
      </w:r>
      <w:r w:rsidR="00C044CB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C044CB">
        <w:tab/>
      </w:r>
      <w:r w:rsidR="00C044CB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C044CB">
        <w:tab/>
      </w:r>
      <w:r w:rsidR="00C044CB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C044CB">
        <w:tab/>
      </w:r>
      <w:r w:rsidR="00C044CB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C044CB">
        <w:tab/>
      </w:r>
      <w:r w:rsidR="00C044CB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C044CB">
        <w:tab/>
      </w:r>
      <w:r w:rsidR="00C044CB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C044CB">
        <w:tab/>
      </w:r>
      <w:r w:rsidR="00C044CB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C044CB">
        <w:tab/>
      </w:r>
      <w:r w:rsidR="00C044CB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C044CB">
        <w:tab/>
      </w:r>
      <w:r w:rsidR="00C044CB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C044CB">
        <w:tab/>
      </w:r>
      <w:r w:rsidR="00C044CB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C044CB">
        <w:tab/>
      </w:r>
      <w:r w:rsidR="00C044CB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C044CB">
        <w:tab/>
      </w:r>
      <w:r w:rsidR="00C044CB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C044CB">
        <w:tab/>
      </w:r>
      <w:r w:rsidR="00C044CB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C044CB">
        <w:tab/>
      </w:r>
      <w:r w:rsidR="00C044CB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C044CB">
        <w:tab/>
      </w:r>
      <w:r w:rsidR="00C044CB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C044CB">
        <w:tab/>
      </w:r>
      <w:r w:rsidR="00C044CB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C044CB">
        <w:tab/>
      </w:r>
      <w:r w:rsidR="00C044CB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C044CB">
        <w:tab/>
      </w:r>
      <w:r w:rsidR="00C044CB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C044CB">
        <w:tab/>
      </w:r>
      <w:r w:rsidR="00C044CB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C044CB">
        <w:tab/>
      </w:r>
      <w:r w:rsidR="00C044CB">
        <w:rPr>
          <w:rFonts w:ascii="Times New Roman" w:eastAsia="Times New Roman" w:hAnsi="Times New Roman" w:cs="Times New Roman"/>
          <w:color w:val="000000"/>
          <w:sz w:val="28"/>
          <w:szCs w:val="28"/>
        </w:rPr>
        <w:t>17</w:t>
      </w:r>
    </w:p>
    <w:p w14:paraId="7CD8F0BA" w14:textId="77777777" w:rsidR="00AB2366" w:rsidRDefault="00C044CB">
      <w:pPr>
        <w:tabs>
          <w:tab w:val="left" w:pos="2890"/>
        </w:tabs>
        <w:spacing w:line="537" w:lineRule="exact"/>
        <w:ind w:left="223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5.3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Block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diagrams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for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Nyquist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wideband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detectors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architec-</w:t>
      </w:r>
    </w:p>
    <w:p w14:paraId="2997FE04" w14:textId="77777777" w:rsidR="00AB2366" w:rsidRDefault="007A10E0">
      <w:pPr>
        <w:tabs>
          <w:tab w:val="left" w:pos="3676"/>
          <w:tab w:val="left" w:pos="7047"/>
          <w:tab w:val="left" w:pos="9478"/>
        </w:tabs>
        <w:spacing w:line="537" w:lineRule="exact"/>
        <w:ind w:left="2890"/>
      </w:pPr>
      <w:hyperlink w:anchor="PageMark30" w:history="1">
        <w:r w:rsidR="00C044CB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tures:</w:t>
        </w:r>
      </w:hyperlink>
      <w:r w:rsidR="00C044CB">
        <w:tab/>
      </w:r>
      <w:hyperlink w:anchor="PageMark30" w:history="1">
        <w:r w:rsidR="00C044CB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a</w:t>
        </w:r>
      </w:hyperlink>
      <w:hyperlink w:anchor="PageMark30" w:history="1">
        <w:r w:rsidR="00C044CB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)</w:t>
        </w:r>
      </w:hyperlink>
      <w:r w:rsidR="00C044C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hyperlink w:anchor="PageMark30" w:history="1">
        <w:r w:rsidR="00C044CB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multiband</w:t>
        </w:r>
      </w:hyperlink>
      <w:r w:rsidR="00C044C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hyperlink w:anchor="PageMark30" w:history="1">
        <w:r w:rsidR="00C044CB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joint</w:t>
        </w:r>
      </w:hyperlink>
      <w:r w:rsidR="00C044C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hyperlink w:anchor="PageMark30" w:history="1">
        <w:r w:rsidR="00C044CB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detector;</w:t>
        </w:r>
      </w:hyperlink>
      <w:r w:rsidR="00C044CB">
        <w:tab/>
      </w:r>
      <w:hyperlink w:anchor="PageMark30" w:history="1">
        <w:r w:rsidR="00C044CB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b</w:t>
        </w:r>
      </w:hyperlink>
      <w:hyperlink w:anchor="PageMark30" w:history="1">
        <w:r w:rsidR="00C044CB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)</w:t>
        </w:r>
      </w:hyperlink>
      <w:r w:rsidR="00C044C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hyperlink w:anchor="PageMark30" w:history="1">
        <w:r w:rsidR="00C044CB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wavelet</w:t>
        </w:r>
      </w:hyperlink>
      <w:r w:rsidR="00C044C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hyperlink w:anchor="PageMark30" w:history="1">
        <w:r w:rsidR="00C044CB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detector;</w:t>
        </w:r>
      </w:hyperlink>
      <w:r w:rsidR="00C044CB">
        <w:tab/>
      </w:r>
      <w:hyperlink w:anchor="PageMark30" w:history="1">
        <w:r w:rsidR="00C044CB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c</w:t>
        </w:r>
      </w:hyperlink>
      <w:hyperlink w:anchor="PageMark30" w:history="1">
        <w:r w:rsidR="00C044CB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)</w:t>
        </w:r>
      </w:hyperlink>
    </w:p>
    <w:p w14:paraId="46F8AF67" w14:textId="77777777" w:rsidR="00AB2366" w:rsidRDefault="007A10E0">
      <w:pPr>
        <w:tabs>
          <w:tab w:val="left" w:pos="8112"/>
          <w:tab w:val="left" w:pos="8327"/>
          <w:tab w:val="left" w:pos="8542"/>
          <w:tab w:val="left" w:pos="8757"/>
          <w:tab w:val="left" w:pos="8972"/>
          <w:tab w:val="left" w:pos="9188"/>
          <w:tab w:val="left" w:pos="9403"/>
          <w:tab w:val="left" w:pos="9618"/>
          <w:tab w:val="left" w:pos="9833"/>
          <w:tab w:val="left" w:pos="10153"/>
        </w:tabs>
        <w:spacing w:line="537" w:lineRule="exact"/>
        <w:ind w:left="2890"/>
      </w:pPr>
      <w:hyperlink w:anchor="PageMark30" w:history="1">
        <w:r w:rsidR="00C044CB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sweep-tune</w:t>
        </w:r>
      </w:hyperlink>
      <w:r w:rsidR="00C044C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hyperlink w:anchor="PageMark30" w:history="1">
        <w:r w:rsidR="00C044CB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detector;</w:t>
        </w:r>
      </w:hyperlink>
      <w:r w:rsidR="00C044C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hyperlink w:anchor="PageMark30" w:history="1">
        <w:r w:rsidR="00C044CB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d</w:t>
        </w:r>
      </w:hyperlink>
      <w:hyperlink w:anchor="PageMark30" w:history="1">
        <w:r w:rsidR="00C044CB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)</w:t>
        </w:r>
      </w:hyperlink>
      <w:r w:rsidR="00C044C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hyperlink w:anchor="PageMark30" w:history="1">
        <w:r w:rsidR="00C044CB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filter-bank</w:t>
        </w:r>
      </w:hyperlink>
      <w:r w:rsidR="00C044C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hyperlink w:anchor="PageMark30" w:history="1">
        <w:r w:rsidR="00C044CB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detector</w:t>
        </w:r>
      </w:hyperlink>
      <w:r w:rsidR="00C044CB">
        <w:tab/>
      </w:r>
      <w:r w:rsidR="00C044CB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C044CB">
        <w:tab/>
      </w:r>
      <w:r w:rsidR="00C044CB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C044CB">
        <w:tab/>
      </w:r>
      <w:r w:rsidR="00C044CB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C044CB">
        <w:tab/>
      </w:r>
      <w:r w:rsidR="00C044CB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C044CB">
        <w:tab/>
      </w:r>
      <w:r w:rsidR="00C044CB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C044CB">
        <w:tab/>
      </w:r>
      <w:r w:rsidR="00C044CB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C044CB">
        <w:tab/>
      </w:r>
      <w:r w:rsidR="00C044CB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C044CB">
        <w:tab/>
      </w:r>
      <w:r w:rsidR="00C044CB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C044CB">
        <w:tab/>
      </w:r>
      <w:r w:rsidR="00C044CB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C044CB">
        <w:tab/>
      </w:r>
      <w:r w:rsidR="00C044CB">
        <w:rPr>
          <w:rFonts w:ascii="Times New Roman" w:eastAsia="Times New Roman" w:hAnsi="Times New Roman" w:cs="Times New Roman"/>
          <w:color w:val="000000"/>
          <w:sz w:val="28"/>
          <w:szCs w:val="28"/>
        </w:rPr>
        <w:t>19</w:t>
      </w:r>
    </w:p>
    <w:p w14:paraId="4D6DD4FD" w14:textId="77777777" w:rsidR="00AB2366" w:rsidRDefault="00AB2366">
      <w:pPr>
        <w:sectPr w:rsidR="00AB2366">
          <w:pgSz w:w="11905" w:h="16837"/>
          <w:pgMar w:top="0" w:right="0" w:bottom="0" w:left="0" w:header="0" w:footer="0" w:gutter="0"/>
          <w:cols w:space="720"/>
        </w:sectPr>
      </w:pPr>
    </w:p>
    <w:p w14:paraId="0990CE32" w14:textId="77777777" w:rsidR="00AB2366" w:rsidRDefault="00AB2366">
      <w:pPr>
        <w:spacing w:line="200" w:lineRule="exact"/>
        <w:ind w:left="2230"/>
      </w:pPr>
    </w:p>
    <w:p w14:paraId="1343174E" w14:textId="77777777" w:rsidR="00AB2366" w:rsidRDefault="00AB2366">
      <w:pPr>
        <w:spacing w:line="200" w:lineRule="exact"/>
        <w:ind w:left="2230"/>
      </w:pPr>
    </w:p>
    <w:p w14:paraId="0FE1B539" w14:textId="77777777" w:rsidR="00AB2366" w:rsidRDefault="00AB2366">
      <w:pPr>
        <w:spacing w:line="200" w:lineRule="exact"/>
        <w:ind w:left="2230"/>
      </w:pPr>
    </w:p>
    <w:p w14:paraId="60F213C9" w14:textId="77777777" w:rsidR="00AB2366" w:rsidRDefault="00AB2366">
      <w:pPr>
        <w:spacing w:line="200" w:lineRule="exact"/>
        <w:ind w:left="2230"/>
      </w:pPr>
    </w:p>
    <w:p w14:paraId="41EDFC2F" w14:textId="77777777" w:rsidR="00AB2366" w:rsidRDefault="00AB2366">
      <w:pPr>
        <w:spacing w:line="200" w:lineRule="exact"/>
        <w:ind w:left="2230"/>
      </w:pPr>
    </w:p>
    <w:p w14:paraId="61F05BB5" w14:textId="77777777" w:rsidR="00AB2366" w:rsidRDefault="00AB2366">
      <w:pPr>
        <w:spacing w:line="200" w:lineRule="exact"/>
        <w:ind w:left="2230"/>
      </w:pPr>
    </w:p>
    <w:p w14:paraId="5CFB1747" w14:textId="77777777" w:rsidR="00AB2366" w:rsidRDefault="00AB2366">
      <w:pPr>
        <w:spacing w:line="200" w:lineRule="exact"/>
        <w:ind w:left="2230"/>
      </w:pPr>
    </w:p>
    <w:p w14:paraId="27B8E78B" w14:textId="77777777" w:rsidR="00AB2366" w:rsidRDefault="00AB2366">
      <w:pPr>
        <w:spacing w:line="200" w:lineRule="exact"/>
        <w:ind w:left="2230"/>
      </w:pPr>
    </w:p>
    <w:p w14:paraId="7B9796C9" w14:textId="77777777" w:rsidR="00AB2366" w:rsidRDefault="00AB2366">
      <w:pPr>
        <w:spacing w:line="200" w:lineRule="exact"/>
        <w:ind w:left="2230"/>
      </w:pPr>
    </w:p>
    <w:p w14:paraId="01808E51" w14:textId="77777777" w:rsidR="00AB2366" w:rsidRDefault="00AB2366">
      <w:pPr>
        <w:spacing w:line="200" w:lineRule="exact"/>
        <w:ind w:left="2230"/>
      </w:pPr>
    </w:p>
    <w:p w14:paraId="3BE05F1E" w14:textId="77777777" w:rsidR="00AB2366" w:rsidRDefault="00AB2366">
      <w:pPr>
        <w:spacing w:line="200" w:lineRule="exact"/>
        <w:ind w:left="2230"/>
      </w:pPr>
    </w:p>
    <w:p w14:paraId="29ADC363" w14:textId="77777777" w:rsidR="00AB2366" w:rsidRDefault="00AB2366">
      <w:pPr>
        <w:spacing w:line="200" w:lineRule="exact"/>
        <w:ind w:left="2230"/>
      </w:pPr>
    </w:p>
    <w:p w14:paraId="0A2D88D5" w14:textId="77777777" w:rsidR="00AB2366" w:rsidRDefault="00AB2366">
      <w:pPr>
        <w:spacing w:line="200" w:lineRule="exact"/>
        <w:ind w:left="2230"/>
      </w:pPr>
    </w:p>
    <w:p w14:paraId="0FE6FB05" w14:textId="77777777" w:rsidR="00AB2366" w:rsidRDefault="00AB2366">
      <w:pPr>
        <w:spacing w:line="271" w:lineRule="exact"/>
        <w:ind w:left="2230"/>
      </w:pPr>
    </w:p>
    <w:p w14:paraId="2B38A5AA" w14:textId="77777777" w:rsidR="00AB2366" w:rsidRDefault="00C044CB">
      <w:pPr>
        <w:tabs>
          <w:tab w:val="left" w:pos="2890"/>
        </w:tabs>
        <w:spacing w:line="345" w:lineRule="exact"/>
        <w:ind w:left="2230"/>
      </w:pPr>
      <w:bookmarkStart w:id="8" w:name="PageMark9"/>
      <w:bookmarkEnd w:id="8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5.4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Block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diagrams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for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compressive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wideband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sensing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archi-</w:t>
      </w:r>
    </w:p>
    <w:p w14:paraId="37384319" w14:textId="77777777" w:rsidR="00AB2366" w:rsidRDefault="007A10E0">
      <w:pPr>
        <w:spacing w:line="537" w:lineRule="exact"/>
        <w:ind w:left="2890"/>
      </w:pPr>
      <w:hyperlink w:anchor="PageMark33" w:history="1">
        <w:r w:rsidR="00C044CB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tectures:</w:t>
        </w:r>
      </w:hyperlink>
      <w:r w:rsidR="00C044C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hyperlink w:anchor="PageMark33" w:history="1">
        <w:r w:rsidR="00C044CB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a</w:t>
        </w:r>
      </w:hyperlink>
      <w:hyperlink w:anchor="PageMark33" w:history="1">
        <w:r w:rsidR="00C044CB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)</w:t>
        </w:r>
      </w:hyperlink>
      <w:r w:rsidR="00C044C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hyperlink w:anchor="PageMark33" w:history="1">
        <w:r w:rsidR="00C044CB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random</w:t>
        </w:r>
      </w:hyperlink>
      <w:r w:rsidR="00C044C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hyperlink w:anchor="PageMark33" w:history="1">
        <w:r w:rsidR="00C044CB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demodulation</w:t>
        </w:r>
      </w:hyperlink>
      <w:r w:rsidR="00C044C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hyperlink w:anchor="PageMark33" w:history="1">
        <w:r w:rsidR="00C044CB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based</w:t>
        </w:r>
      </w:hyperlink>
      <w:r w:rsidR="00C044C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hyperlink w:anchor="PageMark33" w:history="1">
        <w:r w:rsidR="00C044CB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detector;</w:t>
        </w:r>
      </w:hyperlink>
      <w:r w:rsidR="00C044C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hyperlink w:anchor="PageMark33" w:history="1">
        <w:r w:rsidR="00C044CB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b</w:t>
        </w:r>
      </w:hyperlink>
      <w:hyperlink w:anchor="PageMark33" w:history="1">
        <w:r w:rsidR="00C044CB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)</w:t>
        </w:r>
      </w:hyperlink>
      <w:r w:rsidR="00C044C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hyperlink w:anchor="PageMark33" w:history="1">
        <w:r w:rsidR="00C044CB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modu-</w:t>
        </w:r>
      </w:hyperlink>
    </w:p>
    <w:p w14:paraId="0472F5D8" w14:textId="77777777" w:rsidR="00AB2366" w:rsidRDefault="00C044CB">
      <w:pPr>
        <w:tabs>
          <w:tab w:val="left" w:pos="7681"/>
          <w:tab w:val="left" w:pos="7897"/>
          <w:tab w:val="left" w:pos="8112"/>
          <w:tab w:val="left" w:pos="8327"/>
          <w:tab w:val="left" w:pos="8542"/>
          <w:tab w:val="left" w:pos="8757"/>
          <w:tab w:val="left" w:pos="8973"/>
          <w:tab w:val="left" w:pos="9188"/>
          <w:tab w:val="left" w:pos="9403"/>
          <w:tab w:val="left" w:pos="9618"/>
          <w:tab w:val="left" w:pos="9833"/>
          <w:tab w:val="left" w:pos="10153"/>
        </w:tabs>
        <w:spacing w:line="537" w:lineRule="exact"/>
        <w:ind w:left="289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lated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wideband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converter-based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detector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22</w:t>
      </w:r>
    </w:p>
    <w:p w14:paraId="494E1830" w14:textId="77777777" w:rsidR="00AB2366" w:rsidRDefault="00C044CB">
      <w:pPr>
        <w:tabs>
          <w:tab w:val="left" w:pos="2890"/>
        </w:tabs>
        <w:spacing w:line="538" w:lineRule="exact"/>
        <w:ind w:left="223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5.5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Block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diagrams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for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mean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square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error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and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error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detection</w:t>
      </w:r>
    </w:p>
    <w:p w14:paraId="5402D688" w14:textId="77777777" w:rsidR="00AB2366" w:rsidRDefault="00C044CB">
      <w:pPr>
        <w:spacing w:line="537" w:lineRule="exact"/>
        <w:ind w:left="289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performance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of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proposed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compressive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cognitive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radar</w:t>
      </w:r>
    </w:p>
    <w:p w14:paraId="0BED0B3B" w14:textId="77777777" w:rsidR="00AB2366" w:rsidRDefault="00C044CB">
      <w:pPr>
        <w:tabs>
          <w:tab w:val="left" w:pos="4023"/>
          <w:tab w:val="left" w:pos="4238"/>
          <w:tab w:val="left" w:pos="4454"/>
          <w:tab w:val="left" w:pos="4669"/>
          <w:tab w:val="left" w:pos="4884"/>
          <w:tab w:val="left" w:pos="5099"/>
          <w:tab w:val="left" w:pos="5314"/>
          <w:tab w:val="left" w:pos="5530"/>
          <w:tab w:val="left" w:pos="5745"/>
          <w:tab w:val="left" w:pos="5960"/>
          <w:tab w:val="left" w:pos="6175"/>
          <w:tab w:val="left" w:pos="6390"/>
          <w:tab w:val="left" w:pos="6605"/>
          <w:tab w:val="left" w:pos="6821"/>
          <w:tab w:val="left" w:pos="7036"/>
          <w:tab w:val="left" w:pos="7251"/>
          <w:tab w:val="left" w:pos="7466"/>
          <w:tab w:val="left" w:pos="7681"/>
          <w:tab w:val="left" w:pos="7897"/>
          <w:tab w:val="left" w:pos="8112"/>
          <w:tab w:val="left" w:pos="8327"/>
          <w:tab w:val="left" w:pos="8542"/>
          <w:tab w:val="left" w:pos="8757"/>
          <w:tab w:val="left" w:pos="8973"/>
          <w:tab w:val="left" w:pos="9188"/>
          <w:tab w:val="left" w:pos="9403"/>
          <w:tab w:val="left" w:pos="9618"/>
          <w:tab w:val="left" w:pos="9833"/>
          <w:tab w:val="left" w:pos="10152"/>
        </w:tabs>
        <w:spacing w:line="537" w:lineRule="exact"/>
        <w:ind w:left="289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systems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24</w:t>
      </w:r>
    </w:p>
    <w:p w14:paraId="1FD49886" w14:textId="77777777" w:rsidR="00AB2366" w:rsidRDefault="00AB2366">
      <w:pPr>
        <w:spacing w:line="391" w:lineRule="exact"/>
        <w:ind w:left="2230"/>
      </w:pPr>
    </w:p>
    <w:p w14:paraId="39EC0819" w14:textId="77777777" w:rsidR="00AB2366" w:rsidRDefault="00C044CB">
      <w:pPr>
        <w:tabs>
          <w:tab w:val="left" w:pos="2890"/>
          <w:tab w:val="left" w:pos="9453"/>
        </w:tabs>
        <w:spacing w:line="345" w:lineRule="exact"/>
        <w:ind w:left="223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6.1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Block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diagram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of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exchanging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order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of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circulant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matrix.</w:t>
      </w:r>
      <w:r>
        <w:tab/>
      </w:r>
      <w:hyperlink w:anchor="PageMark41" w:history="1">
        <w:r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H</w:t>
        </w:r>
      </w:hyperlink>
    </w:p>
    <w:p w14:paraId="2EFF827F" w14:textId="77777777" w:rsidR="00AB2366" w:rsidRDefault="00C044CB">
      <w:pPr>
        <w:spacing w:line="537" w:lineRule="exact"/>
        <w:ind w:left="289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is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corresponding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impulse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response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of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filter,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hyperlink w:anchor="PageMark41" w:history="1">
        <w:r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Φ</w:t>
        </w:r>
      </w:hyperlink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is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com-</w:t>
      </w:r>
    </w:p>
    <w:p w14:paraId="1B3E0CB1" w14:textId="77777777" w:rsidR="00AB2366" w:rsidRDefault="00C044CB">
      <w:pPr>
        <w:spacing w:line="537" w:lineRule="exact"/>
        <w:ind w:left="289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pressed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sensing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matrix.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exchanging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sacrifice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is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loss</w:t>
      </w:r>
    </w:p>
    <w:p w14:paraId="3679B1E0" w14:textId="77777777" w:rsidR="00AB2366" w:rsidRDefault="00C044CB">
      <w:pPr>
        <w:tabs>
          <w:tab w:val="left" w:pos="10153"/>
        </w:tabs>
        <w:spacing w:line="537" w:lineRule="exact"/>
        <w:ind w:left="289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of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rows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in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results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(matrix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in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right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side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of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equal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sign).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30</w:t>
      </w:r>
    </w:p>
    <w:p w14:paraId="75A9B477" w14:textId="77777777" w:rsidR="00AB2366" w:rsidRDefault="00C044CB">
      <w:pPr>
        <w:tabs>
          <w:tab w:val="left" w:pos="2890"/>
        </w:tabs>
        <w:spacing w:line="537" w:lineRule="exact"/>
        <w:ind w:left="223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6.2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BlockdiagramofperformancecomparisonbetweentheCSP</w:t>
      </w:r>
    </w:p>
    <w:p w14:paraId="0A7D2E1F" w14:textId="77777777" w:rsidR="00AB2366" w:rsidRDefault="00C044CB">
      <w:pPr>
        <w:spacing w:line="537" w:lineRule="exact"/>
        <w:ind w:left="289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detector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(compressive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signal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processing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based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detector)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and</w:t>
      </w:r>
    </w:p>
    <w:p w14:paraId="7F5F1C85" w14:textId="77777777" w:rsidR="00AB2366" w:rsidRDefault="00C044CB">
      <w:pPr>
        <w:spacing w:line="537" w:lineRule="exact"/>
        <w:ind w:left="289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ED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(energy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detector)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from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aspect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of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signal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to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noise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ratio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and</w:t>
      </w:r>
    </w:p>
    <w:p w14:paraId="7ED62288" w14:textId="77777777" w:rsidR="00AB2366" w:rsidRDefault="00C044CB">
      <w:pPr>
        <w:tabs>
          <w:tab w:val="left" w:pos="4884"/>
          <w:tab w:val="left" w:pos="5099"/>
          <w:tab w:val="left" w:pos="5314"/>
          <w:tab w:val="left" w:pos="5530"/>
          <w:tab w:val="left" w:pos="5745"/>
          <w:tab w:val="left" w:pos="5960"/>
          <w:tab w:val="left" w:pos="6175"/>
          <w:tab w:val="left" w:pos="6390"/>
          <w:tab w:val="left" w:pos="6605"/>
          <w:tab w:val="left" w:pos="6821"/>
          <w:tab w:val="left" w:pos="7036"/>
          <w:tab w:val="left" w:pos="7251"/>
          <w:tab w:val="left" w:pos="7466"/>
          <w:tab w:val="left" w:pos="7681"/>
          <w:tab w:val="left" w:pos="7897"/>
          <w:tab w:val="left" w:pos="8112"/>
          <w:tab w:val="left" w:pos="8327"/>
          <w:tab w:val="left" w:pos="8542"/>
          <w:tab w:val="left" w:pos="8757"/>
          <w:tab w:val="left" w:pos="8973"/>
          <w:tab w:val="left" w:pos="9188"/>
          <w:tab w:val="left" w:pos="9403"/>
          <w:tab w:val="left" w:pos="9618"/>
          <w:tab w:val="left" w:pos="9833"/>
          <w:tab w:val="left" w:pos="10152"/>
        </w:tabs>
        <w:spacing w:line="537" w:lineRule="exact"/>
        <w:ind w:left="289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detection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error.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31</w:t>
      </w:r>
    </w:p>
    <w:p w14:paraId="77F7C44C" w14:textId="77777777" w:rsidR="00AB2366" w:rsidRDefault="00C044CB">
      <w:pPr>
        <w:tabs>
          <w:tab w:val="left" w:pos="2890"/>
        </w:tabs>
        <w:spacing w:line="538" w:lineRule="exact"/>
        <w:ind w:left="223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6.3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Block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diagram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of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lookup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table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for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sparsity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order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estimation</w:t>
      </w:r>
    </w:p>
    <w:p w14:paraId="7732926A" w14:textId="77777777" w:rsidR="00AB2366" w:rsidRDefault="00C044CB">
      <w:pPr>
        <w:spacing w:line="537" w:lineRule="exact"/>
        <w:ind w:left="289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through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signal-to-noise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ratio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(SNR)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and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asymptotic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eigen-</w:t>
      </w:r>
    </w:p>
    <w:p w14:paraId="6A27E19E" w14:textId="77777777" w:rsidR="00AB2366" w:rsidRDefault="00C044CB">
      <w:pPr>
        <w:tabs>
          <w:tab w:val="left" w:pos="8502"/>
        </w:tabs>
        <w:spacing w:line="537" w:lineRule="exact"/>
        <w:ind w:left="289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value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probability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distribution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function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(aepdf).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For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exam-</w:t>
      </w:r>
    </w:p>
    <w:p w14:paraId="17076702" w14:textId="77777777" w:rsidR="00AB2366" w:rsidRDefault="00C044CB">
      <w:pPr>
        <w:spacing w:line="537" w:lineRule="exact"/>
        <w:ind w:left="289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ple,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if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value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of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aepdf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=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7.26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for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compressive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case</w:t>
      </w:r>
    </w:p>
    <w:p w14:paraId="12076DD4" w14:textId="77777777" w:rsidR="00AB2366" w:rsidRDefault="00C044CB">
      <w:pPr>
        <w:spacing w:line="537" w:lineRule="exact"/>
        <w:ind w:left="289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in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SNR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=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2db,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can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estimated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that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sparsity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order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of</w:t>
      </w:r>
    </w:p>
    <w:p w14:paraId="420D1709" w14:textId="77777777" w:rsidR="00AB2366" w:rsidRDefault="00C044CB">
      <w:pPr>
        <w:tabs>
          <w:tab w:val="left" w:pos="6175"/>
          <w:tab w:val="left" w:pos="6390"/>
          <w:tab w:val="left" w:pos="6605"/>
          <w:tab w:val="left" w:pos="6821"/>
          <w:tab w:val="left" w:pos="7036"/>
          <w:tab w:val="left" w:pos="7251"/>
          <w:tab w:val="left" w:pos="7466"/>
          <w:tab w:val="left" w:pos="7681"/>
          <w:tab w:val="left" w:pos="7897"/>
          <w:tab w:val="left" w:pos="8112"/>
          <w:tab w:val="left" w:pos="8327"/>
          <w:tab w:val="left" w:pos="8542"/>
          <w:tab w:val="left" w:pos="8757"/>
          <w:tab w:val="left" w:pos="8973"/>
          <w:tab w:val="left" w:pos="9188"/>
          <w:tab w:val="left" w:pos="9403"/>
          <w:tab w:val="left" w:pos="9618"/>
          <w:tab w:val="left" w:pos="9833"/>
          <w:tab w:val="left" w:pos="10152"/>
        </w:tabs>
        <w:spacing w:line="537" w:lineRule="exact"/>
        <w:ind w:left="289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spectrum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occupancy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is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0.6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33</w:t>
      </w:r>
    </w:p>
    <w:p w14:paraId="0B3996E1" w14:textId="77777777" w:rsidR="00AB2366" w:rsidRDefault="00AB2366">
      <w:pPr>
        <w:sectPr w:rsidR="00AB2366">
          <w:pgSz w:w="11905" w:h="16837"/>
          <w:pgMar w:top="0" w:right="0" w:bottom="0" w:left="0" w:header="0" w:footer="0" w:gutter="0"/>
          <w:cols w:space="720"/>
        </w:sectPr>
      </w:pPr>
    </w:p>
    <w:p w14:paraId="3B5DEAB7" w14:textId="77777777" w:rsidR="00AB2366" w:rsidRDefault="00AB2366">
      <w:pPr>
        <w:spacing w:line="200" w:lineRule="exact"/>
        <w:ind w:left="2230"/>
      </w:pPr>
    </w:p>
    <w:p w14:paraId="1D023211" w14:textId="77777777" w:rsidR="00AB2366" w:rsidRDefault="00AB2366">
      <w:pPr>
        <w:spacing w:line="200" w:lineRule="exact"/>
        <w:ind w:left="2230"/>
      </w:pPr>
    </w:p>
    <w:p w14:paraId="784789DE" w14:textId="77777777" w:rsidR="00AB2366" w:rsidRDefault="00AB2366">
      <w:pPr>
        <w:spacing w:line="200" w:lineRule="exact"/>
        <w:ind w:left="2230"/>
      </w:pPr>
    </w:p>
    <w:p w14:paraId="6B8105BA" w14:textId="77777777" w:rsidR="00AB2366" w:rsidRDefault="00AB2366">
      <w:pPr>
        <w:spacing w:line="200" w:lineRule="exact"/>
        <w:ind w:left="2230"/>
      </w:pPr>
    </w:p>
    <w:p w14:paraId="4FC5A8FB" w14:textId="77777777" w:rsidR="00AB2366" w:rsidRDefault="00AB2366">
      <w:pPr>
        <w:spacing w:line="200" w:lineRule="exact"/>
        <w:ind w:left="2230"/>
      </w:pPr>
    </w:p>
    <w:p w14:paraId="6CF07B20" w14:textId="77777777" w:rsidR="00AB2366" w:rsidRDefault="00AB2366">
      <w:pPr>
        <w:spacing w:line="200" w:lineRule="exact"/>
        <w:ind w:left="2230"/>
      </w:pPr>
    </w:p>
    <w:p w14:paraId="60B06193" w14:textId="77777777" w:rsidR="00AB2366" w:rsidRDefault="00AB2366">
      <w:pPr>
        <w:spacing w:line="200" w:lineRule="exact"/>
        <w:ind w:left="2230"/>
      </w:pPr>
    </w:p>
    <w:p w14:paraId="699C346B" w14:textId="77777777" w:rsidR="00AB2366" w:rsidRDefault="00AB2366">
      <w:pPr>
        <w:spacing w:line="200" w:lineRule="exact"/>
        <w:ind w:left="2230"/>
      </w:pPr>
    </w:p>
    <w:p w14:paraId="2893DBEB" w14:textId="77777777" w:rsidR="00AB2366" w:rsidRDefault="00AB2366">
      <w:pPr>
        <w:spacing w:line="200" w:lineRule="exact"/>
        <w:ind w:left="2230"/>
      </w:pPr>
    </w:p>
    <w:p w14:paraId="4B688130" w14:textId="77777777" w:rsidR="00AB2366" w:rsidRDefault="00AB2366">
      <w:pPr>
        <w:spacing w:line="200" w:lineRule="exact"/>
        <w:ind w:left="2230"/>
      </w:pPr>
    </w:p>
    <w:p w14:paraId="0330FED5" w14:textId="77777777" w:rsidR="00AB2366" w:rsidRDefault="00AB2366">
      <w:pPr>
        <w:spacing w:line="200" w:lineRule="exact"/>
        <w:ind w:left="2230"/>
      </w:pPr>
    </w:p>
    <w:p w14:paraId="09ACF68B" w14:textId="77777777" w:rsidR="00AB2366" w:rsidRDefault="00AB2366">
      <w:pPr>
        <w:spacing w:line="200" w:lineRule="exact"/>
        <w:ind w:left="2230"/>
      </w:pPr>
    </w:p>
    <w:p w14:paraId="4B7AD8B6" w14:textId="77777777" w:rsidR="00AB2366" w:rsidRDefault="00AB2366">
      <w:pPr>
        <w:spacing w:line="200" w:lineRule="exact"/>
        <w:ind w:left="2230"/>
      </w:pPr>
    </w:p>
    <w:p w14:paraId="42D8A103" w14:textId="77777777" w:rsidR="00AB2366" w:rsidRDefault="00AB2366">
      <w:pPr>
        <w:spacing w:line="271" w:lineRule="exact"/>
        <w:ind w:left="2230"/>
      </w:pPr>
    </w:p>
    <w:p w14:paraId="0BA5D805" w14:textId="77777777" w:rsidR="00AB2366" w:rsidRDefault="00C044CB">
      <w:pPr>
        <w:tabs>
          <w:tab w:val="left" w:pos="2890"/>
          <w:tab w:val="left" w:pos="8318"/>
        </w:tabs>
        <w:spacing w:line="345" w:lineRule="exact"/>
        <w:ind w:left="2230"/>
      </w:pPr>
      <w:bookmarkStart w:id="9" w:name="PageMark10"/>
      <w:bookmarkEnd w:id="9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6.4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Histogram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for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estimated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shift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in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SNR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=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From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left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to</w:t>
      </w:r>
    </w:p>
    <w:p w14:paraId="745CE8D1" w14:textId="77777777" w:rsidR="00AB2366" w:rsidRDefault="00C044CB">
      <w:pPr>
        <w:spacing w:line="537" w:lineRule="exact"/>
        <w:ind w:left="289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right,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top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to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bottom,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compression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ratio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=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0.1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...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true</w:t>
      </w:r>
    </w:p>
    <w:p w14:paraId="2B5C9230" w14:textId="77777777" w:rsidR="00AB2366" w:rsidRDefault="00C044CB">
      <w:pPr>
        <w:tabs>
          <w:tab w:val="left" w:pos="6390"/>
          <w:tab w:val="left" w:pos="6605"/>
          <w:tab w:val="left" w:pos="6821"/>
          <w:tab w:val="left" w:pos="7036"/>
          <w:tab w:val="left" w:pos="7251"/>
          <w:tab w:val="left" w:pos="7466"/>
          <w:tab w:val="left" w:pos="7681"/>
          <w:tab w:val="left" w:pos="7897"/>
          <w:tab w:val="left" w:pos="8112"/>
          <w:tab w:val="left" w:pos="8327"/>
          <w:tab w:val="left" w:pos="8542"/>
          <w:tab w:val="left" w:pos="8757"/>
          <w:tab w:val="left" w:pos="8973"/>
          <w:tab w:val="left" w:pos="9188"/>
          <w:tab w:val="left" w:pos="9403"/>
          <w:tab w:val="left" w:pos="9618"/>
          <w:tab w:val="left" w:pos="9833"/>
          <w:tab w:val="left" w:pos="10153"/>
        </w:tabs>
        <w:spacing w:line="537" w:lineRule="exact"/>
        <w:ind w:left="289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shift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was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set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to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5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in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all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trials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35</w:t>
      </w:r>
    </w:p>
    <w:p w14:paraId="19610372" w14:textId="77777777" w:rsidR="00AB2366" w:rsidRDefault="00C044CB">
      <w:pPr>
        <w:tabs>
          <w:tab w:val="left" w:pos="2890"/>
        </w:tabs>
        <w:spacing w:line="538" w:lineRule="exact"/>
        <w:ind w:left="223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6.5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Blockdiagramofthecompressivesensingphase-lockedloop</w:t>
      </w:r>
    </w:p>
    <w:p w14:paraId="39CDF53F" w14:textId="77777777" w:rsidR="00AB2366" w:rsidRDefault="00C044CB">
      <w:pPr>
        <w:spacing w:line="537" w:lineRule="exact"/>
        <w:ind w:left="289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(CS-PLL).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components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includes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pre-CS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sampler,</w:t>
      </w:r>
    </w:p>
    <w:p w14:paraId="2D463AA5" w14:textId="77777777" w:rsidR="00AB2366" w:rsidRDefault="00C044CB">
      <w:pPr>
        <w:spacing w:line="537" w:lineRule="exact"/>
        <w:ind w:left="289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phase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detector,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loop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filter,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oscillator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and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feed-back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CS</w:t>
      </w:r>
    </w:p>
    <w:p w14:paraId="7A448DBA" w14:textId="77777777" w:rsidR="00AB2366" w:rsidRDefault="00C044CB">
      <w:pPr>
        <w:tabs>
          <w:tab w:val="left" w:pos="4238"/>
          <w:tab w:val="left" w:pos="4454"/>
          <w:tab w:val="left" w:pos="4669"/>
          <w:tab w:val="left" w:pos="4884"/>
          <w:tab w:val="left" w:pos="5099"/>
          <w:tab w:val="left" w:pos="5314"/>
          <w:tab w:val="left" w:pos="5530"/>
          <w:tab w:val="left" w:pos="5745"/>
          <w:tab w:val="left" w:pos="5960"/>
          <w:tab w:val="left" w:pos="6175"/>
          <w:tab w:val="left" w:pos="6390"/>
          <w:tab w:val="left" w:pos="6605"/>
          <w:tab w:val="left" w:pos="6821"/>
          <w:tab w:val="left" w:pos="7036"/>
          <w:tab w:val="left" w:pos="7251"/>
          <w:tab w:val="left" w:pos="7466"/>
          <w:tab w:val="left" w:pos="7681"/>
          <w:tab w:val="left" w:pos="7897"/>
          <w:tab w:val="left" w:pos="8112"/>
          <w:tab w:val="left" w:pos="8327"/>
          <w:tab w:val="left" w:pos="8542"/>
          <w:tab w:val="left" w:pos="8757"/>
          <w:tab w:val="left" w:pos="8973"/>
          <w:tab w:val="left" w:pos="9188"/>
          <w:tab w:val="left" w:pos="9403"/>
          <w:tab w:val="left" w:pos="9618"/>
          <w:tab w:val="left" w:pos="9833"/>
          <w:tab w:val="left" w:pos="10152"/>
        </w:tabs>
        <w:spacing w:line="537" w:lineRule="exact"/>
        <w:ind w:left="289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multiplier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36</w:t>
      </w:r>
    </w:p>
    <w:p w14:paraId="32FE04D8" w14:textId="77777777" w:rsidR="00AB2366" w:rsidRDefault="00AB2366">
      <w:pPr>
        <w:sectPr w:rsidR="00AB2366">
          <w:pgSz w:w="11905" w:h="16837"/>
          <w:pgMar w:top="0" w:right="0" w:bottom="0" w:left="0" w:header="0" w:footer="0" w:gutter="0"/>
          <w:cols w:space="720"/>
        </w:sectPr>
      </w:pPr>
    </w:p>
    <w:p w14:paraId="560C9813" w14:textId="77777777" w:rsidR="00AB2366" w:rsidRDefault="00AB2366">
      <w:pPr>
        <w:spacing w:line="200" w:lineRule="exact"/>
        <w:ind w:left="1800"/>
      </w:pPr>
    </w:p>
    <w:p w14:paraId="3C33074A" w14:textId="77777777" w:rsidR="00AB2366" w:rsidRDefault="00AB2366">
      <w:pPr>
        <w:spacing w:line="200" w:lineRule="exact"/>
        <w:ind w:left="1800"/>
      </w:pPr>
    </w:p>
    <w:p w14:paraId="0CAB7B6D" w14:textId="77777777" w:rsidR="00AB2366" w:rsidRDefault="00AB2366">
      <w:pPr>
        <w:spacing w:line="200" w:lineRule="exact"/>
        <w:ind w:left="1800"/>
      </w:pPr>
    </w:p>
    <w:p w14:paraId="29AABA66" w14:textId="77777777" w:rsidR="00AB2366" w:rsidRDefault="00AB2366">
      <w:pPr>
        <w:spacing w:line="200" w:lineRule="exact"/>
        <w:ind w:left="1800"/>
      </w:pPr>
    </w:p>
    <w:p w14:paraId="15BD9E91" w14:textId="77777777" w:rsidR="00AB2366" w:rsidRDefault="00AB2366">
      <w:pPr>
        <w:spacing w:line="200" w:lineRule="exact"/>
        <w:ind w:left="1800"/>
      </w:pPr>
    </w:p>
    <w:p w14:paraId="2678ED67" w14:textId="77777777" w:rsidR="00AB2366" w:rsidRDefault="00AB2366">
      <w:pPr>
        <w:spacing w:line="200" w:lineRule="exact"/>
        <w:ind w:left="1800"/>
      </w:pPr>
    </w:p>
    <w:p w14:paraId="08386243" w14:textId="77777777" w:rsidR="00AB2366" w:rsidRDefault="00AB2366">
      <w:pPr>
        <w:spacing w:line="200" w:lineRule="exact"/>
        <w:ind w:left="1800"/>
      </w:pPr>
    </w:p>
    <w:p w14:paraId="761E4FA5" w14:textId="77777777" w:rsidR="00AB2366" w:rsidRDefault="00AB2366">
      <w:pPr>
        <w:spacing w:line="200" w:lineRule="exact"/>
        <w:ind w:left="1800"/>
      </w:pPr>
    </w:p>
    <w:p w14:paraId="03E26CB3" w14:textId="77777777" w:rsidR="00AB2366" w:rsidRDefault="00AB2366">
      <w:pPr>
        <w:spacing w:line="200" w:lineRule="exact"/>
        <w:ind w:left="1800"/>
      </w:pPr>
    </w:p>
    <w:p w14:paraId="2070B6F7" w14:textId="77777777" w:rsidR="00AB2366" w:rsidRDefault="00AB2366">
      <w:pPr>
        <w:spacing w:line="200" w:lineRule="exact"/>
        <w:ind w:left="1800"/>
      </w:pPr>
    </w:p>
    <w:p w14:paraId="1F27F474" w14:textId="77777777" w:rsidR="00AB2366" w:rsidRDefault="00AB2366">
      <w:pPr>
        <w:spacing w:line="200" w:lineRule="exact"/>
        <w:ind w:left="1800"/>
      </w:pPr>
    </w:p>
    <w:p w14:paraId="5AD9CDFF" w14:textId="77777777" w:rsidR="00AB2366" w:rsidRDefault="00AB2366">
      <w:pPr>
        <w:spacing w:line="200" w:lineRule="exact"/>
        <w:ind w:left="1800"/>
      </w:pPr>
    </w:p>
    <w:p w14:paraId="70C090E4" w14:textId="77777777" w:rsidR="00AB2366" w:rsidRDefault="00AB2366">
      <w:pPr>
        <w:spacing w:line="200" w:lineRule="exact"/>
        <w:ind w:left="1800"/>
      </w:pPr>
    </w:p>
    <w:p w14:paraId="26837231" w14:textId="77777777" w:rsidR="00AB2366" w:rsidRDefault="00AB2366">
      <w:pPr>
        <w:spacing w:line="200" w:lineRule="exact"/>
        <w:ind w:left="1800"/>
      </w:pPr>
    </w:p>
    <w:p w14:paraId="1BC082EA" w14:textId="77777777" w:rsidR="00AB2366" w:rsidRDefault="00AB2366">
      <w:pPr>
        <w:spacing w:line="200" w:lineRule="exact"/>
        <w:ind w:left="1800"/>
      </w:pPr>
    </w:p>
    <w:p w14:paraId="436B1EED" w14:textId="77777777" w:rsidR="00AB2366" w:rsidRDefault="00AB2366">
      <w:pPr>
        <w:spacing w:line="200" w:lineRule="exact"/>
        <w:ind w:left="1800"/>
      </w:pPr>
    </w:p>
    <w:p w14:paraId="7F8E54B8" w14:textId="77777777" w:rsidR="00AB2366" w:rsidRDefault="00AB2366">
      <w:pPr>
        <w:spacing w:line="200" w:lineRule="exact"/>
        <w:ind w:left="1800"/>
      </w:pPr>
    </w:p>
    <w:p w14:paraId="125502E5" w14:textId="77777777" w:rsidR="00AB2366" w:rsidRDefault="00AB2366">
      <w:pPr>
        <w:spacing w:line="200" w:lineRule="exact"/>
        <w:ind w:left="1800"/>
      </w:pPr>
    </w:p>
    <w:p w14:paraId="625CBBF8" w14:textId="77777777" w:rsidR="00AB2366" w:rsidRDefault="00AB2366">
      <w:pPr>
        <w:spacing w:line="200" w:lineRule="exact"/>
        <w:ind w:left="1800"/>
      </w:pPr>
    </w:p>
    <w:p w14:paraId="1AA3FC74" w14:textId="77777777" w:rsidR="00AB2366" w:rsidRDefault="00AB2366">
      <w:pPr>
        <w:spacing w:line="200" w:lineRule="exact"/>
        <w:ind w:left="1800"/>
      </w:pPr>
    </w:p>
    <w:p w14:paraId="20189C13" w14:textId="77777777" w:rsidR="00AB2366" w:rsidRDefault="00AB2366">
      <w:pPr>
        <w:spacing w:line="200" w:lineRule="exact"/>
        <w:ind w:left="1800"/>
      </w:pPr>
    </w:p>
    <w:p w14:paraId="6B2845A3" w14:textId="77777777" w:rsidR="00AB2366" w:rsidRDefault="00AB2366">
      <w:pPr>
        <w:spacing w:line="353" w:lineRule="exact"/>
        <w:ind w:left="1800"/>
      </w:pPr>
    </w:p>
    <w:p w14:paraId="03047C06" w14:textId="77777777" w:rsidR="00AB2366" w:rsidRDefault="00C044CB">
      <w:pPr>
        <w:spacing w:line="644" w:lineRule="exact"/>
        <w:ind w:left="1800"/>
      </w:pPr>
      <w:bookmarkStart w:id="10" w:name="PageMark11"/>
      <w:bookmarkEnd w:id="10"/>
      <w:r>
        <w:rPr>
          <w:rFonts w:ascii="Times New Roman" w:eastAsia="Times New Roman" w:hAnsi="Times New Roman" w:cs="Times New Roman"/>
          <w:color w:val="000000"/>
          <w:sz w:val="49"/>
          <w:szCs w:val="49"/>
        </w:rPr>
        <w:t>List</w:t>
      </w:r>
      <w:r>
        <w:rPr>
          <w:rFonts w:ascii="Times New Roman" w:eastAsia="Times New Roman" w:hAnsi="Times New Roman" w:cs="Times New Roman"/>
          <w:sz w:val="49"/>
          <w:szCs w:val="4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9"/>
          <w:szCs w:val="49"/>
        </w:rPr>
        <w:t>of</w:t>
      </w:r>
      <w:r>
        <w:rPr>
          <w:rFonts w:ascii="Times New Roman" w:eastAsia="Times New Roman" w:hAnsi="Times New Roman" w:cs="Times New Roman"/>
          <w:sz w:val="49"/>
          <w:szCs w:val="4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9"/>
          <w:szCs w:val="49"/>
        </w:rPr>
        <w:t>Tables</w:t>
      </w:r>
    </w:p>
    <w:p w14:paraId="5E16A4C1" w14:textId="77777777" w:rsidR="00AB2366" w:rsidRDefault="00AB2366">
      <w:pPr>
        <w:sectPr w:rsidR="00AB2366">
          <w:pgSz w:w="11905" w:h="16837"/>
          <w:pgMar w:top="0" w:right="0" w:bottom="0" w:left="0" w:header="0" w:footer="0" w:gutter="0"/>
          <w:cols w:space="720"/>
        </w:sectPr>
      </w:pPr>
    </w:p>
    <w:p w14:paraId="25BB7142" w14:textId="77777777" w:rsidR="00AB2366" w:rsidRDefault="00AB2366">
      <w:pPr>
        <w:spacing w:line="200" w:lineRule="exact"/>
        <w:ind w:left="1800"/>
      </w:pPr>
    </w:p>
    <w:p w14:paraId="22F4C619" w14:textId="77777777" w:rsidR="00AB2366" w:rsidRDefault="00AB2366">
      <w:pPr>
        <w:spacing w:line="200" w:lineRule="exact"/>
        <w:ind w:left="1800"/>
      </w:pPr>
    </w:p>
    <w:p w14:paraId="23606DBF" w14:textId="77777777" w:rsidR="00AB2366" w:rsidRDefault="00AB2366">
      <w:pPr>
        <w:spacing w:line="200" w:lineRule="exact"/>
        <w:ind w:left="1800"/>
      </w:pPr>
    </w:p>
    <w:p w14:paraId="455F08DC" w14:textId="77777777" w:rsidR="00AB2366" w:rsidRDefault="00AB2366">
      <w:pPr>
        <w:spacing w:line="200" w:lineRule="exact"/>
        <w:ind w:left="1800"/>
      </w:pPr>
    </w:p>
    <w:p w14:paraId="69E3BCE8" w14:textId="77777777" w:rsidR="00AB2366" w:rsidRDefault="00AB2366">
      <w:pPr>
        <w:spacing w:line="200" w:lineRule="exact"/>
        <w:ind w:left="1800"/>
      </w:pPr>
    </w:p>
    <w:p w14:paraId="60D2FA14" w14:textId="77777777" w:rsidR="00AB2366" w:rsidRDefault="00AB2366">
      <w:pPr>
        <w:spacing w:line="200" w:lineRule="exact"/>
        <w:ind w:left="1800"/>
      </w:pPr>
    </w:p>
    <w:p w14:paraId="18D0BD64" w14:textId="77777777" w:rsidR="00AB2366" w:rsidRDefault="00AB2366">
      <w:pPr>
        <w:spacing w:line="200" w:lineRule="exact"/>
        <w:ind w:left="1800"/>
      </w:pPr>
    </w:p>
    <w:p w14:paraId="1AFE5CED" w14:textId="77777777" w:rsidR="00AB2366" w:rsidRDefault="00AB2366">
      <w:pPr>
        <w:spacing w:line="200" w:lineRule="exact"/>
        <w:ind w:left="1800"/>
      </w:pPr>
    </w:p>
    <w:p w14:paraId="2B3FC165" w14:textId="77777777" w:rsidR="00AB2366" w:rsidRDefault="00AB2366">
      <w:pPr>
        <w:spacing w:line="200" w:lineRule="exact"/>
        <w:ind w:left="1800"/>
      </w:pPr>
    </w:p>
    <w:p w14:paraId="47EB1C9A" w14:textId="77777777" w:rsidR="00AB2366" w:rsidRDefault="00AB2366">
      <w:pPr>
        <w:spacing w:line="200" w:lineRule="exact"/>
        <w:ind w:left="1800"/>
      </w:pPr>
    </w:p>
    <w:p w14:paraId="21B522C7" w14:textId="77777777" w:rsidR="00AB2366" w:rsidRDefault="00AB2366">
      <w:pPr>
        <w:spacing w:line="200" w:lineRule="exact"/>
        <w:ind w:left="1800"/>
      </w:pPr>
    </w:p>
    <w:p w14:paraId="3D03F62C" w14:textId="77777777" w:rsidR="00AB2366" w:rsidRDefault="00AB2366">
      <w:pPr>
        <w:spacing w:line="200" w:lineRule="exact"/>
        <w:ind w:left="1800"/>
      </w:pPr>
    </w:p>
    <w:p w14:paraId="5C07D392" w14:textId="77777777" w:rsidR="00AB2366" w:rsidRDefault="00AB2366">
      <w:pPr>
        <w:spacing w:line="200" w:lineRule="exact"/>
        <w:ind w:left="1800"/>
      </w:pPr>
    </w:p>
    <w:p w14:paraId="334C5CDC" w14:textId="77777777" w:rsidR="00AB2366" w:rsidRDefault="00AB2366">
      <w:pPr>
        <w:spacing w:line="200" w:lineRule="exact"/>
        <w:ind w:left="1800"/>
      </w:pPr>
    </w:p>
    <w:p w14:paraId="13932F14" w14:textId="77777777" w:rsidR="00AB2366" w:rsidRDefault="00AB2366">
      <w:pPr>
        <w:spacing w:line="200" w:lineRule="exact"/>
        <w:ind w:left="1800"/>
      </w:pPr>
    </w:p>
    <w:p w14:paraId="1081CCDD" w14:textId="77777777" w:rsidR="00AB2366" w:rsidRDefault="00AB2366">
      <w:pPr>
        <w:spacing w:line="200" w:lineRule="exact"/>
        <w:ind w:left="1800"/>
      </w:pPr>
    </w:p>
    <w:p w14:paraId="5E9CEF68" w14:textId="77777777" w:rsidR="00AB2366" w:rsidRDefault="00AB2366">
      <w:pPr>
        <w:spacing w:line="200" w:lineRule="exact"/>
        <w:ind w:left="1800"/>
      </w:pPr>
    </w:p>
    <w:p w14:paraId="459960AB" w14:textId="77777777" w:rsidR="00AB2366" w:rsidRDefault="00AB2366">
      <w:pPr>
        <w:spacing w:line="200" w:lineRule="exact"/>
        <w:ind w:left="1800"/>
      </w:pPr>
    </w:p>
    <w:p w14:paraId="281E4B93" w14:textId="77777777" w:rsidR="00AB2366" w:rsidRDefault="00AB2366">
      <w:pPr>
        <w:spacing w:line="200" w:lineRule="exact"/>
        <w:ind w:left="1800"/>
      </w:pPr>
    </w:p>
    <w:p w14:paraId="2D461CDF" w14:textId="77777777" w:rsidR="00AB2366" w:rsidRDefault="00AB2366">
      <w:pPr>
        <w:spacing w:line="200" w:lineRule="exact"/>
        <w:ind w:left="1800"/>
      </w:pPr>
    </w:p>
    <w:p w14:paraId="75CE6203" w14:textId="77777777" w:rsidR="00AB2366" w:rsidRDefault="00AB2366">
      <w:pPr>
        <w:spacing w:line="200" w:lineRule="exact"/>
        <w:ind w:left="1800"/>
      </w:pPr>
    </w:p>
    <w:p w14:paraId="0993067A" w14:textId="77777777" w:rsidR="00AB2366" w:rsidRDefault="00AB2366">
      <w:pPr>
        <w:spacing w:line="269" w:lineRule="exact"/>
        <w:ind w:left="1800"/>
      </w:pPr>
    </w:p>
    <w:p w14:paraId="686C33AF" w14:textId="77777777" w:rsidR="00AB2366" w:rsidRDefault="00C044CB">
      <w:pPr>
        <w:spacing w:line="644" w:lineRule="exact"/>
        <w:ind w:left="1800"/>
      </w:pPr>
      <w:bookmarkStart w:id="11" w:name="PageMark12"/>
      <w:bookmarkEnd w:id="11"/>
      <w:r>
        <w:rPr>
          <w:rFonts w:ascii="Times New Roman" w:eastAsia="Times New Roman" w:hAnsi="Times New Roman" w:cs="Times New Roman"/>
          <w:color w:val="000000"/>
          <w:sz w:val="49"/>
          <w:szCs w:val="49"/>
        </w:rPr>
        <w:t>Chapter</w:t>
      </w:r>
      <w:r>
        <w:rPr>
          <w:rFonts w:ascii="Times New Roman" w:eastAsia="Times New Roman" w:hAnsi="Times New Roman" w:cs="Times New Roman"/>
          <w:sz w:val="49"/>
          <w:szCs w:val="4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9"/>
          <w:szCs w:val="49"/>
        </w:rPr>
        <w:t>1</w:t>
      </w:r>
    </w:p>
    <w:p w14:paraId="1A07B7B6" w14:textId="77777777" w:rsidR="00AB2366" w:rsidRDefault="00AB2366">
      <w:pPr>
        <w:spacing w:line="200" w:lineRule="exact"/>
        <w:ind w:left="1800"/>
      </w:pPr>
    </w:p>
    <w:p w14:paraId="351F939D" w14:textId="77777777" w:rsidR="00AB2366" w:rsidRDefault="00AB2366">
      <w:pPr>
        <w:spacing w:line="200" w:lineRule="exact"/>
        <w:ind w:left="1800"/>
      </w:pPr>
    </w:p>
    <w:p w14:paraId="176EC75A" w14:textId="77777777" w:rsidR="00AB2366" w:rsidRDefault="00AB2366">
      <w:pPr>
        <w:spacing w:line="250" w:lineRule="exact"/>
        <w:ind w:left="1800"/>
      </w:pPr>
    </w:p>
    <w:p w14:paraId="0FE28EF5" w14:textId="77777777" w:rsidR="00AB2366" w:rsidRDefault="00C044CB">
      <w:pPr>
        <w:spacing w:line="644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49"/>
          <w:szCs w:val="49"/>
        </w:rPr>
        <w:t>Introduction</w:t>
      </w:r>
    </w:p>
    <w:p w14:paraId="0192F685" w14:textId="77777777" w:rsidR="00AB2366" w:rsidRDefault="00AB2366">
      <w:pPr>
        <w:sectPr w:rsidR="00AB2366">
          <w:pgSz w:w="11905" w:h="16837"/>
          <w:pgMar w:top="0" w:right="0" w:bottom="0" w:left="0" w:header="0" w:footer="0" w:gutter="0"/>
          <w:cols w:space="720"/>
        </w:sectPr>
      </w:pPr>
    </w:p>
    <w:p w14:paraId="7E07F18D" w14:textId="77777777" w:rsidR="00AB2366" w:rsidRDefault="00AB2366">
      <w:pPr>
        <w:spacing w:line="200" w:lineRule="exact"/>
        <w:ind w:left="1800"/>
      </w:pPr>
    </w:p>
    <w:p w14:paraId="11CAB8FF" w14:textId="77777777" w:rsidR="00AB2366" w:rsidRDefault="00AB2366">
      <w:pPr>
        <w:spacing w:line="200" w:lineRule="exact"/>
        <w:ind w:left="1800"/>
      </w:pPr>
    </w:p>
    <w:p w14:paraId="2927B693" w14:textId="77777777" w:rsidR="00AB2366" w:rsidRDefault="00AB2366">
      <w:pPr>
        <w:spacing w:line="200" w:lineRule="exact"/>
        <w:ind w:left="1800"/>
      </w:pPr>
    </w:p>
    <w:p w14:paraId="7393F81F" w14:textId="77777777" w:rsidR="00AB2366" w:rsidRDefault="00AB2366">
      <w:pPr>
        <w:spacing w:line="200" w:lineRule="exact"/>
        <w:ind w:left="1800"/>
      </w:pPr>
    </w:p>
    <w:p w14:paraId="0EA2AB7C" w14:textId="77777777" w:rsidR="00AB2366" w:rsidRDefault="00AB2366">
      <w:pPr>
        <w:spacing w:line="200" w:lineRule="exact"/>
        <w:ind w:left="1800"/>
      </w:pPr>
    </w:p>
    <w:p w14:paraId="11996F05" w14:textId="77777777" w:rsidR="00AB2366" w:rsidRDefault="00AB2366">
      <w:pPr>
        <w:spacing w:line="200" w:lineRule="exact"/>
        <w:ind w:left="1800"/>
      </w:pPr>
    </w:p>
    <w:p w14:paraId="4644C46B" w14:textId="77777777" w:rsidR="00AB2366" w:rsidRDefault="00AB2366">
      <w:pPr>
        <w:spacing w:line="200" w:lineRule="exact"/>
        <w:ind w:left="1800"/>
      </w:pPr>
    </w:p>
    <w:p w14:paraId="57302026" w14:textId="77777777" w:rsidR="00AB2366" w:rsidRDefault="00AB2366">
      <w:pPr>
        <w:spacing w:line="200" w:lineRule="exact"/>
        <w:ind w:left="1800"/>
      </w:pPr>
    </w:p>
    <w:p w14:paraId="6C4E457E" w14:textId="77777777" w:rsidR="00AB2366" w:rsidRDefault="00AB2366">
      <w:pPr>
        <w:spacing w:line="200" w:lineRule="exact"/>
        <w:ind w:left="1800"/>
      </w:pPr>
    </w:p>
    <w:p w14:paraId="11CCDE00" w14:textId="77777777" w:rsidR="00AB2366" w:rsidRDefault="00AB2366">
      <w:pPr>
        <w:spacing w:line="200" w:lineRule="exact"/>
        <w:ind w:left="1800"/>
      </w:pPr>
    </w:p>
    <w:p w14:paraId="7B6D56C6" w14:textId="77777777" w:rsidR="00AB2366" w:rsidRDefault="00AB2366">
      <w:pPr>
        <w:spacing w:line="200" w:lineRule="exact"/>
        <w:ind w:left="1800"/>
      </w:pPr>
    </w:p>
    <w:p w14:paraId="2CA6F3A6" w14:textId="77777777" w:rsidR="00AB2366" w:rsidRDefault="00AB2366">
      <w:pPr>
        <w:spacing w:line="200" w:lineRule="exact"/>
        <w:ind w:left="1800"/>
      </w:pPr>
    </w:p>
    <w:p w14:paraId="1BDDFBC0" w14:textId="77777777" w:rsidR="00AB2366" w:rsidRDefault="00AB2366">
      <w:pPr>
        <w:spacing w:line="200" w:lineRule="exact"/>
        <w:ind w:left="1800"/>
      </w:pPr>
    </w:p>
    <w:p w14:paraId="2E0FC36D" w14:textId="77777777" w:rsidR="00AB2366" w:rsidRDefault="00AB2366">
      <w:pPr>
        <w:spacing w:line="200" w:lineRule="exact"/>
        <w:ind w:left="1800"/>
      </w:pPr>
    </w:p>
    <w:p w14:paraId="2DC8FBCC" w14:textId="77777777" w:rsidR="00AB2366" w:rsidRDefault="00AB2366">
      <w:pPr>
        <w:spacing w:line="200" w:lineRule="exact"/>
        <w:ind w:left="1800"/>
      </w:pPr>
    </w:p>
    <w:p w14:paraId="12709ABA" w14:textId="77777777" w:rsidR="00AB2366" w:rsidRDefault="00AB2366">
      <w:pPr>
        <w:spacing w:line="200" w:lineRule="exact"/>
        <w:ind w:left="1800"/>
      </w:pPr>
    </w:p>
    <w:p w14:paraId="04EC8E57" w14:textId="77777777" w:rsidR="00AB2366" w:rsidRDefault="00AB2366">
      <w:pPr>
        <w:spacing w:line="200" w:lineRule="exact"/>
        <w:ind w:left="1800"/>
      </w:pPr>
    </w:p>
    <w:p w14:paraId="021D5F00" w14:textId="77777777" w:rsidR="00AB2366" w:rsidRDefault="00AB2366">
      <w:pPr>
        <w:spacing w:line="200" w:lineRule="exact"/>
        <w:ind w:left="1800"/>
      </w:pPr>
    </w:p>
    <w:p w14:paraId="3BD229BD" w14:textId="77777777" w:rsidR="00AB2366" w:rsidRDefault="00AB2366">
      <w:pPr>
        <w:spacing w:line="200" w:lineRule="exact"/>
        <w:ind w:left="1800"/>
      </w:pPr>
    </w:p>
    <w:p w14:paraId="08980DFC" w14:textId="77777777" w:rsidR="00AB2366" w:rsidRDefault="00AB2366">
      <w:pPr>
        <w:spacing w:line="200" w:lineRule="exact"/>
        <w:ind w:left="1800"/>
      </w:pPr>
    </w:p>
    <w:p w14:paraId="4C5D2A41" w14:textId="77777777" w:rsidR="00AB2366" w:rsidRDefault="00AB2366">
      <w:pPr>
        <w:spacing w:line="200" w:lineRule="exact"/>
        <w:ind w:left="1800"/>
      </w:pPr>
    </w:p>
    <w:p w14:paraId="2D2AD1D0" w14:textId="77777777" w:rsidR="00AB2366" w:rsidRDefault="00AB2366">
      <w:pPr>
        <w:spacing w:line="269" w:lineRule="exact"/>
        <w:ind w:left="1800"/>
      </w:pPr>
    </w:p>
    <w:p w14:paraId="5EBFD601" w14:textId="77777777" w:rsidR="00AB2366" w:rsidRDefault="00C044CB">
      <w:pPr>
        <w:spacing w:line="644" w:lineRule="exact"/>
        <w:ind w:left="1800"/>
      </w:pPr>
      <w:bookmarkStart w:id="12" w:name="PageMark13"/>
      <w:bookmarkEnd w:id="12"/>
      <w:r>
        <w:rPr>
          <w:rFonts w:ascii="Times New Roman" w:eastAsia="Times New Roman" w:hAnsi="Times New Roman" w:cs="Times New Roman"/>
          <w:color w:val="000000"/>
          <w:sz w:val="49"/>
          <w:szCs w:val="49"/>
        </w:rPr>
        <w:t>Chapter</w:t>
      </w:r>
      <w:r>
        <w:rPr>
          <w:rFonts w:ascii="Times New Roman" w:eastAsia="Times New Roman" w:hAnsi="Times New Roman" w:cs="Times New Roman"/>
          <w:sz w:val="49"/>
          <w:szCs w:val="4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9"/>
          <w:szCs w:val="49"/>
        </w:rPr>
        <w:t>2</w:t>
      </w:r>
    </w:p>
    <w:p w14:paraId="0081BC1C" w14:textId="77777777" w:rsidR="00AB2366" w:rsidRDefault="00AB2366">
      <w:pPr>
        <w:spacing w:line="200" w:lineRule="exact"/>
        <w:ind w:left="1800"/>
      </w:pPr>
    </w:p>
    <w:p w14:paraId="0C1A2630" w14:textId="77777777" w:rsidR="00AB2366" w:rsidRDefault="00AB2366">
      <w:pPr>
        <w:spacing w:line="200" w:lineRule="exact"/>
        <w:ind w:left="1800"/>
      </w:pPr>
    </w:p>
    <w:p w14:paraId="6237B2C3" w14:textId="77777777" w:rsidR="00AB2366" w:rsidRDefault="00AB2366">
      <w:pPr>
        <w:spacing w:line="250" w:lineRule="exact"/>
        <w:ind w:left="1800"/>
      </w:pPr>
    </w:p>
    <w:p w14:paraId="0DD1D871" w14:textId="77777777" w:rsidR="00AB2366" w:rsidRDefault="00C044CB">
      <w:pPr>
        <w:spacing w:line="644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49"/>
          <w:szCs w:val="49"/>
        </w:rPr>
        <w:t>Compressed</w:t>
      </w:r>
      <w:r>
        <w:rPr>
          <w:rFonts w:ascii="Times New Roman" w:eastAsia="Times New Roman" w:hAnsi="Times New Roman" w:cs="Times New Roman"/>
          <w:sz w:val="49"/>
          <w:szCs w:val="4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9"/>
          <w:szCs w:val="49"/>
        </w:rPr>
        <w:t>Sensing</w:t>
      </w:r>
    </w:p>
    <w:p w14:paraId="466930EE" w14:textId="77777777" w:rsidR="00AB2366" w:rsidRDefault="00AB2366">
      <w:pPr>
        <w:sectPr w:rsidR="00AB2366">
          <w:pgSz w:w="11905" w:h="16837"/>
          <w:pgMar w:top="0" w:right="0" w:bottom="0" w:left="0" w:header="0" w:footer="0" w:gutter="0"/>
          <w:cols w:space="720"/>
        </w:sectPr>
      </w:pPr>
    </w:p>
    <w:p w14:paraId="4C86F80C" w14:textId="77777777" w:rsidR="00AB2366" w:rsidRDefault="00AB2366">
      <w:pPr>
        <w:spacing w:line="200" w:lineRule="exact"/>
        <w:ind w:left="1800"/>
      </w:pPr>
    </w:p>
    <w:p w14:paraId="70E6B92D" w14:textId="77777777" w:rsidR="00AB2366" w:rsidRDefault="00AB2366">
      <w:pPr>
        <w:spacing w:line="200" w:lineRule="exact"/>
        <w:ind w:left="1800"/>
      </w:pPr>
    </w:p>
    <w:p w14:paraId="5E5AE4DD" w14:textId="77777777" w:rsidR="00AB2366" w:rsidRDefault="00AB2366">
      <w:pPr>
        <w:spacing w:line="200" w:lineRule="exact"/>
        <w:ind w:left="1800"/>
      </w:pPr>
    </w:p>
    <w:p w14:paraId="600AD351" w14:textId="77777777" w:rsidR="00AB2366" w:rsidRDefault="00AB2366">
      <w:pPr>
        <w:spacing w:line="200" w:lineRule="exact"/>
        <w:ind w:left="1800"/>
      </w:pPr>
    </w:p>
    <w:p w14:paraId="1A59ACE2" w14:textId="77777777" w:rsidR="00AB2366" w:rsidRDefault="00AB2366">
      <w:pPr>
        <w:spacing w:line="200" w:lineRule="exact"/>
        <w:ind w:left="1800"/>
      </w:pPr>
    </w:p>
    <w:p w14:paraId="7D4A2780" w14:textId="77777777" w:rsidR="00AB2366" w:rsidRDefault="00AB2366">
      <w:pPr>
        <w:spacing w:line="200" w:lineRule="exact"/>
        <w:ind w:left="1800"/>
      </w:pPr>
    </w:p>
    <w:p w14:paraId="20DA4BB1" w14:textId="77777777" w:rsidR="00AB2366" w:rsidRDefault="00AB2366">
      <w:pPr>
        <w:spacing w:line="200" w:lineRule="exact"/>
        <w:ind w:left="1800"/>
      </w:pPr>
    </w:p>
    <w:p w14:paraId="7196983E" w14:textId="77777777" w:rsidR="00AB2366" w:rsidRDefault="00AB2366">
      <w:pPr>
        <w:spacing w:line="200" w:lineRule="exact"/>
        <w:ind w:left="1800"/>
      </w:pPr>
    </w:p>
    <w:p w14:paraId="395B85A6" w14:textId="77777777" w:rsidR="00AB2366" w:rsidRDefault="00AB2366">
      <w:pPr>
        <w:spacing w:line="200" w:lineRule="exact"/>
        <w:ind w:left="1800"/>
      </w:pPr>
    </w:p>
    <w:p w14:paraId="0723065A" w14:textId="77777777" w:rsidR="00AB2366" w:rsidRDefault="00AB2366">
      <w:pPr>
        <w:spacing w:line="200" w:lineRule="exact"/>
        <w:ind w:left="1800"/>
      </w:pPr>
    </w:p>
    <w:p w14:paraId="65B76463" w14:textId="77777777" w:rsidR="00AB2366" w:rsidRDefault="00AB2366">
      <w:pPr>
        <w:spacing w:line="200" w:lineRule="exact"/>
        <w:ind w:left="1800"/>
      </w:pPr>
    </w:p>
    <w:p w14:paraId="479324EC" w14:textId="77777777" w:rsidR="00AB2366" w:rsidRDefault="00AB2366">
      <w:pPr>
        <w:spacing w:line="200" w:lineRule="exact"/>
        <w:ind w:left="1800"/>
      </w:pPr>
    </w:p>
    <w:p w14:paraId="72FC4E58" w14:textId="77777777" w:rsidR="00AB2366" w:rsidRDefault="00AB2366">
      <w:pPr>
        <w:spacing w:line="200" w:lineRule="exact"/>
        <w:ind w:left="1800"/>
      </w:pPr>
    </w:p>
    <w:p w14:paraId="5456734A" w14:textId="77777777" w:rsidR="00AB2366" w:rsidRDefault="00AB2366">
      <w:pPr>
        <w:spacing w:line="200" w:lineRule="exact"/>
        <w:ind w:left="1800"/>
      </w:pPr>
    </w:p>
    <w:p w14:paraId="1391B853" w14:textId="77777777" w:rsidR="00AB2366" w:rsidRDefault="00AB2366">
      <w:pPr>
        <w:spacing w:line="200" w:lineRule="exact"/>
        <w:ind w:left="1800"/>
      </w:pPr>
    </w:p>
    <w:p w14:paraId="585904D8" w14:textId="77777777" w:rsidR="00AB2366" w:rsidRDefault="00AB2366">
      <w:pPr>
        <w:spacing w:line="200" w:lineRule="exact"/>
        <w:ind w:left="1800"/>
      </w:pPr>
    </w:p>
    <w:p w14:paraId="6A1BB140" w14:textId="77777777" w:rsidR="00AB2366" w:rsidRDefault="00AB2366">
      <w:pPr>
        <w:spacing w:line="200" w:lineRule="exact"/>
        <w:ind w:left="1800"/>
      </w:pPr>
    </w:p>
    <w:p w14:paraId="436BDBD6" w14:textId="77777777" w:rsidR="00AB2366" w:rsidRDefault="00AB2366">
      <w:pPr>
        <w:spacing w:line="200" w:lineRule="exact"/>
        <w:ind w:left="1800"/>
      </w:pPr>
    </w:p>
    <w:p w14:paraId="1BDD76B0" w14:textId="77777777" w:rsidR="00AB2366" w:rsidRDefault="00AB2366">
      <w:pPr>
        <w:spacing w:line="200" w:lineRule="exact"/>
        <w:ind w:left="1800"/>
      </w:pPr>
    </w:p>
    <w:p w14:paraId="1A1EFE87" w14:textId="77777777" w:rsidR="00AB2366" w:rsidRDefault="00AB2366">
      <w:pPr>
        <w:spacing w:line="200" w:lineRule="exact"/>
        <w:ind w:left="1800"/>
      </w:pPr>
    </w:p>
    <w:p w14:paraId="32174A8C" w14:textId="77777777" w:rsidR="00AB2366" w:rsidRDefault="00AB2366">
      <w:pPr>
        <w:spacing w:line="200" w:lineRule="exact"/>
        <w:ind w:left="1800"/>
      </w:pPr>
    </w:p>
    <w:p w14:paraId="4293BDF7" w14:textId="77777777" w:rsidR="00AB2366" w:rsidRDefault="00AB2366">
      <w:pPr>
        <w:spacing w:line="269" w:lineRule="exact"/>
        <w:ind w:left="1800"/>
      </w:pPr>
    </w:p>
    <w:p w14:paraId="38EB9628" w14:textId="77777777" w:rsidR="00AB2366" w:rsidRDefault="00C044CB">
      <w:pPr>
        <w:spacing w:line="644" w:lineRule="exact"/>
        <w:ind w:left="1800"/>
      </w:pPr>
      <w:bookmarkStart w:id="13" w:name="PageMark14"/>
      <w:bookmarkEnd w:id="13"/>
      <w:r>
        <w:rPr>
          <w:rFonts w:ascii="Times New Roman" w:eastAsia="Times New Roman" w:hAnsi="Times New Roman" w:cs="Times New Roman"/>
          <w:color w:val="000000"/>
          <w:sz w:val="49"/>
          <w:szCs w:val="49"/>
        </w:rPr>
        <w:t>Chapter</w:t>
      </w:r>
      <w:r>
        <w:rPr>
          <w:rFonts w:ascii="Times New Roman" w:eastAsia="Times New Roman" w:hAnsi="Times New Roman" w:cs="Times New Roman"/>
          <w:sz w:val="49"/>
          <w:szCs w:val="4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9"/>
          <w:szCs w:val="49"/>
        </w:rPr>
        <w:t>3</w:t>
      </w:r>
    </w:p>
    <w:p w14:paraId="40EC45D0" w14:textId="77777777" w:rsidR="00AB2366" w:rsidRDefault="00AB2366">
      <w:pPr>
        <w:spacing w:line="200" w:lineRule="exact"/>
        <w:ind w:left="1800"/>
      </w:pPr>
    </w:p>
    <w:p w14:paraId="433F08C4" w14:textId="77777777" w:rsidR="00AB2366" w:rsidRDefault="00AB2366">
      <w:pPr>
        <w:spacing w:line="200" w:lineRule="exact"/>
        <w:ind w:left="1800"/>
      </w:pPr>
    </w:p>
    <w:p w14:paraId="644016A0" w14:textId="77777777" w:rsidR="00AB2366" w:rsidRDefault="00AB2366">
      <w:pPr>
        <w:spacing w:line="250" w:lineRule="exact"/>
        <w:ind w:left="1800"/>
      </w:pPr>
    </w:p>
    <w:p w14:paraId="09B0E6A6" w14:textId="77777777" w:rsidR="00AB2366" w:rsidRDefault="00C044CB">
      <w:pPr>
        <w:spacing w:line="644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49"/>
          <w:szCs w:val="49"/>
        </w:rPr>
        <w:t>Compressed</w:t>
      </w:r>
      <w:r>
        <w:rPr>
          <w:rFonts w:ascii="Times New Roman" w:eastAsia="Times New Roman" w:hAnsi="Times New Roman" w:cs="Times New Roman"/>
          <w:sz w:val="49"/>
          <w:szCs w:val="4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9"/>
          <w:szCs w:val="49"/>
        </w:rPr>
        <w:t>Sensing</w:t>
      </w:r>
      <w:r>
        <w:rPr>
          <w:rFonts w:ascii="Times New Roman" w:eastAsia="Times New Roman" w:hAnsi="Times New Roman" w:cs="Times New Roman"/>
          <w:sz w:val="49"/>
          <w:szCs w:val="4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9"/>
          <w:szCs w:val="49"/>
        </w:rPr>
        <w:t>based</w:t>
      </w:r>
      <w:r>
        <w:rPr>
          <w:rFonts w:ascii="Times New Roman" w:eastAsia="Times New Roman" w:hAnsi="Times New Roman" w:cs="Times New Roman"/>
          <w:sz w:val="49"/>
          <w:szCs w:val="4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9"/>
          <w:szCs w:val="49"/>
        </w:rPr>
        <w:t>Analog</w:t>
      </w:r>
      <w:r>
        <w:rPr>
          <w:rFonts w:ascii="Times New Roman" w:eastAsia="Times New Roman" w:hAnsi="Times New Roman" w:cs="Times New Roman"/>
          <w:sz w:val="49"/>
          <w:szCs w:val="4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9"/>
          <w:szCs w:val="49"/>
        </w:rPr>
        <w:t>to</w:t>
      </w:r>
    </w:p>
    <w:p w14:paraId="628D1EB5" w14:textId="77777777" w:rsidR="00AB2366" w:rsidRDefault="00AB2366">
      <w:pPr>
        <w:spacing w:line="251" w:lineRule="exact"/>
        <w:ind w:left="1800"/>
      </w:pPr>
    </w:p>
    <w:p w14:paraId="5ADFECA1" w14:textId="77777777" w:rsidR="00AB2366" w:rsidRDefault="00C044CB">
      <w:pPr>
        <w:spacing w:line="644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49"/>
          <w:szCs w:val="49"/>
        </w:rPr>
        <w:t>Digital</w:t>
      </w:r>
      <w:r>
        <w:rPr>
          <w:rFonts w:ascii="Times New Roman" w:eastAsia="Times New Roman" w:hAnsi="Times New Roman" w:cs="Times New Roman"/>
          <w:sz w:val="49"/>
          <w:szCs w:val="4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9"/>
          <w:szCs w:val="49"/>
        </w:rPr>
        <w:t>Converter</w:t>
      </w:r>
    </w:p>
    <w:p w14:paraId="5B85C563" w14:textId="77777777" w:rsidR="00AB2366" w:rsidRDefault="00AB2366">
      <w:pPr>
        <w:sectPr w:rsidR="00AB2366">
          <w:pgSz w:w="11905" w:h="16837"/>
          <w:pgMar w:top="0" w:right="0" w:bottom="0" w:left="0" w:header="0" w:footer="0" w:gutter="0"/>
          <w:cols w:space="720"/>
        </w:sectPr>
      </w:pPr>
    </w:p>
    <w:p w14:paraId="35F24C32" w14:textId="77777777" w:rsidR="00AB2366" w:rsidRDefault="00AB2366">
      <w:pPr>
        <w:spacing w:line="200" w:lineRule="exact"/>
        <w:ind w:left="1800"/>
      </w:pPr>
    </w:p>
    <w:p w14:paraId="2B61DCDA" w14:textId="77777777" w:rsidR="00AB2366" w:rsidRDefault="00AB2366">
      <w:pPr>
        <w:spacing w:line="200" w:lineRule="exact"/>
        <w:ind w:left="1800"/>
      </w:pPr>
    </w:p>
    <w:p w14:paraId="646263FF" w14:textId="77777777" w:rsidR="00AB2366" w:rsidRDefault="00AB2366">
      <w:pPr>
        <w:spacing w:line="200" w:lineRule="exact"/>
        <w:ind w:left="1800"/>
      </w:pPr>
    </w:p>
    <w:p w14:paraId="2DA30E72" w14:textId="77777777" w:rsidR="00AB2366" w:rsidRDefault="00AB2366">
      <w:pPr>
        <w:spacing w:line="200" w:lineRule="exact"/>
        <w:ind w:left="1800"/>
      </w:pPr>
    </w:p>
    <w:p w14:paraId="636DF8F7" w14:textId="77777777" w:rsidR="00AB2366" w:rsidRDefault="00AB2366">
      <w:pPr>
        <w:spacing w:line="200" w:lineRule="exact"/>
        <w:ind w:left="1800"/>
      </w:pPr>
    </w:p>
    <w:p w14:paraId="0CF4F57F" w14:textId="77777777" w:rsidR="00AB2366" w:rsidRDefault="00AB2366">
      <w:pPr>
        <w:spacing w:line="200" w:lineRule="exact"/>
        <w:ind w:left="1800"/>
      </w:pPr>
    </w:p>
    <w:p w14:paraId="2C7AD3D7" w14:textId="77777777" w:rsidR="00AB2366" w:rsidRDefault="00AB2366">
      <w:pPr>
        <w:spacing w:line="200" w:lineRule="exact"/>
        <w:ind w:left="1800"/>
      </w:pPr>
    </w:p>
    <w:p w14:paraId="7F1DBC9D" w14:textId="77777777" w:rsidR="00AB2366" w:rsidRDefault="00AB2366">
      <w:pPr>
        <w:spacing w:line="200" w:lineRule="exact"/>
        <w:ind w:left="1800"/>
      </w:pPr>
    </w:p>
    <w:p w14:paraId="32D9C740" w14:textId="77777777" w:rsidR="00AB2366" w:rsidRDefault="00AB2366">
      <w:pPr>
        <w:spacing w:line="200" w:lineRule="exact"/>
        <w:ind w:left="1800"/>
      </w:pPr>
    </w:p>
    <w:p w14:paraId="67BDB199" w14:textId="77777777" w:rsidR="00AB2366" w:rsidRDefault="00AB2366">
      <w:pPr>
        <w:spacing w:line="200" w:lineRule="exact"/>
        <w:ind w:left="1800"/>
      </w:pPr>
    </w:p>
    <w:p w14:paraId="73532221" w14:textId="77777777" w:rsidR="00AB2366" w:rsidRDefault="00AB2366">
      <w:pPr>
        <w:spacing w:line="200" w:lineRule="exact"/>
        <w:ind w:left="1800"/>
      </w:pPr>
    </w:p>
    <w:p w14:paraId="57514D3D" w14:textId="77777777" w:rsidR="00AB2366" w:rsidRDefault="00AB2366">
      <w:pPr>
        <w:spacing w:line="200" w:lineRule="exact"/>
        <w:ind w:left="1800"/>
      </w:pPr>
    </w:p>
    <w:p w14:paraId="650D03BC" w14:textId="77777777" w:rsidR="00AB2366" w:rsidRDefault="00AB2366">
      <w:pPr>
        <w:spacing w:line="200" w:lineRule="exact"/>
        <w:ind w:left="1800"/>
      </w:pPr>
    </w:p>
    <w:p w14:paraId="3F5536B0" w14:textId="77777777" w:rsidR="00AB2366" w:rsidRDefault="00AB2366">
      <w:pPr>
        <w:spacing w:line="200" w:lineRule="exact"/>
        <w:ind w:left="1800"/>
      </w:pPr>
    </w:p>
    <w:p w14:paraId="431FCD49" w14:textId="77777777" w:rsidR="00AB2366" w:rsidRDefault="00AB2366">
      <w:pPr>
        <w:spacing w:line="200" w:lineRule="exact"/>
        <w:ind w:left="1800"/>
      </w:pPr>
    </w:p>
    <w:p w14:paraId="36135112" w14:textId="77777777" w:rsidR="00AB2366" w:rsidRDefault="00AB2366">
      <w:pPr>
        <w:spacing w:line="200" w:lineRule="exact"/>
        <w:ind w:left="1800"/>
      </w:pPr>
    </w:p>
    <w:p w14:paraId="1E19FA6E" w14:textId="77777777" w:rsidR="00AB2366" w:rsidRDefault="00AB2366">
      <w:pPr>
        <w:spacing w:line="200" w:lineRule="exact"/>
        <w:ind w:left="1800"/>
      </w:pPr>
    </w:p>
    <w:p w14:paraId="65A90E19" w14:textId="77777777" w:rsidR="00AB2366" w:rsidRDefault="00AB2366">
      <w:pPr>
        <w:spacing w:line="200" w:lineRule="exact"/>
        <w:ind w:left="1800"/>
      </w:pPr>
    </w:p>
    <w:p w14:paraId="218EC181" w14:textId="77777777" w:rsidR="00AB2366" w:rsidRDefault="00AB2366">
      <w:pPr>
        <w:spacing w:line="200" w:lineRule="exact"/>
        <w:ind w:left="1800"/>
      </w:pPr>
    </w:p>
    <w:p w14:paraId="7CA24554" w14:textId="77777777" w:rsidR="00AB2366" w:rsidRDefault="00AB2366">
      <w:pPr>
        <w:spacing w:line="200" w:lineRule="exact"/>
        <w:ind w:left="1800"/>
      </w:pPr>
    </w:p>
    <w:p w14:paraId="784AB50D" w14:textId="77777777" w:rsidR="00AB2366" w:rsidRDefault="00AB2366">
      <w:pPr>
        <w:spacing w:line="200" w:lineRule="exact"/>
        <w:ind w:left="1800"/>
      </w:pPr>
    </w:p>
    <w:p w14:paraId="6510B892" w14:textId="77777777" w:rsidR="00AB2366" w:rsidRDefault="00AB2366">
      <w:pPr>
        <w:spacing w:line="269" w:lineRule="exact"/>
        <w:ind w:left="1800"/>
      </w:pPr>
    </w:p>
    <w:p w14:paraId="4D8594D3" w14:textId="77777777" w:rsidR="00AB2366" w:rsidRDefault="00C044CB">
      <w:pPr>
        <w:spacing w:line="644" w:lineRule="exact"/>
        <w:ind w:left="1800"/>
      </w:pPr>
      <w:bookmarkStart w:id="14" w:name="PageMark15"/>
      <w:bookmarkEnd w:id="14"/>
      <w:r>
        <w:rPr>
          <w:rFonts w:ascii="Times New Roman" w:eastAsia="Times New Roman" w:hAnsi="Times New Roman" w:cs="Times New Roman"/>
          <w:color w:val="000000"/>
          <w:sz w:val="49"/>
          <w:szCs w:val="49"/>
        </w:rPr>
        <w:t>Chapter</w:t>
      </w:r>
      <w:r>
        <w:rPr>
          <w:rFonts w:ascii="Times New Roman" w:eastAsia="Times New Roman" w:hAnsi="Times New Roman" w:cs="Times New Roman"/>
          <w:sz w:val="49"/>
          <w:szCs w:val="4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9"/>
          <w:szCs w:val="49"/>
        </w:rPr>
        <w:t>4</w:t>
      </w:r>
    </w:p>
    <w:p w14:paraId="18AB500D" w14:textId="77777777" w:rsidR="00AB2366" w:rsidRDefault="00AB2366">
      <w:pPr>
        <w:spacing w:line="200" w:lineRule="exact"/>
        <w:ind w:left="1800"/>
      </w:pPr>
    </w:p>
    <w:p w14:paraId="7F2ABDB0" w14:textId="77777777" w:rsidR="00AB2366" w:rsidRDefault="00AB2366">
      <w:pPr>
        <w:spacing w:line="200" w:lineRule="exact"/>
        <w:ind w:left="1800"/>
      </w:pPr>
    </w:p>
    <w:p w14:paraId="25BC0745" w14:textId="77777777" w:rsidR="00AB2366" w:rsidRDefault="00AB2366">
      <w:pPr>
        <w:spacing w:line="250" w:lineRule="exact"/>
        <w:ind w:left="1800"/>
      </w:pPr>
    </w:p>
    <w:p w14:paraId="396F9F22" w14:textId="77777777" w:rsidR="00AB2366" w:rsidRDefault="00C044CB">
      <w:pPr>
        <w:spacing w:line="644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49"/>
          <w:szCs w:val="49"/>
        </w:rPr>
        <w:t>Compressive</w:t>
      </w:r>
      <w:r>
        <w:rPr>
          <w:rFonts w:ascii="Times New Roman" w:eastAsia="Times New Roman" w:hAnsi="Times New Roman" w:cs="Times New Roman"/>
          <w:sz w:val="49"/>
          <w:szCs w:val="4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9"/>
          <w:szCs w:val="49"/>
        </w:rPr>
        <w:t>Ultra</w:t>
      </w:r>
      <w:r>
        <w:rPr>
          <w:rFonts w:ascii="Times New Roman" w:eastAsia="Times New Roman" w:hAnsi="Times New Roman" w:cs="Times New Roman"/>
          <w:sz w:val="49"/>
          <w:szCs w:val="4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9"/>
          <w:szCs w:val="49"/>
        </w:rPr>
        <w:t>Wideband</w:t>
      </w:r>
    </w:p>
    <w:p w14:paraId="0A38B69E" w14:textId="77777777" w:rsidR="00AB2366" w:rsidRDefault="00AB2366">
      <w:pPr>
        <w:spacing w:line="251" w:lineRule="exact"/>
        <w:ind w:left="1800"/>
      </w:pPr>
    </w:p>
    <w:p w14:paraId="3CC28804" w14:textId="77777777" w:rsidR="00AB2366" w:rsidRDefault="00C044CB">
      <w:pPr>
        <w:spacing w:line="644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49"/>
          <w:szCs w:val="49"/>
        </w:rPr>
        <w:t>Positioning</w:t>
      </w:r>
    </w:p>
    <w:p w14:paraId="0DE8D946" w14:textId="77777777" w:rsidR="00AB2366" w:rsidRDefault="00AB2366">
      <w:pPr>
        <w:spacing w:line="200" w:lineRule="exact"/>
        <w:ind w:left="1800"/>
      </w:pPr>
    </w:p>
    <w:p w14:paraId="38E40169" w14:textId="77777777" w:rsidR="00AB2366" w:rsidRDefault="00AB2366">
      <w:pPr>
        <w:spacing w:line="200" w:lineRule="exact"/>
        <w:ind w:left="1800"/>
      </w:pPr>
    </w:p>
    <w:p w14:paraId="1E16EEB7" w14:textId="77777777" w:rsidR="00AB2366" w:rsidRDefault="00AB2366">
      <w:pPr>
        <w:spacing w:line="200" w:lineRule="exact"/>
        <w:ind w:left="1800"/>
      </w:pPr>
    </w:p>
    <w:p w14:paraId="70D0A696" w14:textId="7AB86AA8" w:rsidR="00AB2366" w:rsidDel="002F2A3C" w:rsidRDefault="00AB2366">
      <w:pPr>
        <w:spacing w:line="240" w:lineRule="exact"/>
        <w:ind w:left="1800"/>
        <w:rPr>
          <w:del w:id="15" w:author="Exam" w:date="2015-02-27T08:14:00Z"/>
        </w:rPr>
      </w:pPr>
    </w:p>
    <w:p w14:paraId="0F93CCF8" w14:textId="49E6EAF5" w:rsidR="00AB2366" w:rsidRDefault="00C044CB">
      <w:pPr>
        <w:spacing w:line="288" w:lineRule="exact"/>
        <w:ind w:left="1800"/>
      </w:pPr>
      <w:del w:id="16" w:author="Exam" w:date="2015-02-27T08:14:00Z">
        <w:r w:rsidDel="002F2A3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In</w:delText>
        </w:r>
        <w:r w:rsidDel="002F2A3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2F2A3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this</w:delText>
        </w:r>
        <w:r w:rsidDel="002F2A3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2F2A3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chapter,</w:delText>
        </w:r>
        <w:r w:rsidDel="002F2A3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2F2A3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we</w:delText>
        </w:r>
        <w:r w:rsidDel="002F2A3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2F2A3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focus</w:delText>
        </w:r>
      </w:del>
      <w:ins w:id="17" w:author="Exam" w:date="2015-02-27T08:14:00Z">
        <w:r w:rsidR="002F2A3C">
          <w:t>This Chapter focus</w:t>
        </w:r>
      </w:ins>
      <w:ins w:id="18" w:author="Exam" w:date="2015-03-02T16:21:00Z">
        <w:r w:rsidR="003137C1">
          <w:t>es</w:t>
        </w:r>
      </w:ins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one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popular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ultra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wideband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(UWB)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wireless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applica-</w:t>
      </w:r>
    </w:p>
    <w:p w14:paraId="342AFEF7" w14:textId="5D6E7B1F" w:rsidR="00AB2366" w:rsidDel="002F2A3C" w:rsidRDefault="00C044CB" w:rsidP="002F2A3C">
      <w:pPr>
        <w:tabs>
          <w:tab w:val="left" w:pos="8481"/>
        </w:tabs>
        <w:spacing w:line="433" w:lineRule="exact"/>
        <w:ind w:left="1800"/>
        <w:rPr>
          <w:del w:id="19" w:author="Exam" w:date="2015-02-27T08:17:00Z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–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impulse-radio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ultra-wideband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(IR-UWB)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positioning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system</w:t>
      </w:r>
      <w:ins w:id="20" w:author="Exam" w:date="2015-02-27T08:14:00Z">
        <w:r w:rsidR="002F2A3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, and </w:t>
        </w:r>
      </w:ins>
      <w:ins w:id="21" w:author="Exam" w:date="2015-02-27T08:15:00Z">
        <w:r w:rsidR="002F2A3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the potential of </w:t>
        </w:r>
      </w:ins>
      <w:ins w:id="22" w:author="Exam" w:date="2015-02-27T08:14:00Z">
        <w:r w:rsidR="002F2A3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CS </w:t>
        </w:r>
      </w:ins>
      <w:ins w:id="23" w:author="Exam" w:date="2015-02-27T08:15:00Z">
        <w:r w:rsidR="002F2A3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techniques </w:t>
        </w:r>
      </w:ins>
      <w:ins w:id="24" w:author="Exam" w:date="2015-02-27T08:14:00Z">
        <w:r w:rsidR="002F2A3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to reduce the </w:t>
        </w:r>
      </w:ins>
      <w:ins w:id="25" w:author="Exam" w:date="2015-02-27T08:19:00Z">
        <w:r w:rsidR="002F2A3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>hardware</w:t>
        </w:r>
      </w:ins>
      <w:ins w:id="26" w:author="Exam" w:date="2015-02-27T08:14:00Z">
        <w:r w:rsidR="002F2A3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 complexity</w:t>
        </w:r>
      </w:ins>
      <w:ins w:id="27" w:author="Exam" w:date="2015-02-27T08:15:00Z">
        <w:r w:rsidR="002F2A3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 </w:t>
        </w:r>
      </w:ins>
      <w:ins w:id="28" w:author="Exam" w:date="2015-02-27T08:19:00Z">
        <w:r w:rsidR="002F2A3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and to improve the energy efficiency </w:t>
        </w:r>
      </w:ins>
      <w:ins w:id="29" w:author="Exam" w:date="2015-02-27T08:15:00Z">
        <w:r w:rsidR="002F2A3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>of such system</w:t>
        </w:r>
      </w:ins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.</w:t>
      </w:r>
      <w:r>
        <w:tab/>
      </w:r>
      <w:del w:id="30" w:author="Exam" w:date="2015-02-27T08:17:00Z">
        <w:r w:rsidDel="002F2A3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The</w:delText>
        </w:r>
        <w:r w:rsidDel="002F2A3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2F2A3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proposed</w:delText>
        </w:r>
        <w:r w:rsidDel="002F2A3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2F2A3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UWB</w:delText>
        </w:r>
      </w:del>
    </w:p>
    <w:p w14:paraId="70841E66" w14:textId="28152D93" w:rsidR="00AB2366" w:rsidDel="002F2A3C" w:rsidRDefault="00C044CB">
      <w:pPr>
        <w:tabs>
          <w:tab w:val="left" w:pos="8481"/>
        </w:tabs>
        <w:spacing w:line="433" w:lineRule="exact"/>
        <w:ind w:left="1800"/>
        <w:rPr>
          <w:del w:id="31" w:author="Exam" w:date="2015-02-27T08:17:00Z"/>
        </w:rPr>
        <w:pPrChange w:id="32" w:author="Exam" w:date="2015-02-27T08:17:00Z">
          <w:pPr>
            <w:spacing w:line="433" w:lineRule="exact"/>
            <w:ind w:left="1800"/>
          </w:pPr>
        </w:pPrChange>
      </w:pPr>
      <w:del w:id="33" w:author="Exam" w:date="2015-02-27T08:17:00Z">
        <w:r w:rsidDel="002F2A3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positioning</w:delText>
        </w:r>
        <w:r w:rsidDel="002F2A3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2F2A3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system</w:delText>
        </w:r>
        <w:r w:rsidDel="002F2A3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2F2A3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shows</w:delText>
        </w:r>
        <w:r w:rsidDel="002F2A3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2F2A3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the</w:delText>
        </w:r>
        <w:r w:rsidDel="002F2A3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2F2A3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potential</w:delText>
        </w:r>
        <w:r w:rsidDel="002F2A3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2F2A3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advantages</w:delText>
        </w:r>
        <w:r w:rsidDel="002F2A3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2F2A3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if</w:delText>
        </w:r>
        <w:r w:rsidDel="002F2A3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2F2A3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we</w:delText>
        </w:r>
        <w:r w:rsidDel="002F2A3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2F2A3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implement</w:delText>
        </w:r>
        <w:r w:rsidDel="002F2A3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2F2A3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CS</w:delText>
        </w:r>
        <w:r w:rsidDel="002F2A3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2F2A3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projection</w:delText>
        </w:r>
        <w:r w:rsidDel="002F2A3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2F2A3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in</w:delText>
        </w:r>
        <w:r w:rsidDel="002F2A3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2F2A3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the</w:delText>
        </w:r>
      </w:del>
    </w:p>
    <w:p w14:paraId="178F12A3" w14:textId="18A18680" w:rsidR="00AB2366" w:rsidRDefault="00C044CB">
      <w:pPr>
        <w:tabs>
          <w:tab w:val="left" w:pos="8481"/>
        </w:tabs>
        <w:spacing w:line="433" w:lineRule="exact"/>
        <w:ind w:left="1800"/>
        <w:pPrChange w:id="34" w:author="Exam" w:date="2015-02-27T08:17:00Z">
          <w:pPr>
            <w:tabs>
              <w:tab w:val="left" w:pos="9636"/>
            </w:tabs>
            <w:spacing w:line="433" w:lineRule="exact"/>
            <w:ind w:left="1800"/>
          </w:pPr>
        </w:pPrChange>
      </w:pPr>
      <w:del w:id="35" w:author="Exam" w:date="2015-02-27T08:17:00Z">
        <w:r w:rsidDel="002F2A3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transmitter</w:delText>
        </w:r>
        <w:r w:rsidDel="002F2A3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2F2A3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of</w:delText>
        </w:r>
        <w:r w:rsidDel="002F2A3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2F2A3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the</w:delText>
        </w:r>
        <w:r w:rsidDel="002F2A3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2F2A3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UWB</w:delText>
        </w:r>
        <w:r w:rsidDel="002F2A3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2F2A3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positioning</w:delText>
        </w:r>
        <w:r w:rsidDel="002F2A3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2F2A3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system</w:delText>
        </w:r>
        <w:r w:rsidDel="002F2A3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2F2A3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according</w:delText>
        </w:r>
        <w:r w:rsidDel="002F2A3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2F2A3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to</w:delText>
        </w:r>
        <w:r w:rsidDel="002F2A3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2F2A3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the</w:delText>
        </w:r>
        <w:r w:rsidDel="002F2A3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2F2A3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experiment</w:delText>
        </w:r>
        <w:r w:rsidDel="002F2A3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2F2A3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result.</w:delText>
        </w:r>
      </w:del>
      <w:r>
        <w:tab/>
      </w:r>
      <w:del w:id="36" w:author="Exam" w:date="2015-02-27T08:17:00Z">
        <w:r w:rsidDel="002F2A3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Besides,</w:delText>
        </w:r>
      </w:del>
    </w:p>
    <w:p w14:paraId="66CABA20" w14:textId="1F0590AB" w:rsidR="00AB2366" w:rsidDel="002F2A3C" w:rsidRDefault="00C044CB">
      <w:pPr>
        <w:spacing w:line="433" w:lineRule="exact"/>
        <w:ind w:left="1800"/>
        <w:rPr>
          <w:del w:id="37" w:author="Exam" w:date="2015-02-27T08:17:00Z"/>
        </w:rPr>
      </w:pPr>
      <w:del w:id="38" w:author="Exam" w:date="2015-02-27T08:16:00Z">
        <w:r w:rsidDel="002F2A3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Our</w:delText>
        </w:r>
        <w:r w:rsidDel="002F2A3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2F2A3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proposed</w:delText>
        </w:r>
        <w:r w:rsidDel="002F2A3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2F2A3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compressive</w:delText>
        </w:r>
        <w:r w:rsidDel="002F2A3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</w:del>
      <w:ins w:id="39" w:author="Exam" w:date="2015-02-27T08:16:00Z">
        <w:r w:rsidR="002F2A3C">
          <w:rPr>
            <w:rFonts w:ascii="Times New Roman" w:eastAsia="Times New Roman" w:hAnsi="Times New Roman" w:cs="Times New Roman"/>
            <w:sz w:val="23"/>
            <w:szCs w:val="23"/>
          </w:rPr>
          <w:t xml:space="preserve">A </w:t>
        </w:r>
        <w:r w:rsidR="002F2A3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>CS based</w:t>
        </w:r>
        <w:r w:rsidR="002F2A3C">
          <w:rPr>
            <w:rFonts w:ascii="Times New Roman" w:eastAsia="Times New Roman" w:hAnsi="Times New Roman" w:cs="Times New Roman"/>
            <w:sz w:val="23"/>
            <w:szCs w:val="23"/>
          </w:rPr>
          <w:t xml:space="preserve"> </w:t>
        </w:r>
      </w:ins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UWB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positioning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40" w:author="Exam" w:date="2015-02-27T08:17:00Z">
        <w:r w:rsidR="002F2A3C">
          <w:rPr>
            <w:rFonts w:ascii="Times New Roman" w:eastAsia="Times New Roman" w:hAnsi="Times New Roman" w:cs="Times New Roman"/>
            <w:sz w:val="23"/>
            <w:szCs w:val="23"/>
          </w:rPr>
          <w:t xml:space="preserve">system is </w:t>
        </w:r>
      </w:ins>
      <w:ins w:id="41" w:author="Exam" w:date="2015-03-02T16:22:00Z">
        <w:r w:rsidR="003137C1">
          <w:rPr>
            <w:rFonts w:ascii="Times New Roman" w:eastAsia="Times New Roman" w:hAnsi="Times New Roman" w:cs="Times New Roman"/>
            <w:sz w:val="23"/>
            <w:szCs w:val="23"/>
          </w:rPr>
          <w:t xml:space="preserve">also </w:t>
        </w:r>
      </w:ins>
      <w:ins w:id="42" w:author="Exam" w:date="2015-02-27T08:17:00Z">
        <w:r w:rsidR="003137C1">
          <w:rPr>
            <w:rFonts w:ascii="Times New Roman" w:eastAsia="Times New Roman" w:hAnsi="Times New Roman" w:cs="Times New Roman"/>
            <w:sz w:val="23"/>
            <w:szCs w:val="23"/>
          </w:rPr>
          <w:t xml:space="preserve">proposed </w:t>
        </w:r>
      </w:ins>
      <w:del w:id="43" w:author="Exam" w:date="2015-02-27T08:17:00Z">
        <w:r w:rsidDel="002F2A3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presents</w:delText>
        </w:r>
        <w:r w:rsidDel="002F2A3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2F2A3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</w:delText>
        </w:r>
        <w:r w:rsidDel="002F2A3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2F2A3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novel</w:delText>
        </w:r>
        <w:r w:rsidDel="002F2A3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2F2A3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view</w:delText>
        </w:r>
        <w:r w:rsidDel="002F2A3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2F2A3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of</w:delText>
        </w:r>
        <w:r w:rsidDel="002F2A3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2F2A3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energy</w:delText>
        </w:r>
        <w:r w:rsidDel="002F2A3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2F2A3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trade-off</w:delText>
        </w:r>
        <w:r w:rsidDel="002F2A3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2F2A3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de-</w:delText>
        </w:r>
      </w:del>
    </w:p>
    <w:p w14:paraId="0A533F56" w14:textId="1AD22F6A" w:rsidR="00AB2366" w:rsidRDefault="00C044CB">
      <w:pPr>
        <w:spacing w:line="433" w:lineRule="exact"/>
        <w:ind w:left="1800"/>
      </w:pPr>
      <w:del w:id="44" w:author="Exam" w:date="2015-02-27T08:17:00Z">
        <w:r w:rsidDel="002F2A3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sign,</w:delText>
        </w:r>
        <w:r w:rsidDel="002F2A3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2F2A3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which</w:delText>
        </w:r>
        <w:r w:rsidDel="002F2A3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2F2A3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is</w:delText>
        </w:r>
        <w:r w:rsidDel="002F2A3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2F2A3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implemented</w:delText>
        </w:r>
        <w:r w:rsidDel="002F2A3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</w:del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45" w:author="Exam" w:date="2015-02-27T08:17:00Z">
        <w:r w:rsidR="002F2A3C">
          <w:rPr>
            <w:rFonts w:ascii="Times New Roman" w:eastAsia="Times New Roman" w:hAnsi="Times New Roman" w:cs="Times New Roman"/>
            <w:sz w:val="23"/>
            <w:szCs w:val="23"/>
          </w:rPr>
          <w:t xml:space="preserve">using </w:t>
        </w:r>
      </w:ins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low-rate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random-projection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transmitters</w:t>
      </w:r>
      <w:ins w:id="46" w:author="Exam" w:date="2015-02-27T08:17:00Z">
        <w:r w:rsidR="002F2A3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>,</w:t>
        </w:r>
      </w:ins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47" w:author="Exam" w:date="2015-02-27T08:18:00Z">
        <w:r w:rsidR="002F2A3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>supported by</w:t>
        </w:r>
      </w:ins>
      <w:del w:id="48" w:author="Exam" w:date="2015-02-27T08:18:00Z">
        <w:r w:rsidDel="002F2A3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and</w:delText>
        </w:r>
      </w:del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low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49" w:author="Exam" w:date="2015-02-27T08:18:00Z">
        <w:r w:rsidR="002F2A3C">
          <w:rPr>
            <w:rFonts w:ascii="Times New Roman" w:eastAsia="Times New Roman" w:hAnsi="Times New Roman" w:cs="Times New Roman"/>
            <w:sz w:val="23"/>
            <w:szCs w:val="23"/>
          </w:rPr>
          <w:t xml:space="preserve">sampling </w:t>
        </w:r>
      </w:ins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rate</w:t>
      </w:r>
    </w:p>
    <w:p w14:paraId="36B17453" w14:textId="1832ED10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ADCs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receivers.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del w:id="50" w:author="Exam" w:date="2015-02-27T08:18:00Z">
        <w:r w:rsidDel="002F2A3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It</w:delText>
        </w:r>
        <w:r w:rsidDel="002F2A3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2F2A3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is</w:delText>
        </w:r>
        <w:r w:rsidDel="002F2A3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2F2A3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clear</w:delText>
        </w:r>
        <w:r w:rsidDel="002F2A3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2F2A3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that</w:delText>
        </w:r>
        <w:r w:rsidDel="002F2A3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2F2A3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</w:delText>
        </w:r>
      </w:del>
      <w:ins w:id="51" w:author="Exam" w:date="2015-02-27T08:18:00Z">
        <w:r w:rsidR="002F2A3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>T</w:t>
        </w:r>
      </w:ins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52" w:author="Exam" w:date="2015-02-27T08:18:00Z">
        <w:r w:rsidR="002F2A3C">
          <w:rPr>
            <w:rFonts w:ascii="Times New Roman" w:eastAsia="Times New Roman" w:hAnsi="Times New Roman" w:cs="Times New Roman"/>
            <w:sz w:val="23"/>
            <w:szCs w:val="23"/>
          </w:rPr>
          <w:t>approach</w:t>
        </w:r>
      </w:ins>
      <w:del w:id="53" w:author="Exam" w:date="2015-02-27T08:18:00Z">
        <w:r w:rsidDel="002F2A3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design</w:delText>
        </w:r>
      </w:del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54" w:author="Exam" w:date="2015-02-27T08:18:00Z">
        <w:r w:rsidR="002F2A3C">
          <w:rPr>
            <w:rFonts w:ascii="Times New Roman" w:eastAsia="Times New Roman" w:hAnsi="Times New Roman" w:cs="Times New Roman"/>
            <w:sz w:val="23"/>
            <w:szCs w:val="23"/>
          </w:rPr>
          <w:t>enables</w:t>
        </w:r>
      </w:ins>
      <w:del w:id="55" w:author="Exam" w:date="2015-02-27T08:18:00Z">
        <w:r w:rsidDel="002F2A3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significantly</w:delText>
        </w:r>
        <w:r w:rsidDel="002F2A3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2F2A3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reduce</w:delText>
        </w:r>
        <w:r w:rsidDel="002F2A3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2F2A3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the</w:delText>
        </w:r>
        <w:r w:rsidDel="002F2A3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2F2A3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peak</w:delText>
        </w:r>
      </w:del>
      <w:del w:id="56" w:author="Exam" w:date="2015-02-27T08:20:00Z">
        <w:r w:rsidDel="0067146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</w:del>
      <w:ins w:id="57" w:author="Exam" w:date="2015-02-27T08:19:00Z">
        <w:r w:rsidR="002F2A3C">
          <w:rPr>
            <w:rFonts w:ascii="Times New Roman" w:eastAsia="Times New Roman" w:hAnsi="Times New Roman" w:cs="Times New Roman"/>
            <w:sz w:val="23"/>
            <w:szCs w:val="23"/>
          </w:rPr>
          <w:t xml:space="preserve"> tradeoff between </w:t>
        </w:r>
      </w:ins>
      <w:ins w:id="58" w:author="Exam" w:date="2015-02-27T08:20:00Z">
        <w:r w:rsidR="00671466">
          <w:rPr>
            <w:rFonts w:ascii="Times New Roman" w:eastAsia="Times New Roman" w:hAnsi="Times New Roman" w:cs="Times New Roman"/>
            <w:sz w:val="23"/>
            <w:szCs w:val="23"/>
          </w:rPr>
          <w:t xml:space="preserve">maximum </w:t>
        </w:r>
      </w:ins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frequency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59" w:author="Exam" w:date="2015-02-27T08:21:00Z">
        <w:r w:rsidR="00671466">
          <w:rPr>
            <w:rFonts w:ascii="Times New Roman" w:eastAsia="Times New Roman" w:hAnsi="Times New Roman" w:cs="Times New Roman"/>
            <w:sz w:val="23"/>
            <w:szCs w:val="23"/>
          </w:rPr>
          <w:t>allowable</w:t>
        </w:r>
      </w:ins>
      <w:ins w:id="60" w:author="Exam" w:date="2015-02-27T08:20:00Z">
        <w:r w:rsidR="00671466">
          <w:rPr>
            <w:rFonts w:ascii="Times New Roman" w:eastAsia="Times New Roman" w:hAnsi="Times New Roman" w:cs="Times New Roman"/>
            <w:sz w:val="23"/>
            <w:szCs w:val="23"/>
          </w:rPr>
          <w:t xml:space="preserve"> </w:t>
        </w:r>
      </w:ins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</w:p>
    <w:p w14:paraId="50C862D4" w14:textId="338BB56E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system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with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acceptable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rate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increase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61" w:author="Exam" w:date="2015-03-02T16:22:00Z">
        <w:r w:rsidR="003137C1">
          <w:rPr>
            <w:rFonts w:ascii="Times New Roman" w:eastAsia="Times New Roman" w:hAnsi="Times New Roman" w:cs="Times New Roman"/>
            <w:sz w:val="23"/>
            <w:szCs w:val="23"/>
          </w:rPr>
          <w:t xml:space="preserve">required </w:t>
        </w:r>
      </w:ins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receivers’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ADC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sampling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rate.</w:t>
      </w:r>
    </w:p>
    <w:p w14:paraId="32842E37" w14:textId="77777777" w:rsidR="00AB2366" w:rsidRDefault="00AB2366">
      <w:pPr>
        <w:spacing w:line="200" w:lineRule="exact"/>
        <w:ind w:left="1800"/>
      </w:pPr>
    </w:p>
    <w:p w14:paraId="13EDCD99" w14:textId="77777777" w:rsidR="00AB2366" w:rsidRDefault="00AB2366">
      <w:pPr>
        <w:spacing w:line="200" w:lineRule="exact"/>
        <w:ind w:left="1800"/>
      </w:pPr>
    </w:p>
    <w:p w14:paraId="24F5235A" w14:textId="77777777" w:rsidR="00AB2366" w:rsidRDefault="00AB2366">
      <w:pPr>
        <w:spacing w:line="236" w:lineRule="exact"/>
        <w:ind w:left="1800"/>
      </w:pPr>
    </w:p>
    <w:p w14:paraId="6B59F315" w14:textId="77777777" w:rsidR="00AB2366" w:rsidRDefault="00C044CB">
      <w:pPr>
        <w:tabs>
          <w:tab w:val="left" w:pos="2574"/>
        </w:tabs>
        <w:spacing w:line="447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>4.1</w:t>
      </w:r>
      <w:r>
        <w:tab/>
      </w:r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>Introduction</w:t>
      </w:r>
    </w:p>
    <w:p w14:paraId="74CF6017" w14:textId="77777777" w:rsidR="00AB2366" w:rsidRDefault="00AB2366">
      <w:pPr>
        <w:spacing w:line="342" w:lineRule="exact"/>
        <w:ind w:left="1800"/>
      </w:pPr>
    </w:p>
    <w:p w14:paraId="52A64F1C" w14:textId="732855FF" w:rsidR="00AB2366" w:rsidRDefault="00C044CB">
      <w:pPr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Ultra-wide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(UWB)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62" w:author="Exam" w:date="2015-03-02T16:34:00Z">
        <w:r w:rsidR="00BB77DC">
          <w:rPr>
            <w:rFonts w:ascii="Times New Roman" w:eastAsia="Times New Roman" w:hAnsi="Times New Roman" w:cs="Times New Roman"/>
            <w:sz w:val="23"/>
            <w:szCs w:val="23"/>
          </w:rPr>
          <w:t xml:space="preserve">based wireless </w:t>
        </w:r>
      </w:ins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communication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del w:id="63" w:author="Exam" w:date="2015-03-02T16:34:00Z">
        <w:r w:rsidDel="00BB77D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widely</w:delText>
        </w:r>
        <w:r w:rsidDel="00BB77D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BB77D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used</w:delText>
        </w:r>
        <w:r w:rsidDel="00BB77D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BB77D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in</w:delText>
        </w:r>
        <w:r w:rsidDel="00BB77D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BB77D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wireless</w:delText>
        </w:r>
        <w:r w:rsidDel="00BB77D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BB77D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communication</w:delText>
        </w:r>
        <w:r w:rsidDel="00BB77D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BB77D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and</w:delText>
        </w:r>
        <w:r w:rsidDel="00BB77D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</w:del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as-</w:t>
      </w:r>
    </w:p>
    <w:p w14:paraId="5135CFA5" w14:textId="072EB378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sociated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with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features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64" w:author="Exam" w:date="2015-03-02T16:35:00Z">
        <w:r w:rsidR="00BB77DC">
          <w:rPr>
            <w:rFonts w:ascii="Times New Roman" w:eastAsia="Times New Roman" w:hAnsi="Times New Roman" w:cs="Times New Roman"/>
            <w:sz w:val="23"/>
            <w:szCs w:val="23"/>
          </w:rPr>
          <w:t xml:space="preserve">such </w:t>
        </w:r>
      </w:ins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extreme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wide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transmission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bandwidth,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low-power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consumption</w:t>
      </w:r>
      <w:ins w:id="65" w:author="Exam" w:date="2015-03-02T16:35:00Z">
        <w:r w:rsidR="00BB77D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 and</w:t>
        </w:r>
      </w:ins>
      <w:del w:id="66" w:author="Exam" w:date="2015-03-02T16:35:00Z">
        <w:r w:rsidDel="00BB77D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,</w:delText>
        </w:r>
      </w:del>
    </w:p>
    <w:p w14:paraId="186BCB0E" w14:textId="51CF7502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shared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spectrum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resources</w:t>
      </w:r>
      <w:del w:id="67" w:author="Exam" w:date="2015-03-02T16:35:00Z">
        <w:r w:rsidDel="00BB77D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BB77D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in</w:delText>
        </w:r>
        <w:r w:rsidDel="00BB77D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BB77D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wide</w:delText>
        </w:r>
        <w:r w:rsidDel="00BB77D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BB77D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ranges</w:delText>
        </w:r>
      </w:del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etc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[1].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68" w:author="Exam" w:date="2015-03-02T16:39:00Z">
        <w:r w:rsidR="00BB77DC">
          <w:rPr>
            <w:rFonts w:ascii="Times New Roman" w:eastAsia="Times New Roman" w:hAnsi="Times New Roman" w:cs="Times New Roman"/>
            <w:sz w:val="23"/>
            <w:szCs w:val="23"/>
          </w:rPr>
          <w:t xml:space="preserve">One example is </w:t>
        </w:r>
      </w:ins>
      <w:del w:id="69" w:author="Exam" w:date="2015-03-02T16:35:00Z">
        <w:r w:rsidDel="00BB77D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Among</w:delText>
        </w:r>
        <w:r w:rsidDel="00BB77D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BB77D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all</w:delText>
        </w:r>
        <w:r w:rsidDel="00BB77D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BB77D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applicable</w:delText>
        </w:r>
        <w:r w:rsidDel="00BB77D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BB77D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areas</w:delText>
        </w:r>
      </w:del>
      <w:del w:id="70" w:author="Exam" w:date="2015-03-02T16:39:00Z">
        <w:r w:rsidDel="00BB77D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,</w:delText>
        </w:r>
      </w:del>
      <w:ins w:id="71" w:author="Exam" w:date="2015-03-02T16:39:00Z">
        <w:r w:rsidR="00BB77D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 the</w:t>
        </w:r>
      </w:ins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UWB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based</w:t>
      </w:r>
    </w:p>
    <w:p w14:paraId="7A5990F4" w14:textId="5D3A9EFD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accurate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positioning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tracking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del w:id="72" w:author="Exam" w:date="2015-03-02T16:36:00Z">
        <w:r w:rsidDel="00BB77D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in</w:delText>
        </w:r>
      </w:del>
      <w:del w:id="73" w:author="Exam" w:date="2015-03-02T16:40:00Z">
        <w:r w:rsidDel="00BB77D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BB77D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short</w:delText>
        </w:r>
        <w:r w:rsidDel="00BB77D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BB77D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range</w:delText>
        </w:r>
        <w:r w:rsidDel="00BB77D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</w:del>
      <w:del w:id="74" w:author="Exam" w:date="2015-03-02T16:37:00Z">
        <w:r w:rsidDel="00BB77D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communication</w:delText>
        </w:r>
        <w:r w:rsidDel="00BB77D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</w:del>
      <w:ins w:id="75" w:author="Exam" w:date="2015-03-02T16:37:00Z">
        <w:r w:rsidR="00BB77D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application </w:t>
        </w:r>
      </w:ins>
      <w:ins w:id="76" w:author="Exam" w:date="2015-03-02T16:40:00Z">
        <w:r w:rsidR="00BB77D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which </w:t>
        </w:r>
      </w:ins>
      <w:ins w:id="77" w:author="Exam" w:date="2015-03-02T16:37:00Z">
        <w:r w:rsidR="00BB77D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>has</w:t>
        </w:r>
        <w:r w:rsidR="00BB77DC">
          <w:rPr>
            <w:rFonts w:ascii="Times New Roman" w:eastAsia="Times New Roman" w:hAnsi="Times New Roman" w:cs="Times New Roman"/>
            <w:sz w:val="23"/>
            <w:szCs w:val="23"/>
          </w:rPr>
          <w:t xml:space="preserve"> </w:t>
        </w:r>
      </w:ins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become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popular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since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it</w:t>
      </w:r>
    </w:p>
    <w:p w14:paraId="591ADBAC" w14:textId="77777777" w:rsidR="00AB2366" w:rsidRDefault="00AB2366">
      <w:pPr>
        <w:sectPr w:rsidR="00AB2366">
          <w:pgSz w:w="11905" w:h="16837"/>
          <w:pgMar w:top="0" w:right="0" w:bottom="0" w:left="0" w:header="0" w:footer="0" w:gutter="0"/>
          <w:cols w:space="720"/>
        </w:sectPr>
      </w:pPr>
    </w:p>
    <w:p w14:paraId="766A3936" w14:textId="77777777" w:rsidR="00AB2366" w:rsidRDefault="007A10E0">
      <w:pPr>
        <w:spacing w:line="200" w:lineRule="exact"/>
        <w:ind w:left="1800"/>
      </w:pPr>
      <w:r>
        <w:lastRenderedPageBreak/>
        <w:pict w14:anchorId="7DE682BF">
          <v:group id="_x0000_s1105" style="position:absolute;left:0;text-align:left;margin-left:89.25pt;margin-top:121.5pt;width:432.75pt;height:.75pt;z-index:251634176;mso-position-horizontal-relative:page;mso-position-vertical-relative:page" coordorigin="1785,2430" coordsize="8655,15">
            <v:shape id="_x0000_s1106" style="position:absolute;left:7155;top:9749;width:8655;height:0" coordorigin="1785,2430" coordsize="8655,15" path="m1785,2430l1785,2430,1785,2430,1785,2430,1785,2430,1785,2430,1785,2430,1786,2430,1786,2430,1787,2430,1788,2430,1790,2430,1791,2430,1793,2430,1796,2430,1799,2430,1802,2430,1806,2430,1810,2430,1814,2430,1820,2430,1826,2430,1832,2430,1839,2430,1847,2430,1855,2430,1865,2430,1875,2430,1885,2430,1897,2430,1910,2430,1923,2430,1937,2430,1953,2430,1969,2430,1986,2430,2004,2430,2024,2430,2044,2430,2066,2430,2090,2430,2114,2430,2139,2430,2165,2430,2193,2430,2222,2430,2253,2430,2285,2430,2318,2430,2353,2430,2389,2430,2426,2430,2466,2430,2506,2430,2549,2430,2593,2430,2639,2430,2687,2430,2736,2430,2787,2430,2840,2430,2894,2430,2950,2430,3008,2430,3069,2430,3131,2430,3195,2430,3262,2430,3330,2430,3400,2430,3472,2430,3546,2430,3623,2430,3701,2430,3782,2430,3866,2430,3952,2430,4039,2430,4129,2430,4222,2430,4316,2430,4415,2430,4514,2430,4616,2430,4721,2430,4828,2430,4938,2430,5052,2430,5167,2430,5284,2430,5405,2430,5528,2430,5655,2430,5784,2430,5916,2430,6050,2430,6188,2430,6329,2430,6472,2430,6618,2430,6768,2430,6921,2430,7076,2430,7234,2430,7397,2430,7562,2430,7730,2430,7902,2430,8076,2430,8254,2430,8436,2430,8621,2430,8808,2430,9001,2430,9195,2430,9394,2430,9596,2430,9801,2430,10010,2430,10224,2430,10440,2430e" strokeweight=".1pt">
              <v:path arrowok="t"/>
              <o:lock v:ext="edit" verticies="t"/>
            </v:shape>
            <w10:wrap anchorx="page" anchory="page"/>
          </v:group>
        </w:pict>
      </w:r>
    </w:p>
    <w:p w14:paraId="6421C3C0" w14:textId="77777777" w:rsidR="00AB2366" w:rsidRDefault="00AB2366">
      <w:pPr>
        <w:spacing w:line="200" w:lineRule="exact"/>
        <w:ind w:left="1800"/>
      </w:pPr>
    </w:p>
    <w:p w14:paraId="7E5F95C1" w14:textId="77777777" w:rsidR="00AB2366" w:rsidRDefault="00AB2366">
      <w:pPr>
        <w:spacing w:line="200" w:lineRule="exact"/>
        <w:ind w:left="1800"/>
      </w:pPr>
    </w:p>
    <w:p w14:paraId="34011ABB" w14:textId="77777777" w:rsidR="00AB2366" w:rsidRDefault="00AB2366">
      <w:pPr>
        <w:spacing w:line="200" w:lineRule="exact"/>
        <w:ind w:left="1800"/>
      </w:pPr>
    </w:p>
    <w:p w14:paraId="296B371A" w14:textId="77777777" w:rsidR="00AB2366" w:rsidRDefault="00AB2366">
      <w:pPr>
        <w:spacing w:line="200" w:lineRule="exact"/>
        <w:ind w:left="1800"/>
      </w:pPr>
    </w:p>
    <w:p w14:paraId="112D98A5" w14:textId="77777777" w:rsidR="00AB2366" w:rsidRDefault="00AB2366">
      <w:pPr>
        <w:spacing w:line="200" w:lineRule="exact"/>
        <w:ind w:left="1800"/>
      </w:pPr>
    </w:p>
    <w:p w14:paraId="1D45AE43" w14:textId="77777777" w:rsidR="00AB2366" w:rsidRDefault="00AB2366">
      <w:pPr>
        <w:spacing w:line="200" w:lineRule="exact"/>
        <w:ind w:left="1800"/>
      </w:pPr>
    </w:p>
    <w:p w14:paraId="153AFC49" w14:textId="77777777" w:rsidR="00AB2366" w:rsidRDefault="00AB2366">
      <w:pPr>
        <w:spacing w:line="200" w:lineRule="exact"/>
        <w:ind w:left="1800"/>
      </w:pPr>
    </w:p>
    <w:p w14:paraId="12ED3BFD" w14:textId="77777777" w:rsidR="00AB2366" w:rsidRDefault="00AB2366">
      <w:pPr>
        <w:spacing w:line="200" w:lineRule="exact"/>
        <w:ind w:left="1800"/>
      </w:pPr>
    </w:p>
    <w:p w14:paraId="3223069E" w14:textId="77777777" w:rsidR="00AB2366" w:rsidRDefault="00AB2366">
      <w:pPr>
        <w:spacing w:line="388" w:lineRule="exact"/>
        <w:ind w:left="1800"/>
      </w:pPr>
    </w:p>
    <w:p w14:paraId="04C1AD99" w14:textId="77777777" w:rsidR="00AB2366" w:rsidRDefault="00C044CB">
      <w:pPr>
        <w:spacing w:line="240" w:lineRule="exact"/>
        <w:ind w:left="1804"/>
      </w:pPr>
      <w:bookmarkStart w:id="78" w:name="PageMark16"/>
      <w:bookmarkEnd w:id="78"/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HAPTER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4.</w:t>
      </w:r>
      <w:r>
        <w:rPr>
          <w:rFonts w:ascii="Times New Roman" w:eastAsia="Times New Roman" w:hAnsi="Times New Roman" w:cs="Times New Roman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OMPRESSIVE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U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LTRA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W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IDEBAND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P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OSITIONING</w:t>
      </w:r>
    </w:p>
    <w:p w14:paraId="152D8407" w14:textId="77777777" w:rsidR="00AB2366" w:rsidRDefault="00AB2366">
      <w:pPr>
        <w:spacing w:line="200" w:lineRule="exact"/>
        <w:ind w:left="1800"/>
      </w:pPr>
    </w:p>
    <w:p w14:paraId="0E2EB1ED" w14:textId="77777777" w:rsidR="00AB2366" w:rsidRDefault="00AB2366">
      <w:pPr>
        <w:spacing w:line="202" w:lineRule="exact"/>
        <w:ind w:left="1800"/>
      </w:pPr>
    </w:p>
    <w:p w14:paraId="306C791C" w14:textId="4CA5763F" w:rsidR="00AB2366" w:rsidRDefault="00BB77DC">
      <w:pPr>
        <w:spacing w:line="288" w:lineRule="exact"/>
        <w:ind w:left="1800"/>
      </w:pPr>
      <w:ins w:id="79" w:author="Exam" w:date="2015-03-02T16:37:00Z">
        <w:r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>is</w:t>
        </w:r>
      </w:ins>
      <w:del w:id="80" w:author="Exam" w:date="2015-03-02T16:37:00Z">
        <w:r w:rsidR="00C044CB" w:rsidDel="00BB77D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provides</w:delText>
        </w:r>
      </w:del>
      <w:r w:rsidR="00C044CB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resilient</w:t>
      </w:r>
      <w:r w:rsidR="00C044CB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 w:rsidR="00C044CB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multipath</w:t>
      </w:r>
      <w:r w:rsidR="00C044CB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fading</w:t>
      </w:r>
      <w:r w:rsidR="00C044CB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 w:rsidR="00C044CB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hostile</w:t>
      </w:r>
      <w:r w:rsidR="00C044CB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environment</w:t>
      </w:r>
      <w:r w:rsidR="00C044CB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 w:rsidR="00C044CB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81" w:author="Exam" w:date="2015-03-02T16:37:00Z">
        <w:r>
          <w:rPr>
            <w:rFonts w:ascii="Times New Roman" w:eastAsia="Times New Roman" w:hAnsi="Times New Roman" w:cs="Times New Roman"/>
            <w:sz w:val="23"/>
            <w:szCs w:val="23"/>
          </w:rPr>
          <w:t xml:space="preserve">provides </w:t>
        </w:r>
      </w:ins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outstanding</w:t>
      </w:r>
      <w:r w:rsidR="00C044CB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robustness</w:t>
      </w:r>
    </w:p>
    <w:p w14:paraId="4C6F00DC" w14:textId="06A73BB3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even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low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signal-to-noise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(SNR)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82" w:author="Exam" w:date="2015-03-02T16:38:00Z">
        <w:r w:rsidR="00BB77D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>conditions</w:t>
        </w:r>
      </w:ins>
      <w:del w:id="83" w:author="Exam" w:date="2015-03-02T16:38:00Z">
        <w:r w:rsidDel="00BB77D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situations</w:delText>
        </w:r>
      </w:del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[2].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84" w:author="Exam" w:date="2015-03-02T16:40:00Z">
        <w:r w:rsidR="00BB77DC">
          <w:rPr>
            <w:rFonts w:ascii="Times New Roman" w:eastAsia="Times New Roman" w:hAnsi="Times New Roman" w:cs="Times New Roman"/>
            <w:sz w:val="23"/>
            <w:szCs w:val="23"/>
          </w:rPr>
          <w:t xml:space="preserve">particular, </w:t>
        </w:r>
      </w:ins>
      <w:del w:id="85" w:author="Exam" w:date="2015-03-02T16:40:00Z">
        <w:r w:rsidDel="00BB77D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addition,</w:delText>
        </w:r>
        <w:r w:rsidDel="00BB77D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</w:del>
      <w:del w:id="86" w:author="Exam" w:date="2015-03-02T16:38:00Z">
        <w:r w:rsidDel="00BB77D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the</w:delText>
        </w:r>
        <w:r w:rsidDel="00BB77D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</w:del>
      <w:ins w:id="87" w:author="Exam" w:date="2015-03-02T16:40:00Z">
        <w:r w:rsidR="00BB77DC">
          <w:rPr>
            <w:rFonts w:ascii="Times New Roman" w:eastAsia="Times New Roman" w:hAnsi="Times New Roman" w:cs="Times New Roman"/>
            <w:sz w:val="23"/>
            <w:szCs w:val="23"/>
          </w:rPr>
          <w:t xml:space="preserve">the </w:t>
        </w:r>
      </w:ins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requirements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88" w:author="Exam" w:date="2015-03-02T16:38:00Z">
        <w:r w:rsidR="00BB77DC">
          <w:rPr>
            <w:rFonts w:ascii="Times New Roman" w:eastAsia="Times New Roman" w:hAnsi="Times New Roman" w:cs="Times New Roman"/>
            <w:sz w:val="23"/>
            <w:szCs w:val="23"/>
          </w:rPr>
          <w:t xml:space="preserve">low power </w:t>
        </w:r>
      </w:ins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high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data</w:t>
      </w:r>
    </w:p>
    <w:p w14:paraId="5980E205" w14:textId="58A9ED43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rate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del w:id="89" w:author="Exam" w:date="2015-03-02T16:38:00Z">
        <w:r w:rsidDel="00BB77D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and</w:delText>
        </w:r>
      </w:del>
      <w:del w:id="90" w:author="Exam" w:date="2015-03-02T16:39:00Z">
        <w:r w:rsidDel="00BB77D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BB77D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limitations</w:delText>
        </w:r>
        <w:r w:rsidDel="00BB77D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BB77D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of</w:delText>
        </w:r>
        <w:r w:rsidDel="00BB77D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BB77D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battery</w:delText>
        </w:r>
        <w:r w:rsidDel="00BB77D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BB77D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supply</w:delText>
        </w:r>
      </w:del>
      <w:del w:id="91" w:author="Exam" w:date="2015-03-02T16:40:00Z">
        <w:r w:rsidDel="00BB77D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BB77D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lead</w:delText>
        </w:r>
      </w:del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92" w:author="Exam" w:date="2015-03-02T16:41:00Z">
        <w:r w:rsidR="00BB77DC">
          <w:rPr>
            <w:rFonts w:ascii="Times New Roman" w:eastAsia="Times New Roman" w:hAnsi="Times New Roman" w:cs="Times New Roman"/>
            <w:sz w:val="23"/>
            <w:szCs w:val="23"/>
          </w:rPr>
          <w:t xml:space="preserve">make </w:t>
        </w:r>
      </w:ins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impulse-radio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ultra-wide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(IR-UWB)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</w:p>
    <w:p w14:paraId="406BBB73" w14:textId="3B840C30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become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ins w:id="93" w:author="Exam" w:date="2015-03-02T16:41:00Z">
        <w:r w:rsidR="00BB77D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 very</w:t>
        </w:r>
      </w:ins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suitable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communication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technique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94" w:author="Exam" w:date="2015-03-02T16:41:00Z">
        <w:r w:rsidR="00BB77D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>for</w:t>
        </w:r>
      </w:ins>
      <w:del w:id="95" w:author="Exam" w:date="2015-03-02T16:41:00Z">
        <w:r w:rsidDel="00BB77D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in</w:delText>
        </w:r>
      </w:del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short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range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high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data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rate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communication.</w:t>
      </w:r>
    </w:p>
    <w:p w14:paraId="0002F842" w14:textId="4D0FFEB4" w:rsidR="00AB2366" w:rsidDel="00BB77DC" w:rsidRDefault="00BB77DC">
      <w:pPr>
        <w:spacing w:line="433" w:lineRule="exact"/>
        <w:ind w:left="1800"/>
        <w:rPr>
          <w:del w:id="96" w:author="Exam" w:date="2015-03-02T16:43:00Z"/>
        </w:rPr>
      </w:pPr>
      <w:ins w:id="97" w:author="Exam" w:date="2015-03-02T16:42:00Z">
        <w:r>
          <w:rPr>
            <w:rFonts w:ascii="Times New Roman" w:eastAsia="Times New Roman" w:hAnsi="Times New Roman" w:cs="Times New Roman"/>
            <w:sz w:val="23"/>
            <w:szCs w:val="23"/>
          </w:rPr>
          <w:t>For example</w:t>
        </w:r>
      </w:ins>
      <w:del w:id="98" w:author="Exam" w:date="2015-03-02T16:41:00Z">
        <w:r w:rsidR="00C044CB" w:rsidDel="00BB77D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As</w:delText>
        </w:r>
        <w:r w:rsidR="000E5CA0" w:rsidDel="00BB77D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 xml:space="preserve"> </w:delText>
        </w:r>
        <w:r w:rsidR="00C044CB" w:rsidDel="00BB77D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</w:delText>
        </w:r>
        <w:r w:rsidR="000E5CA0" w:rsidDel="00BB77D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 xml:space="preserve"> </w:delText>
        </w:r>
        <w:r w:rsidR="00C044CB" w:rsidDel="00BB77D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result,</w:delText>
        </w:r>
        <w:r w:rsidR="00C044CB" w:rsidDel="00BB77D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</w:del>
      <w:del w:id="99" w:author="Exam" w:date="2015-03-02T16:42:00Z">
        <w:r w:rsidR="00C044CB" w:rsidDel="00BB77D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applications</w:delText>
        </w:r>
        <w:r w:rsidR="000E5CA0" w:rsidDel="00BB77D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 xml:space="preserve"> </w:delText>
        </w:r>
        <w:r w:rsidR="00C044CB" w:rsidDel="00BB77D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based</w:delText>
        </w:r>
      </w:del>
      <w:ins w:id="100" w:author="Exam" w:date="2015-03-02T16:42:00Z">
        <w:r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, IR-UWM has been used for </w:t>
        </w:r>
      </w:ins>
      <w:r w:rsidR="000E5CA0"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</w:t>
      </w:r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short-distance</w:t>
      </w:r>
      <w:r w:rsidR="000E5CA0"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</w:t>
      </w:r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wireless</w:t>
      </w:r>
      <w:r w:rsidR="000E5CA0"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</w:t>
      </w:r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sensor</w:t>
      </w:r>
      <w:r w:rsidR="000E5CA0"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</w:t>
      </w:r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networks(WSNs)</w:t>
      </w:r>
      <w:r w:rsidR="000E5CA0"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</w:t>
      </w:r>
      <w:ins w:id="101" w:author="Exam" w:date="2015-03-02T16:43:00Z">
        <w:r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for applications </w:t>
        </w:r>
      </w:ins>
      <w:del w:id="102" w:author="Exam" w:date="2015-03-02T16:43:00Z">
        <w:r w:rsidR="00C044CB" w:rsidDel="00BB77D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where</w:delText>
        </w:r>
        <w:r w:rsidR="000E5CA0" w:rsidDel="00BB77D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 xml:space="preserve"> </w:delText>
        </w:r>
        <w:r w:rsidR="00C044CB" w:rsidDel="00BB77D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large</w:delText>
        </w:r>
      </w:del>
    </w:p>
    <w:p w14:paraId="0CFAA86A" w14:textId="77777777" w:rsidR="00AB2366" w:rsidRDefault="00C044CB" w:rsidP="00BB77DC">
      <w:pPr>
        <w:spacing w:line="433" w:lineRule="exact"/>
        <w:ind w:left="1800"/>
      </w:pPr>
      <w:del w:id="103" w:author="Exam" w:date="2015-03-02T16:43:00Z">
        <w:r w:rsidDel="00BB77D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numbers</w:delText>
        </w:r>
        <w:r w:rsidDel="00BB77D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BB77D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of</w:delText>
        </w:r>
        <w:r w:rsidDel="00BB77D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BB77D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portable</w:delText>
        </w:r>
        <w:r w:rsidDel="00BB77D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BB77D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instrument,</w:delText>
        </w:r>
        <w:r w:rsidDel="00BB77D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BB77D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are</w:delText>
        </w:r>
        <w:r w:rsidDel="00BB77D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BB77D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widely</w:delText>
        </w:r>
        <w:r w:rsidDel="00BB77D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BB77D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deployed</w:delText>
        </w:r>
      </w:del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such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indoor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positioning,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surveil-</w:t>
      </w:r>
    </w:p>
    <w:p w14:paraId="071B92F9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lance,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home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automation,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etc.</w:t>
      </w:r>
    </w:p>
    <w:p w14:paraId="47E21F10" w14:textId="3099DDE6" w:rsidR="00AB2366" w:rsidDel="00AC01F6" w:rsidRDefault="00C044CB">
      <w:pPr>
        <w:spacing w:line="433" w:lineRule="exact"/>
        <w:ind w:left="2151"/>
        <w:rPr>
          <w:del w:id="104" w:author="Exam" w:date="2015-03-02T16:49:00Z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However,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high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data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rate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transmission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del w:id="105" w:author="Exam" w:date="2015-03-02T16:49:00Z">
        <w:r w:rsidDel="00AC01F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puts</w:delText>
        </w:r>
        <w:r w:rsidDel="00AC01F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C01F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huge</w:delText>
        </w:r>
        <w:r w:rsidDel="00AC01F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C01F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pressure</w:delText>
        </w:r>
      </w:del>
      <w:ins w:id="106" w:author="Exam" w:date="2015-03-02T16:49:00Z">
        <w:r w:rsidR="00AC01F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>place a high demand</w:t>
        </w:r>
      </w:ins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107" w:author="Exam" w:date="2015-03-02T16:49:00Z">
        <w:r w:rsidR="00AC01F6">
          <w:rPr>
            <w:rFonts w:ascii="Times New Roman" w:eastAsia="Times New Roman" w:hAnsi="Times New Roman" w:cs="Times New Roman"/>
            <w:sz w:val="23"/>
            <w:szCs w:val="23"/>
          </w:rPr>
          <w:t xml:space="preserve">the receiver’s </w:t>
        </w:r>
      </w:ins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ADCs</w:t>
      </w:r>
      <w:ins w:id="108" w:author="Exam" w:date="2015-03-02T16:49:00Z">
        <w:r w:rsidR="00AC01F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>, where</w:t>
        </w:r>
      </w:ins>
    </w:p>
    <w:p w14:paraId="48CE89EE" w14:textId="13D4ECB9" w:rsidR="00AB2366" w:rsidRDefault="00C044CB">
      <w:pPr>
        <w:spacing w:line="433" w:lineRule="exact"/>
        <w:ind w:left="2151"/>
        <w:pPrChange w:id="109" w:author="Exam" w:date="2015-03-02T16:49:00Z">
          <w:pPr>
            <w:spacing w:line="433" w:lineRule="exact"/>
            <w:ind w:left="1800"/>
          </w:pPr>
        </w:pPrChange>
      </w:pPr>
      <w:del w:id="110" w:author="Exam" w:date="2015-03-02T16:49:00Z">
        <w:r w:rsidDel="00AC01F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at</w:delText>
        </w:r>
        <w:r w:rsidDel="00AC01F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C01F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receivers,</w:delText>
        </w:r>
        <w:r w:rsidDel="00AC01F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C01F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which</w:delText>
        </w:r>
        <w:r w:rsidDel="00AC01F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C01F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indicates</w:delText>
        </w:r>
      </w:del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sampling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rate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becomes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main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bottleneck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111" w:author="Exam" w:date="2015-03-02T16:50:00Z">
        <w:r w:rsidR="00AC01F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>for a</w:t>
        </w:r>
      </w:ins>
      <w:del w:id="112" w:author="Exam" w:date="2015-03-02T16:50:00Z">
        <w:r w:rsidDel="00AC01F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to</w:delText>
        </w:r>
        <w:r w:rsidDel="00AC01F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C01F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the</w:delText>
        </w:r>
      </w:del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IR-UWB</w:t>
      </w:r>
    </w:p>
    <w:p w14:paraId="368E41CF" w14:textId="156C12C4" w:rsidR="00AB2366" w:rsidDel="00AC01F6" w:rsidRDefault="00C044CB">
      <w:pPr>
        <w:spacing w:line="433" w:lineRule="exact"/>
        <w:ind w:left="1800"/>
        <w:rPr>
          <w:del w:id="113" w:author="Exam" w:date="2015-03-02T16:51:00Z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system.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114" w:author="Exam" w:date="2015-03-02T16:50:00Z">
        <w:r w:rsidR="00AC01F6">
          <w:rPr>
            <w:rFonts w:ascii="Times New Roman" w:eastAsia="Times New Roman" w:hAnsi="Times New Roman" w:cs="Times New Roman"/>
            <w:sz w:val="23"/>
            <w:szCs w:val="23"/>
          </w:rPr>
          <w:t xml:space="preserve">chapter presents the study on </w:t>
        </w:r>
      </w:ins>
      <w:del w:id="115" w:author="Exam" w:date="2015-03-02T16:50:00Z">
        <w:r w:rsidDel="00AC01F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paper</w:delText>
        </w:r>
        <w:r w:rsidDel="00AC01F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C01F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focuses</w:delText>
        </w:r>
        <w:r w:rsidDel="00AC01F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C01F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on</w:delText>
        </w:r>
        <w:r w:rsidDel="00AC01F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C01F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the</w:delText>
        </w:r>
      </w:del>
      <w:del w:id="116" w:author="Exam" w:date="2015-03-02T16:59:00Z">
        <w:r w:rsidDel="00BF488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BF48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IR-UWB</w:delText>
        </w:r>
        <w:r w:rsidDel="00BF488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BF48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indoor</w:delText>
        </w:r>
        <w:r w:rsidDel="00BF488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BF48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positioning,</w:delText>
        </w:r>
      </w:del>
      <w:del w:id="117" w:author="Exam" w:date="2015-03-02T16:51:00Z">
        <w:r w:rsidDel="00AC01F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C01F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aims</w:delText>
        </w:r>
        <w:r w:rsidDel="00AC01F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C01F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at</w:delText>
        </w:r>
        <w:r w:rsidDel="00AC01F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C01F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solving</w:delText>
        </w:r>
        <w:r w:rsidDel="00AC01F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C01F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the</w:delText>
        </w:r>
        <w:r w:rsidDel="00AC01F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C01F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bottle-</w:delText>
        </w:r>
      </w:del>
    </w:p>
    <w:p w14:paraId="0A7F6D95" w14:textId="7D22788A" w:rsidR="00AB2366" w:rsidDel="00AC01F6" w:rsidRDefault="00C044CB">
      <w:pPr>
        <w:spacing w:line="433" w:lineRule="exact"/>
        <w:ind w:left="1800"/>
        <w:rPr>
          <w:del w:id="118" w:author="Exam" w:date="2015-03-02T16:51:00Z"/>
        </w:rPr>
      </w:pPr>
      <w:del w:id="119" w:author="Exam" w:date="2015-03-02T16:51:00Z">
        <w:r w:rsidDel="00AC01F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neck</w:delText>
        </w:r>
        <w:r w:rsidDel="00AC01F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C01F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of</w:delText>
        </w:r>
        <w:r w:rsidDel="00AC01F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C01F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sampling</w:delText>
        </w:r>
        <w:r w:rsidDel="00AC01F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C01F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rate</w:delText>
        </w:r>
        <w:r w:rsidDel="00AC01F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C01F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by</w:delText>
        </w:r>
        <w:r w:rsidDel="00AC01F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C01F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using</w:delText>
        </w:r>
        <w:r w:rsidDel="00AC01F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C01F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</w:delText>
        </w:r>
        <w:r w:rsidDel="00AC01F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C01F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recent</w:delText>
        </w:r>
        <w:r w:rsidDel="00AC01F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C01F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novel</w:delText>
        </w:r>
        <w:r w:rsidDel="00AC01F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C01F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technique</w:delText>
        </w:r>
        <w:r w:rsidDel="00AC01F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C01F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termed</w:delText>
        </w:r>
        <w:r w:rsidDel="00AC01F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C01F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compressed</w:delText>
        </w:r>
        <w:r w:rsidDel="00AC01F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C01F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sensing</w:delText>
        </w:r>
        <w:r w:rsidDel="00AC01F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C01F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(CS),</w:delText>
        </w:r>
      </w:del>
      <w:ins w:id="120" w:author="Exam" w:date="2015-03-02T16:51:00Z">
        <w:r w:rsidR="00AC01F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 and how the </w:t>
        </w:r>
      </w:ins>
    </w:p>
    <w:p w14:paraId="559B9643" w14:textId="16E89EB8" w:rsidR="00AB2366" w:rsidRDefault="00C044CB">
      <w:pPr>
        <w:spacing w:line="433" w:lineRule="exact"/>
        <w:ind w:left="1800"/>
        <w:pPrChange w:id="121" w:author="Exam" w:date="2015-03-02T16:51:00Z">
          <w:pPr>
            <w:tabs>
              <w:tab w:val="left" w:pos="4818"/>
            </w:tabs>
            <w:spacing w:line="433" w:lineRule="exact"/>
            <w:ind w:left="1800"/>
          </w:pPr>
        </w:pPrChange>
      </w:pPr>
      <w:del w:id="122" w:author="Exam" w:date="2015-03-02T16:51:00Z">
        <w:r w:rsidDel="00AC01F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aforementioned</w:delText>
        </w:r>
        <w:r w:rsidDel="00AC01F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C01F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in</w:delText>
        </w:r>
        <w:r w:rsidDel="00AC01F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C01F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Chapter</w:delText>
        </w:r>
        <w:r w:rsidDel="00AC01F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C01F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2.</w:delText>
        </w:r>
        <w:r w:rsidDel="00AC01F6">
          <w:tab/>
        </w:r>
        <w:r w:rsidDel="00AC01F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It</w:delText>
        </w:r>
        <w:r w:rsidDel="00AC01F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C01F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indicates</w:delText>
        </w:r>
        <w:r w:rsidDel="00AC01F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C01F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that</w:delText>
        </w:r>
      </w:del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</w:t>
      </w:r>
      <w:ins w:id="123" w:author="Exam" w:date="2015-03-02T16:59:00Z">
        <w:r w:rsidR="00BF48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>S</w:t>
        </w:r>
      </w:ins>
      <w:del w:id="124" w:author="Exam" w:date="2015-03-02T16:59:00Z">
        <w:r w:rsidR="00AC01F6" w:rsidDel="00BF48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s</w:delText>
        </w:r>
      </w:del>
      <w:ins w:id="125" w:author="Exam" w:date="2015-03-02T16:59:00Z">
        <w:r w:rsidR="00BF48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 </w:t>
        </w:r>
      </w:ins>
      <w:ins w:id="126" w:author="Exam" w:date="2015-03-02T16:51:00Z">
        <w:r w:rsidR="00AC01F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can be applied to a </w:t>
        </w:r>
      </w:ins>
      <w:del w:id="127" w:author="Exam" w:date="2015-03-02T16:51:00Z">
        <w:r w:rsidDel="00AC01F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C01F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based</w:delText>
        </w:r>
      </w:del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IR-UWB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system</w:t>
      </w:r>
      <w:del w:id="128" w:author="Exam" w:date="2015-03-02T16:52:00Z">
        <w:r w:rsidDel="00AC01F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s</w:delText>
        </w:r>
      </w:del>
      <w:ins w:id="129" w:author="Exam" w:date="2015-03-02T16:52:00Z">
        <w:r w:rsidR="00AC01F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 to</w:t>
        </w:r>
      </w:ins>
      <w:del w:id="130" w:author="Exam" w:date="2015-03-02T16:52:00Z">
        <w:r w:rsidDel="00AC01F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C01F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can</w:delText>
        </w:r>
        <w:r w:rsidDel="00AC01F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C01F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possibly</w:delText>
        </w:r>
      </w:del>
    </w:p>
    <w:p w14:paraId="4CE07DD4" w14:textId="2B470A4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131" w:author="Exam" w:date="2015-03-02T17:00:00Z">
        <w:r w:rsidR="00BF488A">
          <w:rPr>
            <w:rFonts w:ascii="Times New Roman" w:eastAsia="Times New Roman" w:hAnsi="Times New Roman" w:cs="Times New Roman"/>
            <w:sz w:val="23"/>
            <w:szCs w:val="23"/>
          </w:rPr>
          <w:t xml:space="preserve">the </w:t>
        </w:r>
      </w:ins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high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frequency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del w:id="132" w:author="Exam" w:date="2015-03-02T17:00:00Z">
        <w:r w:rsidDel="00BF48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sparse</w:delText>
        </w:r>
        <w:r w:rsidDel="00BF488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</w:del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</w:t>
      </w:r>
      <w:ins w:id="133" w:author="Exam" w:date="2015-03-02T16:52:00Z">
        <w:r w:rsidR="00AC01F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>sing</w:t>
        </w:r>
      </w:ins>
      <w:del w:id="134" w:author="Exam" w:date="2015-03-02T16:52:00Z">
        <w:r w:rsidDel="00AC01F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nder</w:delText>
        </w:r>
        <w:r w:rsidDel="00AC01F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C01F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</w:delText>
        </w:r>
      </w:del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sub-Nyquist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sampling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rates</w:t>
      </w:r>
      <w:ins w:id="135" w:author="Exam" w:date="2015-03-02T16:52:00Z">
        <w:r w:rsidR="00AC01F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, </w:t>
        </w:r>
      </w:ins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del w:id="136" w:author="Exam" w:date="2015-03-02T16:52:00Z">
        <w:r w:rsidDel="00AC01F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that</w:delText>
        </w:r>
        <w:r w:rsidDel="00AC01F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C01F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far</w:delText>
        </w:r>
        <w:r w:rsidDel="00AC01F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C01F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below</w:delText>
        </w:r>
      </w:del>
      <w:ins w:id="137" w:author="Exam" w:date="2015-03-02T16:52:00Z">
        <w:r w:rsidR="00AC01F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>much lower than</w:t>
        </w:r>
      </w:ins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ins w:id="138" w:author="Exam" w:date="2015-03-02T16:52:00Z">
        <w:r w:rsidR="00AC01F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 conventional</w:t>
        </w:r>
      </w:ins>
    </w:p>
    <w:p w14:paraId="5B4800A9" w14:textId="77777777" w:rsidR="00AB2366" w:rsidDel="00AC01F6" w:rsidRDefault="00C044CB">
      <w:pPr>
        <w:tabs>
          <w:tab w:val="left" w:pos="6317"/>
        </w:tabs>
        <w:spacing w:line="433" w:lineRule="exact"/>
        <w:ind w:left="1800"/>
        <w:rPr>
          <w:del w:id="139" w:author="Exam" w:date="2015-03-02T16:52:00Z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Nyquist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rate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(twice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IR-UWB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bandwidth).</w:t>
      </w:r>
      <w:r>
        <w:tab/>
      </w:r>
      <w:del w:id="140" w:author="Exam" w:date="2015-03-02T16:52:00Z">
        <w:r w:rsidDel="00AC01F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This</w:delText>
        </w:r>
        <w:r w:rsidDel="00AC01F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C01F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result</w:delText>
        </w:r>
        <w:r w:rsidDel="00AC01F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C01F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is</w:delText>
        </w:r>
        <w:r w:rsidDel="00AC01F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C01F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advantageous</w:delText>
        </w:r>
        <w:r w:rsidDel="00AC01F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C01F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which</w:delText>
        </w:r>
        <w:r w:rsidDel="00AC01F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C01F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releases</w:delText>
        </w:r>
      </w:del>
    </w:p>
    <w:p w14:paraId="744E3AA5" w14:textId="77777777" w:rsidR="00AB2366" w:rsidDel="00AC01F6" w:rsidRDefault="00C044CB">
      <w:pPr>
        <w:tabs>
          <w:tab w:val="left" w:pos="6317"/>
        </w:tabs>
        <w:spacing w:line="433" w:lineRule="exact"/>
        <w:ind w:left="1800"/>
        <w:rPr>
          <w:del w:id="141" w:author="Exam" w:date="2015-03-02T16:52:00Z"/>
        </w:rPr>
        <w:pPrChange w:id="142" w:author="Exam" w:date="2015-03-02T16:52:00Z">
          <w:pPr>
            <w:tabs>
              <w:tab w:val="left" w:pos="9579"/>
            </w:tabs>
            <w:spacing w:line="433" w:lineRule="exact"/>
            <w:ind w:left="1800"/>
          </w:pPr>
        </w:pPrChange>
      </w:pPr>
      <w:del w:id="143" w:author="Exam" w:date="2015-03-02T16:52:00Z">
        <w:r w:rsidDel="00AC01F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the</w:delText>
        </w:r>
        <w:r w:rsidDel="00AC01F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C01F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bottleneck</w:delText>
        </w:r>
        <w:r w:rsidDel="00AC01F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C01F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of</w:delText>
        </w:r>
        <w:r w:rsidDel="00AC01F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C01F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the</w:delText>
        </w:r>
        <w:r w:rsidDel="00AC01F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C01F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large</w:delText>
        </w:r>
        <w:r w:rsidDel="00AC01F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C01F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bandwidth</w:delText>
        </w:r>
        <w:r w:rsidDel="00AC01F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C01F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constraints</w:delText>
        </w:r>
        <w:r w:rsidDel="00AC01F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C01F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on</w:delText>
        </w:r>
        <w:r w:rsidDel="00AC01F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C01F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ADC</w:delText>
        </w:r>
        <w:r w:rsidDel="00AC01F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C01F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at</w:delText>
        </w:r>
        <w:r w:rsidDel="00AC01F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C01F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UWB</w:delText>
        </w:r>
        <w:r w:rsidDel="00AC01F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C01F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receivers,</w:delText>
        </w:r>
        <w:r w:rsidDel="00AC01F6">
          <w:tab/>
        </w:r>
        <w:r w:rsidDel="00AC01F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and</w:delText>
        </w:r>
        <w:r w:rsidDel="00AC01F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C01F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con-</w:delText>
        </w:r>
      </w:del>
    </w:p>
    <w:p w14:paraId="782CB151" w14:textId="77777777" w:rsidR="00AB2366" w:rsidDel="00AC01F6" w:rsidRDefault="00C044CB">
      <w:pPr>
        <w:tabs>
          <w:tab w:val="left" w:pos="9579"/>
        </w:tabs>
        <w:spacing w:line="433" w:lineRule="exact"/>
        <w:ind w:left="1800"/>
        <w:rPr>
          <w:del w:id="144" w:author="Exam" w:date="2015-03-02T16:52:00Z"/>
        </w:rPr>
        <w:pPrChange w:id="145" w:author="Exam" w:date="2015-03-02T16:52:00Z">
          <w:pPr>
            <w:spacing w:line="433" w:lineRule="exact"/>
            <w:ind w:left="1800"/>
          </w:pPr>
        </w:pPrChange>
      </w:pPr>
      <w:del w:id="146" w:author="Exam" w:date="2015-03-02T16:52:00Z">
        <w:r w:rsidDel="00AC01F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sequently</w:delText>
        </w:r>
        <w:r w:rsidDel="00AC01F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C01F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reduces</w:delText>
        </w:r>
        <w:r w:rsidDel="00AC01F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C01F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storage</w:delText>
        </w:r>
        <w:r w:rsidDel="00AC01F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C01F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limits</w:delText>
        </w:r>
        <w:r w:rsidDel="00AC01F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C01F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and</w:delText>
        </w:r>
        <w:r w:rsidDel="00AC01F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C01F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improves</w:delText>
        </w:r>
        <w:r w:rsidDel="00AC01F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C01F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energy</w:delText>
        </w:r>
        <w:r w:rsidDel="00AC01F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C01F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efficiency</w:delText>
        </w:r>
        <w:r w:rsidDel="00AC01F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C01F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in</w:delText>
        </w:r>
        <w:r w:rsidDel="00AC01F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C01F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IR-UWB</w:delText>
        </w:r>
        <w:r w:rsidDel="00AC01F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C01F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positioning</w:delText>
        </w:r>
      </w:del>
    </w:p>
    <w:p w14:paraId="659B677C" w14:textId="77777777" w:rsidR="00AB2366" w:rsidRDefault="00C044CB" w:rsidP="00AC01F6">
      <w:pPr>
        <w:spacing w:line="433" w:lineRule="exact"/>
        <w:ind w:left="1800"/>
      </w:pPr>
      <w:del w:id="147" w:author="Exam" w:date="2015-03-02T16:52:00Z">
        <w:r w:rsidDel="00AC01F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systems.</w:delText>
        </w:r>
      </w:del>
    </w:p>
    <w:p w14:paraId="15DDF204" w14:textId="77777777" w:rsidR="00AB2366" w:rsidRDefault="00AB2366">
      <w:pPr>
        <w:spacing w:line="200" w:lineRule="exact"/>
        <w:ind w:left="1800"/>
      </w:pPr>
    </w:p>
    <w:p w14:paraId="7E9A417E" w14:textId="77777777" w:rsidR="00AB2366" w:rsidRDefault="00AB2366">
      <w:pPr>
        <w:spacing w:line="345" w:lineRule="exact"/>
        <w:ind w:left="1800"/>
      </w:pPr>
    </w:p>
    <w:p w14:paraId="7ECF67E5" w14:textId="5F621CEF" w:rsidR="00AB2366" w:rsidRDefault="00C044CB">
      <w:pPr>
        <w:tabs>
          <w:tab w:val="left" w:pos="2660"/>
        </w:tabs>
        <w:spacing w:line="37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4.1.1</w:t>
      </w:r>
      <w:r>
        <w:tab/>
      </w:r>
      <w:ins w:id="148" w:author="Exam" w:date="2015-03-02T17:00:00Z">
        <w:r w:rsidR="00BF488A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CS for IR-UWB</w:t>
        </w:r>
      </w:ins>
      <w:del w:id="149" w:author="Exam" w:date="2015-03-02T17:00:00Z">
        <w:r w:rsidDel="00BF488A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delText>Literature</w:delText>
        </w:r>
        <w:r w:rsidDel="00BF488A">
          <w:rPr>
            <w:rFonts w:ascii="Times New Roman" w:eastAsia="Times New Roman" w:hAnsi="Times New Roman" w:cs="Times New Roman"/>
            <w:sz w:val="28"/>
            <w:szCs w:val="28"/>
          </w:rPr>
          <w:delText xml:space="preserve"> </w:delText>
        </w:r>
        <w:r w:rsidDel="00BF488A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delText>Review</w:delText>
        </w:r>
      </w:del>
    </w:p>
    <w:p w14:paraId="75D1B666" w14:textId="77777777" w:rsidR="00AB2366" w:rsidRDefault="00AB2366">
      <w:pPr>
        <w:spacing w:line="275" w:lineRule="exact"/>
        <w:ind w:left="1800"/>
      </w:pPr>
    </w:p>
    <w:p w14:paraId="094F4ACA" w14:textId="4F42D5E7" w:rsidR="00AB2366" w:rsidRDefault="00BF488A">
      <w:pPr>
        <w:spacing w:line="288" w:lineRule="exact"/>
        <w:ind w:left="1800"/>
      </w:pPr>
      <w:ins w:id="150" w:author="Exam" w:date="2015-03-02T17:00:00Z">
        <w:r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Current </w:t>
        </w:r>
      </w:ins>
      <w:del w:id="151" w:author="Exam" w:date="2015-03-02T17:00:00Z">
        <w:r w:rsidR="00C044CB" w:rsidDel="00BF48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Recently</w:delText>
        </w:r>
        <w:r w:rsidR="00C044CB" w:rsidDel="00BF488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R="00C044CB" w:rsidDel="00BF48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some</w:delText>
        </w:r>
        <w:r w:rsidR="00C044CB" w:rsidDel="00BF488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R="00C044CB" w:rsidDel="00BF48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researches</w:delText>
        </w:r>
        <w:r w:rsidR="00C044CB" w:rsidDel="00BF488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R="00C044CB" w:rsidDel="00BF48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manage</w:delText>
        </w:r>
        <w:r w:rsidR="00C044CB" w:rsidDel="00BF488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R="00C044CB" w:rsidDel="00BF48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to</w:delText>
        </w:r>
      </w:del>
      <w:ins w:id="152" w:author="Exam" w:date="2015-03-02T17:00:00Z">
        <w:r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>CS based IR-UWB system</w:t>
        </w:r>
      </w:ins>
      <w:ins w:id="153" w:author="Exam" w:date="2015-03-02T17:01:00Z">
        <w:r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>s</w:t>
        </w:r>
      </w:ins>
      <w:ins w:id="154" w:author="Exam" w:date="2015-03-02T17:00:00Z">
        <w:r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 typically</w:t>
        </w:r>
      </w:ins>
      <w:r w:rsidR="00C044CB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embed</w:t>
      </w:r>
      <w:ins w:id="155" w:author="Exam" w:date="2015-03-02T17:01:00Z">
        <w:r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 the</w:t>
        </w:r>
      </w:ins>
      <w:r w:rsidR="00C044CB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CS</w:t>
      </w:r>
      <w:r w:rsidR="00C044CB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reconstruction</w:t>
      </w:r>
      <w:r w:rsidR="00C044CB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algorithms,</w:t>
      </w:r>
      <w:r w:rsidR="00C044CB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e.g.</w:t>
      </w:r>
      <w:r w:rsidR="00C044CB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revised</w:t>
      </w:r>
      <w:r w:rsidR="00C044CB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or-</w:t>
      </w:r>
    </w:p>
    <w:p w14:paraId="41F4D1DE" w14:textId="77E62DDD" w:rsidR="00AB2366" w:rsidRDefault="00C044CB">
      <w:pPr>
        <w:tabs>
          <w:tab w:val="left" w:pos="6327"/>
        </w:tabs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thogonal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matching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pursuit,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156" w:author="Exam" w:date="2015-03-02T17:01:00Z">
        <w:r w:rsidR="00BF488A">
          <w:rPr>
            <w:rFonts w:ascii="Times New Roman" w:eastAsia="Times New Roman" w:hAnsi="Times New Roman" w:cs="Times New Roman"/>
            <w:sz w:val="23"/>
            <w:szCs w:val="23"/>
          </w:rPr>
          <w:t xml:space="preserve">the </w:t>
        </w:r>
      </w:ins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UWB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receivers.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These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algorithms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157" w:author="Exam" w:date="2015-03-02T17:02:00Z">
        <w:r w:rsidR="00BF488A">
          <w:rPr>
            <w:rFonts w:ascii="Times New Roman" w:eastAsia="Times New Roman" w:hAnsi="Times New Roman" w:cs="Times New Roman"/>
            <w:sz w:val="23"/>
            <w:szCs w:val="23"/>
          </w:rPr>
          <w:t xml:space="preserve">can </w:t>
        </w:r>
      </w:ins>
      <w:ins w:id="158" w:author="Exam" w:date="2015-03-02T17:01:00Z">
        <w:r w:rsidR="00BF488A">
          <w:rPr>
            <w:rFonts w:ascii="Times New Roman" w:eastAsia="Times New Roman" w:hAnsi="Times New Roman" w:cs="Times New Roman"/>
            <w:sz w:val="23"/>
            <w:szCs w:val="23"/>
          </w:rPr>
          <w:t xml:space="preserve">also </w:t>
        </w:r>
      </w:ins>
      <w:ins w:id="159" w:author="Exam" w:date="2015-03-02T17:02:00Z">
        <w:r w:rsidR="00BF488A">
          <w:rPr>
            <w:rFonts w:ascii="Times New Roman" w:eastAsia="Times New Roman" w:hAnsi="Times New Roman" w:cs="Times New Roman"/>
            <w:sz w:val="23"/>
            <w:szCs w:val="23"/>
          </w:rPr>
          <w:t xml:space="preserve">further </w:t>
        </w:r>
      </w:ins>
      <w:del w:id="160" w:author="Exam" w:date="2015-03-02T17:02:00Z">
        <w:r w:rsidDel="00BF48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successfully</w:delText>
        </w:r>
      </w:del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improve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</w:p>
    <w:p w14:paraId="68240B1C" w14:textId="0DDEF2FA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SNR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received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before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161" w:author="Exam" w:date="2015-03-02T17:02:00Z">
        <w:r w:rsidR="00BF488A">
          <w:rPr>
            <w:rFonts w:ascii="Times New Roman" w:eastAsia="Times New Roman" w:hAnsi="Times New Roman" w:cs="Times New Roman"/>
            <w:sz w:val="23"/>
            <w:szCs w:val="23"/>
          </w:rPr>
          <w:t xml:space="preserve">it is </w:t>
        </w:r>
      </w:ins>
      <w:del w:id="162" w:author="Exam" w:date="2015-03-02T17:02:00Z">
        <w:r w:rsidDel="00BF48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they</w:delText>
        </w:r>
        <w:r w:rsidDel="00BF488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BF48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are</w:delText>
        </w:r>
      </w:del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163" w:author="Exam" w:date="2015-03-02T17:02:00Z">
        <w:r w:rsidR="00BF488A">
          <w:rPr>
            <w:rFonts w:ascii="Times New Roman" w:eastAsia="Times New Roman" w:hAnsi="Times New Roman" w:cs="Times New Roman"/>
            <w:sz w:val="23"/>
            <w:szCs w:val="23"/>
          </w:rPr>
          <w:t xml:space="preserve">forward to </w:t>
        </w:r>
      </w:ins>
      <w:del w:id="164" w:author="Exam" w:date="2015-03-02T17:03:00Z">
        <w:r w:rsidDel="00BF48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sent</w:delText>
        </w:r>
        <w:r w:rsidDel="00BF488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BF48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to</w:delText>
        </w:r>
        <w:r w:rsidDel="00BF488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BF48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the</w:delText>
        </w:r>
        <w:r w:rsidDel="00BF488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</w:del>
      <w:del w:id="165" w:author="Exam" w:date="2015-03-02T17:02:00Z">
        <w:r w:rsidDel="00BF48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stages</w:delText>
        </w:r>
        <w:r w:rsidDel="00BF488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BF48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of</w:delText>
        </w:r>
      </w:del>
      <w:ins w:id="166" w:author="Exam" w:date="2015-03-02T17:03:00Z">
        <w:r w:rsidR="00BF48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 </w:t>
        </w:r>
      </w:ins>
      <w:ins w:id="167" w:author="Exam" w:date="2015-03-02T17:02:00Z">
        <w:r w:rsidR="00BF48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>the</w:t>
        </w:r>
      </w:ins>
      <w:ins w:id="168" w:author="Exam" w:date="2015-03-02T17:03:00Z">
        <w:r w:rsidR="00BF48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 subsequent </w:t>
        </w:r>
      </w:ins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169" w:author="Exam" w:date="2015-03-02T17:03:00Z">
        <w:r w:rsidR="00BF488A">
          <w:rPr>
            <w:rFonts w:ascii="Times New Roman" w:eastAsia="Times New Roman" w:hAnsi="Times New Roman" w:cs="Times New Roman"/>
            <w:sz w:val="23"/>
            <w:szCs w:val="23"/>
          </w:rPr>
          <w:t xml:space="preserve">stage that performs the </w:t>
        </w:r>
      </w:ins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time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arrival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(TOA)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based</w:t>
      </w:r>
    </w:p>
    <w:p w14:paraId="49CB2CBA" w14:textId="4FFB205E" w:rsidR="00AB2366" w:rsidRDefault="00C044CB">
      <w:pPr>
        <w:tabs>
          <w:tab w:val="left" w:pos="4032"/>
        </w:tabs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positioning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algorithm</w:t>
      </w:r>
      <w:ins w:id="170" w:author="Exam" w:date="2015-03-02T17:04:00Z">
        <w:r w:rsidR="00BF48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>, hence</w:t>
        </w:r>
      </w:ins>
      <w:del w:id="171" w:author="Exam" w:date="2015-03-02T17:04:00Z">
        <w:r w:rsidDel="00BF48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.</w:delText>
        </w:r>
        <w:r w:rsidDel="00BF488A">
          <w:tab/>
        </w:r>
      </w:del>
      <w:del w:id="172" w:author="Exam" w:date="2015-03-02T17:03:00Z">
        <w:r w:rsidDel="00BF48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Consequently,</w:delText>
        </w:r>
      </w:del>
      <w:del w:id="173" w:author="Exam" w:date="2015-03-02T17:04:00Z">
        <w:r w:rsidDel="00BF488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BF48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thi</w:delText>
        </w:r>
        <w:r w:rsidDel="0076707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s</w:delText>
        </w:r>
        <w:r w:rsidDel="0076707E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76707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method</w:delText>
        </w:r>
      </w:del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increases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performance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entire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po-</w:t>
      </w:r>
    </w:p>
    <w:p w14:paraId="127FC991" w14:textId="3258E626" w:rsidR="00AB2366" w:rsidDel="0076707E" w:rsidRDefault="00C044CB">
      <w:pPr>
        <w:spacing w:line="433" w:lineRule="exact"/>
        <w:ind w:left="1800"/>
        <w:rPr>
          <w:del w:id="174" w:author="Exam" w:date="2015-03-02T17:04:00Z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sitioning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accuracy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[3].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175" w:author="Exam" w:date="2015-03-02T17:04:00Z">
        <w:r w:rsidR="0076707E">
          <w:rPr>
            <w:rFonts w:ascii="Times New Roman" w:eastAsia="Times New Roman" w:hAnsi="Times New Roman" w:cs="Times New Roman"/>
            <w:sz w:val="23"/>
            <w:szCs w:val="23"/>
          </w:rPr>
          <w:t>The</w:t>
        </w:r>
      </w:ins>
      <w:del w:id="176" w:author="Exam" w:date="2015-03-02T17:04:00Z">
        <w:r w:rsidDel="0076707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For</w:delText>
        </w:r>
      </w:del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hardware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implementation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ins w:id="177" w:author="Exam" w:date="2015-03-02T17:04:00Z">
        <w:r w:rsidR="0076707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>se</w:t>
        </w:r>
      </w:ins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new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UWB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receivers</w:t>
      </w:r>
      <w:ins w:id="178" w:author="Exam" w:date="2015-03-02T17:04:00Z">
        <w:r w:rsidR="0076707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 typically uses a </w:t>
        </w:r>
      </w:ins>
      <w:del w:id="179" w:author="Exam" w:date="2015-03-02T17:04:00Z">
        <w:r w:rsidDel="0076707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,</w:delText>
        </w:r>
      </w:del>
    </w:p>
    <w:p w14:paraId="4B648C07" w14:textId="77E0EC71" w:rsidR="00AB2366" w:rsidDel="0076707E" w:rsidRDefault="00C044CB">
      <w:pPr>
        <w:spacing w:line="433" w:lineRule="exact"/>
        <w:ind w:left="1800"/>
        <w:rPr>
          <w:del w:id="180" w:author="Exam" w:date="2015-03-02T17:05:00Z"/>
        </w:rPr>
      </w:pPr>
      <w:del w:id="181" w:author="Exam" w:date="2015-03-02T17:04:00Z">
        <w:r w:rsidDel="0076707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most</w:delText>
        </w:r>
        <w:r w:rsidDel="0076707E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76707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of</w:delText>
        </w:r>
        <w:r w:rsidDel="0076707E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76707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them</w:delText>
        </w:r>
        <w:r w:rsidDel="0076707E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76707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apply</w:delText>
        </w:r>
        <w:r w:rsidDel="0076707E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76707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the</w:delText>
        </w:r>
      </w:del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hardware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structure</w:t>
      </w:r>
      <w:ins w:id="182" w:author="Exam" w:date="2015-03-02T17:04:00Z">
        <w:r w:rsidR="0076707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, </w:t>
        </w:r>
      </w:ins>
      <w:del w:id="183" w:author="Exam" w:date="2015-03-02T17:04:00Z">
        <w:r w:rsidDel="0076707E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76707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termed</w:delText>
        </w:r>
        <w:r w:rsidDel="0076707E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</w:del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random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demodulator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(RD)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[4]</w:t>
      </w:r>
      <w:ins w:id="184" w:author="Exam" w:date="2015-03-02T17:05:00Z">
        <w:r w:rsidR="0076707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 at the receivers that enable</w:t>
        </w:r>
      </w:ins>
      <w:del w:id="185" w:author="Exam" w:date="2015-03-02T17:05:00Z">
        <w:r w:rsidDel="0076707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,</w:delText>
        </w:r>
        <w:r w:rsidDel="0076707E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76707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and</w:delText>
        </w:r>
      </w:del>
    </w:p>
    <w:p w14:paraId="6B5CC5E7" w14:textId="5B3680DD" w:rsidR="00AB2366" w:rsidDel="0076707E" w:rsidRDefault="00C044CB">
      <w:pPr>
        <w:spacing w:line="433" w:lineRule="exact"/>
        <w:ind w:left="1800"/>
        <w:rPr>
          <w:del w:id="186" w:author="Exam" w:date="2015-03-02T17:06:00Z"/>
        </w:rPr>
      </w:pPr>
      <w:del w:id="187" w:author="Exam" w:date="2015-03-02T17:05:00Z">
        <w:r w:rsidDel="0076707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consequently</w:delText>
        </w:r>
        <w:r w:rsidDel="0076707E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76707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this</w:delText>
        </w:r>
        <w:r w:rsidDel="0076707E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76707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new</w:delText>
        </w:r>
        <w:r w:rsidDel="0076707E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76707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CS-UWB</w:delText>
        </w:r>
        <w:r w:rsidDel="0076707E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76707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receiver</w:delText>
        </w:r>
        <w:r w:rsidDel="0076707E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76707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successfully</w:delText>
        </w:r>
        <w:r w:rsidDel="0076707E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</w:del>
      <w:ins w:id="188" w:author="Exam" w:date="2015-03-02T17:05:00Z">
        <w:r w:rsidR="0076707E">
          <w:rPr>
            <w:rFonts w:ascii="Times New Roman" w:eastAsia="Times New Roman" w:hAnsi="Times New Roman" w:cs="Times New Roman"/>
            <w:sz w:val="23"/>
            <w:szCs w:val="23"/>
          </w:rPr>
          <w:t xml:space="preserve">significant </w:t>
        </w:r>
      </w:ins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reduc</w:t>
      </w:r>
      <w:ins w:id="189" w:author="Exam" w:date="2015-03-02T17:05:00Z">
        <w:r w:rsidR="0076707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tion in the </w:t>
        </w:r>
      </w:ins>
      <w:del w:id="190" w:author="Exam" w:date="2015-03-02T17:05:00Z">
        <w:r w:rsidDel="0076707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es</w:delText>
        </w:r>
        <w:r w:rsidDel="0076707E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</w:del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sampling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rate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del w:id="191" w:author="Exam" w:date="2015-03-02T17:06:00Z">
        <w:r w:rsidDel="0076707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signifi-</w:delText>
        </w:r>
      </w:del>
    </w:p>
    <w:p w14:paraId="61211532" w14:textId="54FA889C" w:rsidR="00AB2366" w:rsidRDefault="00C044CB" w:rsidP="0076707E">
      <w:pPr>
        <w:spacing w:line="433" w:lineRule="exact"/>
        <w:ind w:left="1800"/>
      </w:pPr>
      <w:del w:id="192" w:author="Exam" w:date="2015-03-02T17:06:00Z">
        <w:r w:rsidDel="0076707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cantly</w:delText>
        </w:r>
        <w:r w:rsidDel="0076707E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</w:del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compared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ins w:id="193" w:author="Exam" w:date="2015-03-02T17:06:00Z">
        <w:r w:rsidR="0076707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 conventional</w:t>
        </w:r>
      </w:ins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Nyquist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rate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[5].</w:t>
      </w:r>
    </w:p>
    <w:p w14:paraId="4D36F6C1" w14:textId="77777777" w:rsidR="00AB2366" w:rsidRDefault="00AB2366">
      <w:pPr>
        <w:spacing w:line="200" w:lineRule="exact"/>
        <w:ind w:left="1800"/>
      </w:pPr>
    </w:p>
    <w:p w14:paraId="50A530EA" w14:textId="77777777" w:rsidR="00AB2366" w:rsidRDefault="00AB2366">
      <w:pPr>
        <w:spacing w:line="216" w:lineRule="exact"/>
        <w:ind w:left="1800"/>
      </w:pPr>
    </w:p>
    <w:p w14:paraId="6C5262F0" w14:textId="77777777" w:rsidR="00AB2366" w:rsidRDefault="00C044CB">
      <w:pPr>
        <w:spacing w:line="288" w:lineRule="exact"/>
        <w:ind w:left="606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5</w:t>
      </w:r>
    </w:p>
    <w:p w14:paraId="2FAA7A8A" w14:textId="77777777" w:rsidR="00AB2366" w:rsidRDefault="00AB2366">
      <w:pPr>
        <w:sectPr w:rsidR="00AB2366">
          <w:pgSz w:w="11905" w:h="16837"/>
          <w:pgMar w:top="0" w:right="0" w:bottom="0" w:left="0" w:header="0" w:footer="0" w:gutter="0"/>
          <w:cols w:space="720"/>
        </w:sectPr>
      </w:pPr>
    </w:p>
    <w:p w14:paraId="3A2BC298" w14:textId="77777777" w:rsidR="00AB2366" w:rsidRDefault="007A10E0">
      <w:pPr>
        <w:spacing w:line="200" w:lineRule="exact"/>
        <w:ind w:left="1800"/>
      </w:pPr>
      <w:r>
        <w:lastRenderedPageBreak/>
        <w:pict w14:anchorId="0F32E163">
          <v:group id="_x0000_s1103" style="position:absolute;left:0;text-align:left;margin-left:89.25pt;margin-top:121.5pt;width:432.75pt;height:.75pt;z-index:251635200;mso-position-horizontal-relative:page;mso-position-vertical-relative:page" coordorigin="1785,2430" coordsize="8655,15">
            <v:shape id="_x0000_s1104" style="position:absolute;left:7155;top:9749;width:8655;height:0" coordorigin="1785,2430" coordsize="8655,15" path="m1785,2430l1785,2430,1785,2430,1785,2430,1785,2430,1785,2430,1785,2430,1786,2430,1786,2430,1787,2430,1788,2430,1790,2430,1791,2430,1793,2430,1796,2430,1799,2430,1802,2430,1806,2430,1810,2430,1814,2430,1820,2430,1826,2430,1832,2430,1839,2430,1847,2430,1855,2430,1865,2430,1875,2430,1885,2430,1897,2430,1910,2430,1923,2430,1937,2430,1953,2430,1969,2430,1986,2430,2004,2430,2024,2430,2044,2430,2066,2430,2090,2430,2114,2430,2139,2430,2165,2430,2193,2430,2222,2430,2253,2430,2285,2430,2318,2430,2353,2430,2389,2430,2426,2430,2466,2430,2506,2430,2549,2430,2593,2430,2639,2430,2687,2430,2736,2430,2787,2430,2840,2430,2894,2430,2950,2430,3008,2430,3069,2430,3131,2430,3195,2430,3262,2430,3330,2430,3400,2430,3472,2430,3546,2430,3623,2430,3701,2430,3782,2430,3866,2430,3952,2430,4039,2430,4129,2430,4222,2430,4316,2430,4415,2430,4514,2430,4616,2430,4721,2430,4828,2430,4938,2430,5052,2430,5167,2430,5284,2430,5405,2430,5528,2430,5655,2430,5784,2430,5916,2430,6050,2430,6188,2430,6329,2430,6472,2430,6618,2430,6768,2430,6921,2430,7076,2430,7234,2430,7397,2430,7562,2430,7730,2430,7902,2430,8076,2430,8254,2430,8436,2430,8621,2430,8808,2430,9001,2430,9195,2430,9394,2430,9596,2430,9801,2430,10010,2430,10224,2430,10440,2430e" strokeweight=".1pt">
              <v:path arrowok="t"/>
              <o:lock v:ext="edit" verticies="t"/>
            </v:shape>
            <w10:wrap anchorx="page" anchory="page"/>
          </v:group>
        </w:pict>
      </w:r>
    </w:p>
    <w:p w14:paraId="3BD51F7B" w14:textId="77777777" w:rsidR="00AB2366" w:rsidRDefault="00AB2366">
      <w:pPr>
        <w:spacing w:line="200" w:lineRule="exact"/>
        <w:ind w:left="1800"/>
      </w:pPr>
    </w:p>
    <w:p w14:paraId="7A25787D" w14:textId="77777777" w:rsidR="00AB2366" w:rsidRDefault="00AB2366">
      <w:pPr>
        <w:spacing w:line="200" w:lineRule="exact"/>
        <w:ind w:left="1800"/>
      </w:pPr>
    </w:p>
    <w:p w14:paraId="0A8C4634" w14:textId="77777777" w:rsidR="00AB2366" w:rsidRDefault="00AB2366">
      <w:pPr>
        <w:spacing w:line="200" w:lineRule="exact"/>
        <w:ind w:left="1800"/>
      </w:pPr>
    </w:p>
    <w:p w14:paraId="426DF6DB" w14:textId="77777777" w:rsidR="00AB2366" w:rsidRDefault="00AB2366">
      <w:pPr>
        <w:spacing w:line="200" w:lineRule="exact"/>
        <w:ind w:left="1800"/>
      </w:pPr>
    </w:p>
    <w:p w14:paraId="0FA411B8" w14:textId="77777777" w:rsidR="00AB2366" w:rsidRDefault="00AB2366">
      <w:pPr>
        <w:spacing w:line="200" w:lineRule="exact"/>
        <w:ind w:left="1800"/>
      </w:pPr>
    </w:p>
    <w:p w14:paraId="24487160" w14:textId="77777777" w:rsidR="00AB2366" w:rsidRDefault="00AB2366">
      <w:pPr>
        <w:spacing w:line="200" w:lineRule="exact"/>
        <w:ind w:left="1800"/>
      </w:pPr>
    </w:p>
    <w:p w14:paraId="0A3225D4" w14:textId="77777777" w:rsidR="00AB2366" w:rsidRDefault="00AB2366">
      <w:pPr>
        <w:spacing w:line="200" w:lineRule="exact"/>
        <w:ind w:left="1800"/>
      </w:pPr>
    </w:p>
    <w:p w14:paraId="40E1E11A" w14:textId="77777777" w:rsidR="00AB2366" w:rsidRDefault="00AB2366">
      <w:pPr>
        <w:spacing w:line="200" w:lineRule="exact"/>
        <w:ind w:left="1800"/>
      </w:pPr>
    </w:p>
    <w:p w14:paraId="348566EE" w14:textId="77777777" w:rsidR="00AB2366" w:rsidRDefault="00AB2366">
      <w:pPr>
        <w:spacing w:line="388" w:lineRule="exact"/>
        <w:ind w:left="1800"/>
      </w:pPr>
    </w:p>
    <w:p w14:paraId="7CCA930C" w14:textId="77777777" w:rsidR="00AB2366" w:rsidRDefault="00C044CB">
      <w:pPr>
        <w:spacing w:line="240" w:lineRule="exact"/>
        <w:ind w:left="1804"/>
      </w:pPr>
      <w:bookmarkStart w:id="194" w:name="PageMark17"/>
      <w:bookmarkEnd w:id="194"/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HAPTER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4.</w:t>
      </w:r>
      <w:r>
        <w:rPr>
          <w:rFonts w:ascii="Times New Roman" w:eastAsia="Times New Roman" w:hAnsi="Times New Roman" w:cs="Times New Roman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OMPRESSIVE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U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LTRA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W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IDEBAND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P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OSITIONING</w:t>
      </w:r>
    </w:p>
    <w:p w14:paraId="0278245B" w14:textId="77777777" w:rsidR="00AB2366" w:rsidRDefault="00AB2366">
      <w:pPr>
        <w:spacing w:line="200" w:lineRule="exact"/>
        <w:ind w:left="1800"/>
      </w:pPr>
    </w:p>
    <w:p w14:paraId="5617673D" w14:textId="77777777" w:rsidR="00AB2366" w:rsidRDefault="00AB2366">
      <w:pPr>
        <w:spacing w:line="202" w:lineRule="exact"/>
        <w:ind w:left="1800"/>
      </w:pPr>
    </w:p>
    <w:p w14:paraId="5AE06122" w14:textId="43163D63" w:rsidR="00AB2366" w:rsidRDefault="00C044CB">
      <w:pPr>
        <w:spacing w:line="288" w:lineRule="exact"/>
        <w:ind w:left="2151"/>
      </w:pPr>
      <w:del w:id="195" w:author="Exam" w:date="2015-03-02T17:09:00Z">
        <w:r w:rsidDel="00AC4811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On</w:delText>
        </w:r>
        <w:r w:rsidDel="00AC4811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C4811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the</w:delText>
        </w:r>
        <w:r w:rsidDel="00AC4811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C4811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other</w:delText>
        </w:r>
        <w:r w:rsidDel="00AC4811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C4811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hand,</w:delText>
        </w:r>
        <w:r w:rsidDel="00AC4811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C4811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some</w:delText>
        </w:r>
        <w:r w:rsidDel="00AC4811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</w:del>
      <w:ins w:id="196" w:author="Exam" w:date="2015-03-02T17:09:00Z">
        <w:r w:rsidR="00AC4811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>Another approach is to</w:t>
        </w:r>
      </w:ins>
      <w:del w:id="197" w:author="Exam" w:date="2015-03-02T17:09:00Z">
        <w:r w:rsidDel="00AC4811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researches</w:delText>
        </w:r>
      </w:del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embed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technique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del w:id="198" w:author="Exam" w:date="2015-03-02T17:09:00Z">
        <w:r w:rsidDel="00AC4811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mainly</w:delText>
        </w:r>
      </w:del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UWB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trans-</w:t>
      </w:r>
    </w:p>
    <w:p w14:paraId="6CFB3B40" w14:textId="664B46C9" w:rsidR="00AB2366" w:rsidRDefault="00AC4811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</w:t>
      </w:r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itters</w:t>
      </w:r>
      <w:ins w:id="199" w:author="Exam" w:date="2015-03-02T17:09:00Z">
        <w:r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>, utilizing</w:t>
        </w:r>
      </w:ins>
      <w:del w:id="200" w:author="Exam" w:date="2015-03-02T17:09:00Z">
        <w:r w:rsidR="00C044CB" w:rsidDel="00AC4811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.</w:delText>
        </w:r>
        <w:r w:rsidR="00C044CB" w:rsidDel="00AC4811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R="00C044CB" w:rsidDel="00AC4811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They</w:delText>
        </w:r>
        <w:r w:rsidR="00C044CB" w:rsidDel="00AC4811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R="00C044CB" w:rsidDel="00AC4811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develop</w:delText>
        </w:r>
      </w:del>
      <w:r w:rsidR="00C044CB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 w:rsidR="00C044CB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waveform-based</w:t>
      </w:r>
      <w:r w:rsidR="00C044CB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precoding</w:t>
      </w:r>
      <w:r w:rsidR="00C044CB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transmitter,</w:t>
      </w:r>
      <w:r w:rsidR="00C044CB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 w:rsidR="00C044CB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order</w:t>
      </w:r>
      <w:r w:rsidR="00C044CB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 w:rsidR="00C044CB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fulfil</w:t>
      </w:r>
      <w:r w:rsidR="00C044CB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 w:rsidR="00C044CB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random</w:t>
      </w:r>
    </w:p>
    <w:p w14:paraId="7D1D07A6" w14:textId="0BD041D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projection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UWB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generated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pulses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[6]</w:t>
      </w:r>
      <w:ins w:id="201" w:author="Exam" w:date="2015-03-02T17:10:00Z">
        <w:r w:rsidR="00AC4811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 such that</w:t>
        </w:r>
      </w:ins>
      <w:del w:id="202" w:author="Exam" w:date="2015-03-02T17:10:00Z">
        <w:r w:rsidDel="00AC4811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.</w:delText>
        </w:r>
        <w:r w:rsidDel="00AC4811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C4811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Followed</w:delText>
        </w:r>
        <w:r w:rsidDel="00AC4811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C4811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by</w:delText>
        </w:r>
      </w:del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sub-Nyquist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sampling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ADCs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203" w:author="Exam" w:date="2015-03-02T17:10:00Z">
        <w:r w:rsidR="00AC4811">
          <w:rPr>
            <w:rFonts w:ascii="Times New Roman" w:eastAsia="Times New Roman" w:hAnsi="Times New Roman" w:cs="Times New Roman"/>
            <w:sz w:val="23"/>
            <w:szCs w:val="23"/>
          </w:rPr>
          <w:t xml:space="preserve">can be used </w:t>
        </w:r>
      </w:ins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at</w:t>
      </w:r>
      <w:ins w:id="204" w:author="Exam" w:date="2015-03-02T17:10:00Z">
        <w:r w:rsidR="00AC4811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 the</w:t>
        </w:r>
      </w:ins>
    </w:p>
    <w:p w14:paraId="5DBB5FD1" w14:textId="31A54DAB" w:rsidR="00AB2366" w:rsidDel="00AC4811" w:rsidRDefault="00C044CB">
      <w:pPr>
        <w:spacing w:line="433" w:lineRule="exact"/>
        <w:ind w:left="1800"/>
        <w:rPr>
          <w:del w:id="205" w:author="Exam" w:date="2015-03-02T17:10:00Z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receivers</w:t>
      </w:r>
      <w:commentRangeStart w:id="206"/>
      <w:ins w:id="207" w:author="Exam" w:date="2015-03-02T17:10:00Z">
        <w:r w:rsidR="00AC4811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>.</w:t>
        </w:r>
      </w:ins>
      <w:del w:id="208" w:author="Exam" w:date="2015-03-02T17:10:00Z">
        <w:r w:rsidDel="00AC4811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,</w:delText>
        </w:r>
        <w:r w:rsidDel="00AC4811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C4811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the</w:delText>
        </w:r>
        <w:r w:rsidDel="00AC4811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C4811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sampled</w:delText>
        </w:r>
        <w:r w:rsidDel="00AC4811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C4811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signals</w:delText>
        </w:r>
        <w:r w:rsidDel="00AC4811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C4811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are</w:delText>
        </w:r>
        <w:r w:rsidDel="00AC4811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C4811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sent</w:delText>
        </w:r>
        <w:r w:rsidDel="00AC4811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C4811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to</w:delText>
        </w:r>
        <w:r w:rsidDel="00AC4811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C4811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TOA</w:delText>
        </w:r>
        <w:r w:rsidDel="00AC4811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C4811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based</w:delText>
        </w:r>
        <w:r w:rsidDel="00AC4811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C4811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algorithm</w:delText>
        </w:r>
        <w:r w:rsidDel="00AC4811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C4811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for</w:delText>
        </w:r>
        <w:r w:rsidDel="00AC4811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C4811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calculating</w:delText>
        </w:r>
        <w:r w:rsidDel="00AC4811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C4811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the</w:delText>
        </w:r>
        <w:r w:rsidDel="00AC4811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C4811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location</w:delText>
        </w:r>
      </w:del>
    </w:p>
    <w:p w14:paraId="7857C025" w14:textId="22BBD7DC" w:rsidR="00AB2366" w:rsidRDefault="00C044CB">
      <w:pPr>
        <w:spacing w:line="433" w:lineRule="exact"/>
        <w:ind w:left="1800"/>
        <w:pPrChange w:id="209" w:author="Exam" w:date="2015-03-02T17:10:00Z">
          <w:pPr>
            <w:tabs>
              <w:tab w:val="left" w:pos="4229"/>
            </w:tabs>
            <w:spacing w:line="433" w:lineRule="exact"/>
            <w:ind w:left="1800"/>
          </w:pPr>
        </w:pPrChange>
      </w:pPr>
      <w:del w:id="210" w:author="Exam" w:date="2015-03-02T17:10:00Z">
        <w:r w:rsidDel="00AC4811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of</w:delText>
        </w:r>
        <w:r w:rsidDel="00AC4811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C4811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the</w:delText>
        </w:r>
        <w:r w:rsidDel="00AC4811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C4811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UWB</w:delText>
        </w:r>
        <w:r w:rsidDel="00AC4811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C4811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transmitter.</w:delText>
        </w:r>
      </w:del>
      <w:ins w:id="211" w:author="Exam" w:date="2015-03-02T17:10:00Z">
        <w:r w:rsidR="00AC4811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 (comment: include the block diagram</w:t>
        </w:r>
      </w:ins>
      <w:ins w:id="212" w:author="Exam" w:date="2015-03-02T17:11:00Z">
        <w:r w:rsidR="00AC4811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>s</w:t>
        </w:r>
      </w:ins>
      <w:ins w:id="213" w:author="Exam" w:date="2015-03-02T17:10:00Z">
        <w:r w:rsidR="00AC4811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 of the</w:t>
        </w:r>
      </w:ins>
      <w:ins w:id="214" w:author="Exam" w:date="2015-03-02T17:11:00Z">
        <w:r w:rsidR="00AC4811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 above system will make it much clearer)</w:t>
        </w:r>
      </w:ins>
      <w:ins w:id="215" w:author="Exam" w:date="2015-03-02T17:10:00Z">
        <w:r w:rsidR="00AC4811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 </w:t>
        </w:r>
      </w:ins>
      <w:commentRangeEnd w:id="206"/>
      <w:r w:rsidR="00083C1E">
        <w:rPr>
          <w:rStyle w:val="CommentReference"/>
        </w:rPr>
        <w:commentReference w:id="206"/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Simulation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results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show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that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new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CS-UWB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transmitter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man-</w:t>
      </w:r>
    </w:p>
    <w:p w14:paraId="597348DF" w14:textId="6FA117AA" w:rsidR="00AB2366" w:rsidDel="00AC4811" w:rsidRDefault="00C044CB">
      <w:pPr>
        <w:spacing w:line="433" w:lineRule="exact"/>
        <w:ind w:left="1800"/>
        <w:rPr>
          <w:del w:id="217" w:author="Exam" w:date="2015-03-02T17:11:00Z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age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significantly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decrease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sampling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rate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receivers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218" w:author="Exam" w:date="2015-03-02T17:11:00Z">
        <w:r w:rsidR="00AC4811">
          <w:rPr>
            <w:rFonts w:ascii="Times New Roman" w:eastAsia="Times New Roman" w:hAnsi="Times New Roman" w:cs="Times New Roman"/>
            <w:sz w:val="23"/>
            <w:szCs w:val="23"/>
          </w:rPr>
          <w:t xml:space="preserve">while </w:t>
        </w:r>
      </w:ins>
      <w:del w:id="219" w:author="Exam" w:date="2015-03-02T17:11:00Z">
        <w:r w:rsidDel="00AC4811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successfully</w:delText>
        </w:r>
      </w:del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improves</w:t>
      </w:r>
      <w:ins w:id="220" w:author="Exam" w:date="2015-03-02T17:11:00Z">
        <w:r w:rsidR="00AC4811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 the</w:t>
        </w:r>
      </w:ins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accuracy</w:t>
      </w:r>
      <w:ins w:id="221" w:author="Exam" w:date="2015-03-02T17:11:00Z">
        <w:r w:rsidR="00AC4811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 compared to the conventional</w:t>
        </w:r>
      </w:ins>
    </w:p>
    <w:p w14:paraId="36BF6F8D" w14:textId="5D465E0D" w:rsidR="00AB2366" w:rsidRDefault="00C044CB">
      <w:pPr>
        <w:spacing w:line="433" w:lineRule="exact"/>
        <w:ind w:left="1800"/>
      </w:pPr>
      <w:del w:id="222" w:author="Exam" w:date="2015-03-02T17:11:00Z">
        <w:r w:rsidDel="00AC4811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of</w:delText>
        </w:r>
        <w:r w:rsidDel="00AC4811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C4811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traditional</w:delText>
        </w:r>
      </w:del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UWB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positioning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system.</w:t>
      </w:r>
    </w:p>
    <w:p w14:paraId="69273436" w14:textId="2E4FB794" w:rsidR="00AB2366" w:rsidRDefault="00C044CB">
      <w:pPr>
        <w:spacing w:line="433" w:lineRule="exact"/>
        <w:ind w:left="2151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However,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both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223" w:author="Exam" w:date="2015-03-02T17:11:00Z">
        <w:r w:rsidR="00AC4811">
          <w:rPr>
            <w:rFonts w:ascii="Times New Roman" w:eastAsia="Times New Roman" w:hAnsi="Times New Roman" w:cs="Times New Roman"/>
            <w:sz w:val="23"/>
            <w:szCs w:val="23"/>
          </w:rPr>
          <w:t xml:space="preserve">the </w:t>
        </w:r>
      </w:ins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CS-UWB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receivers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CS-UWB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transmitters</w:t>
      </w:r>
      <w:ins w:id="224" w:author="Exam" w:date="2015-03-02T17:11:00Z">
        <w:r w:rsidR="00AC4811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 approach</w:t>
        </w:r>
      </w:ins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225" w:author="Exam" w:date="2015-03-02T17:12:00Z">
        <w:r w:rsidR="00AC4811">
          <w:rPr>
            <w:rFonts w:ascii="Times New Roman" w:eastAsia="Times New Roman" w:hAnsi="Times New Roman" w:cs="Times New Roman"/>
            <w:sz w:val="23"/>
            <w:szCs w:val="23"/>
          </w:rPr>
          <w:t>require</w:t>
        </w:r>
      </w:ins>
      <w:del w:id="226" w:author="Exam" w:date="2015-03-02T17:12:00Z">
        <w:r w:rsidDel="00AC4811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suffer</w:delText>
        </w:r>
        <w:r w:rsidDel="00AC4811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C4811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from</w:delText>
        </w:r>
      </w:del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high-data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rate</w:t>
      </w:r>
    </w:p>
    <w:p w14:paraId="200ADA1B" w14:textId="1EB0FF78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random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mixing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operation,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where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227" w:author="Exam" w:date="2015-03-02T17:12:00Z">
        <w:r w:rsidR="00AC4811">
          <w:rPr>
            <w:rFonts w:ascii="Times New Roman" w:eastAsia="Times New Roman" w:hAnsi="Times New Roman" w:cs="Times New Roman"/>
            <w:sz w:val="23"/>
            <w:szCs w:val="23"/>
          </w:rPr>
          <w:t xml:space="preserve">the </w:t>
        </w:r>
      </w:ins>
      <w:ins w:id="228" w:author="Exam" w:date="2015-03-02T17:13:00Z">
        <w:r w:rsidR="00AC4811">
          <w:rPr>
            <w:rFonts w:ascii="Times New Roman" w:eastAsia="Times New Roman" w:hAnsi="Times New Roman" w:cs="Times New Roman"/>
            <w:sz w:val="23"/>
            <w:szCs w:val="23"/>
          </w:rPr>
          <w:t xml:space="preserve">mixer’s </w:t>
        </w:r>
      </w:ins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sequence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del w:id="229" w:author="Exam" w:date="2015-03-02T17:13:00Z">
        <w:r w:rsidDel="00AC4811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at</w:delText>
        </w:r>
        <w:r w:rsidDel="00AC4811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C4811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mixers</w:delText>
        </w:r>
        <w:r w:rsidDel="00AC4811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C4811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is</w:delText>
        </w:r>
        <w:r w:rsidDel="00AC4811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</w:del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required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230" w:author="Exam" w:date="2015-03-02T17:13:00Z">
        <w:r w:rsidR="00AC4811">
          <w:rPr>
            <w:rFonts w:ascii="Times New Roman" w:eastAsia="Times New Roman" w:hAnsi="Times New Roman" w:cs="Times New Roman"/>
            <w:sz w:val="23"/>
            <w:szCs w:val="23"/>
          </w:rPr>
          <w:t xml:space="preserve">is at </w:t>
        </w:r>
      </w:ins>
      <w:del w:id="231" w:author="Exam" w:date="2015-03-02T17:13:00Z">
        <w:r w:rsidDel="00AC4811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to</w:delText>
        </w:r>
        <w:r w:rsidDel="00AC4811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C4811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reach</w:delText>
        </w:r>
        <w:r w:rsidDel="00AC4811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C4811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the</w:delText>
        </w:r>
        <w:r w:rsidDel="00AC4811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</w:del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extremely</w:t>
      </w:r>
    </w:p>
    <w:p w14:paraId="5B5DF328" w14:textId="7F73F925" w:rsidR="00AB2366" w:rsidRDefault="00C044CB">
      <w:pPr>
        <w:tabs>
          <w:tab w:val="left" w:pos="4239"/>
          <w:tab w:val="left" w:pos="6078"/>
        </w:tabs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high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Nyquist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rate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e.g.</w:t>
      </w:r>
      <w:r w:rsidR="000E5CA0"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beyond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10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GHz).</w:t>
      </w:r>
      <w:r w:rsidR="000E5CA0"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del w:id="232" w:author="Exam" w:date="2015-03-02T17:15:00Z">
        <w:r w:rsidDel="005E2EA2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requirement</w:delText>
        </w:r>
      </w:del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233" w:author="Exam" w:date="2015-03-02T17:14:00Z">
        <w:r w:rsidR="00AC4811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imposes </w:t>
        </w:r>
      </w:ins>
      <w:del w:id="234" w:author="Exam" w:date="2015-03-02T17:13:00Z">
        <w:r w:rsidDel="00AC4811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generates</w:delText>
        </w:r>
      </w:del>
      <w:del w:id="235" w:author="Exam" w:date="2015-03-02T17:14:00Z">
        <w:r w:rsidDel="005E2EA2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5E2EA2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heavy</w:delText>
        </w:r>
        <w:r w:rsidDel="005E2EA2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5E2EA2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burden</w:delText>
        </w:r>
        <w:r w:rsidDel="005E2EA2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5E2EA2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on</w:delText>
        </w:r>
      </w:del>
    </w:p>
    <w:p w14:paraId="3E462BF5" w14:textId="1F29FB1A" w:rsidR="00AB2366" w:rsidRDefault="005E2EA2">
      <w:pPr>
        <w:spacing w:line="433" w:lineRule="exact"/>
        <w:ind w:left="1800"/>
      </w:pPr>
      <w:ins w:id="236" w:author="Exam" w:date="2015-03-02T17:14:00Z">
        <w:r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very high </w:t>
        </w:r>
      </w:ins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bandwidth</w:t>
      </w:r>
      <w:r w:rsidR="00C044CB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237" w:author="Exam" w:date="2015-03-02T17:14:00Z">
        <w:r>
          <w:rPr>
            <w:rFonts w:ascii="Times New Roman" w:eastAsia="Times New Roman" w:hAnsi="Times New Roman" w:cs="Times New Roman"/>
            <w:sz w:val="23"/>
            <w:szCs w:val="23"/>
          </w:rPr>
          <w:t xml:space="preserve">required </w:t>
        </w:r>
      </w:ins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 w:rsidR="00C044CB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238" w:author="Exam" w:date="2015-03-02T17:15:00Z">
        <w:r>
          <w:rPr>
            <w:rFonts w:ascii="Times New Roman" w:eastAsia="Times New Roman" w:hAnsi="Times New Roman" w:cs="Times New Roman"/>
            <w:sz w:val="23"/>
            <w:szCs w:val="23"/>
          </w:rPr>
          <w:t xml:space="preserve">the </w:t>
        </w:r>
      </w:ins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hardware</w:t>
      </w:r>
      <w:r w:rsidR="00C044CB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mixers</w:t>
      </w:r>
      <w:ins w:id="239" w:author="Exam" w:date="2015-03-02T17:15:00Z">
        <w:r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, which also </w:t>
        </w:r>
      </w:ins>
      <w:del w:id="240" w:author="Exam" w:date="2015-03-02T17:15:00Z">
        <w:r w:rsidR="00C044CB" w:rsidDel="005E2EA2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R="00C044CB" w:rsidDel="005E2EA2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and</w:delText>
        </w:r>
        <w:r w:rsidR="00C044CB" w:rsidDel="005E2EA2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R="00C044CB" w:rsidDel="005E2EA2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additionally</w:delText>
        </w:r>
      </w:del>
      <w:r w:rsidR="00C044CB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increases</w:t>
      </w:r>
      <w:r w:rsidR="00C044CB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241" w:author="Exam" w:date="2015-03-02T17:15:00Z">
        <w:r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>the</w:t>
        </w:r>
      </w:ins>
      <w:del w:id="242" w:author="Exam" w:date="2015-03-02T17:15:00Z">
        <w:r w:rsidR="00C044CB" w:rsidDel="005E2EA2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</w:delText>
        </w:r>
      </w:del>
      <w:r w:rsidR="00C044CB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high</w:t>
      </w:r>
      <w:r w:rsidR="00C044CB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frequency</w:t>
      </w:r>
      <w:r w:rsidR="00C044CB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noise</w:t>
      </w:r>
      <w:ins w:id="243" w:author="Exam" w:date="2015-03-02T17:15:00Z">
        <w:r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 in the system</w:t>
        </w:r>
      </w:ins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.</w:t>
      </w:r>
    </w:p>
    <w:p w14:paraId="25113B75" w14:textId="77777777" w:rsidR="00AB2366" w:rsidRDefault="00AB2366">
      <w:pPr>
        <w:spacing w:line="200" w:lineRule="exact"/>
        <w:ind w:left="1800"/>
      </w:pPr>
    </w:p>
    <w:p w14:paraId="2122CF19" w14:textId="134E0DCC" w:rsidR="00AB2366" w:rsidDel="00DB3497" w:rsidRDefault="00AB2366">
      <w:pPr>
        <w:spacing w:line="345" w:lineRule="exact"/>
        <w:ind w:left="1800"/>
        <w:rPr>
          <w:del w:id="244" w:author="Exam" w:date="2015-03-02T21:41:00Z"/>
        </w:rPr>
      </w:pPr>
    </w:p>
    <w:p w14:paraId="4F6FB285" w14:textId="213A721F" w:rsidR="00AB2366" w:rsidRDefault="00C044CB">
      <w:pPr>
        <w:tabs>
          <w:tab w:val="left" w:pos="2660"/>
        </w:tabs>
        <w:spacing w:line="373" w:lineRule="exact"/>
        <w:ind w:left="1800"/>
      </w:pPr>
      <w:del w:id="245" w:author="Exam" w:date="2015-03-02T21:41:00Z">
        <w:r w:rsidDel="00DB3497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delText>4.1.2</w:delText>
        </w:r>
        <w:r w:rsidDel="00DB3497">
          <w:tab/>
        </w:r>
      </w:del>
      <w:del w:id="246" w:author="Exam" w:date="2015-03-02T17:15:00Z">
        <w:r w:rsidDel="005E2EA2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delText>Contribution</w:delText>
        </w:r>
      </w:del>
    </w:p>
    <w:p w14:paraId="0B207A40" w14:textId="77777777" w:rsidR="00AB2366" w:rsidRDefault="00AB2366">
      <w:pPr>
        <w:spacing w:line="275" w:lineRule="exact"/>
        <w:ind w:left="1800"/>
      </w:pPr>
    </w:p>
    <w:p w14:paraId="77FEAC3C" w14:textId="55575B15" w:rsidR="00AB2366" w:rsidRDefault="00C044CB">
      <w:pPr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del w:id="247" w:author="Exam" w:date="2015-03-02T21:40:00Z">
        <w:r w:rsidDel="00DB3497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solve</w:delText>
        </w:r>
        <w:r w:rsidDel="00DB3497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DB3497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this</w:delText>
        </w:r>
        <w:r w:rsidDel="00DB3497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DB3497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problem</w:delText>
        </w:r>
      </w:del>
      <w:ins w:id="248" w:author="Exam" w:date="2015-03-02T21:40:00Z">
        <w:r w:rsidR="00DB3497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>address these issue</w:t>
        </w:r>
      </w:ins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del w:id="249" w:author="Exam" w:date="2015-03-02T21:41:00Z">
        <w:r w:rsidDel="00DB3497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our</w:delText>
        </w:r>
        <w:r w:rsidDel="00DB3497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DB3497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proposed</w:delText>
        </w:r>
        <w:r w:rsidDel="00DB3497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DB3497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work</w:delText>
        </w:r>
        <w:r w:rsidDel="00DB3497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DB3497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proposes</w:delText>
        </w:r>
      </w:del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advanced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low-rate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CS-UWB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250" w:author="Exam" w:date="2015-03-02T21:41:00Z">
        <w:r w:rsidR="00DB3497">
          <w:rPr>
            <w:rFonts w:ascii="Times New Roman" w:eastAsia="Times New Roman" w:hAnsi="Times New Roman" w:cs="Times New Roman"/>
            <w:sz w:val="23"/>
            <w:szCs w:val="23"/>
          </w:rPr>
          <w:t xml:space="preserve">design is proposed for the </w:t>
        </w:r>
      </w:ins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posi-</w:t>
      </w:r>
    </w:p>
    <w:p w14:paraId="0022627A" w14:textId="15DB467B" w:rsidR="00AB2366" w:rsidRDefault="00C044CB">
      <w:pPr>
        <w:tabs>
          <w:tab w:val="left" w:pos="3379"/>
        </w:tabs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tioning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system:</w:t>
      </w:r>
      <w:r>
        <w:tab/>
      </w:r>
      <w:ins w:id="251" w:author="Exam" w:date="2015-03-02T21:42:00Z">
        <w:r w:rsidR="00DB3497">
          <w:t xml:space="preserve">In this design, </w:t>
        </w:r>
      </w:ins>
      <w:del w:id="252" w:author="Exam" w:date="2015-03-02T21:42:00Z">
        <w:r w:rsidDel="00DB3497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For</w:delText>
        </w:r>
        <w:r w:rsidDel="00DB3497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DB3497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the</w:delText>
        </w:r>
        <w:r w:rsidDel="00DB3497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DB3497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CS-UWB</w:delText>
        </w:r>
        <w:r w:rsidDel="00DB3497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DB3497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transmitter,</w:delText>
        </w:r>
        <w:r w:rsidDel="00DB3497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DB3497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it</w:delText>
        </w:r>
        <w:r w:rsidDel="00DB3497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DB3497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implements</w:delText>
        </w:r>
      </w:del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relatively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low-rate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random</w:t>
      </w:r>
    </w:p>
    <w:p w14:paraId="42288C5B" w14:textId="10A83C51" w:rsidR="00AB2366" w:rsidDel="00DB3497" w:rsidRDefault="00C044CB">
      <w:pPr>
        <w:tabs>
          <w:tab w:val="left" w:pos="6519"/>
        </w:tabs>
        <w:spacing w:line="433" w:lineRule="exact"/>
        <w:ind w:left="1800"/>
        <w:rPr>
          <w:del w:id="253" w:author="Exam" w:date="2015-03-02T21:45:00Z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projection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matrix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254" w:author="Exam" w:date="2015-03-02T21:42:00Z">
        <w:r w:rsidR="00DB3497">
          <w:rPr>
            <w:rFonts w:ascii="Times New Roman" w:eastAsia="Times New Roman" w:hAnsi="Times New Roman" w:cs="Times New Roman"/>
            <w:sz w:val="23"/>
            <w:szCs w:val="23"/>
          </w:rPr>
          <w:t xml:space="preserve">is used at the transmitter </w:t>
        </w:r>
      </w:ins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255" w:author="Exam" w:date="2015-03-02T21:42:00Z">
        <w:r w:rsidR="00DB3497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>reduce</w:t>
        </w:r>
      </w:ins>
      <w:del w:id="256" w:author="Exam" w:date="2015-03-02T21:42:00Z">
        <w:r w:rsidDel="00DB3497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slow</w:delText>
        </w:r>
        <w:r w:rsidDel="00DB3497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DB3497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down</w:delText>
        </w:r>
      </w:del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257" w:author="Exam" w:date="2015-03-02T21:42:00Z">
        <w:r w:rsidR="00DB3497">
          <w:rPr>
            <w:rFonts w:ascii="Times New Roman" w:eastAsia="Times New Roman" w:hAnsi="Times New Roman" w:cs="Times New Roman"/>
            <w:sz w:val="23"/>
            <w:szCs w:val="23"/>
          </w:rPr>
          <w:t xml:space="preserve">required </w:t>
        </w:r>
      </w:ins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mixing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rate</w:t>
      </w:r>
      <w:ins w:id="258" w:author="Exam" w:date="2015-03-02T21:44:00Z">
        <w:r w:rsidR="00DB3497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, with the receiver using slightly higher </w:t>
        </w:r>
      </w:ins>
      <w:del w:id="259" w:author="Exam" w:date="2015-03-02T21:45:00Z">
        <w:r w:rsidDel="00DB3497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.</w:delText>
        </w:r>
        <w:r w:rsidDel="00DB3497">
          <w:tab/>
        </w:r>
      </w:del>
      <w:del w:id="260" w:author="Exam" w:date="2015-03-02T21:43:00Z">
        <w:r w:rsidDel="00DB3497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For</w:delText>
        </w:r>
        <w:r w:rsidDel="00DB3497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DB3497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CS-UWB</w:delText>
        </w:r>
      </w:del>
      <w:del w:id="261" w:author="Exam" w:date="2015-03-02T21:44:00Z">
        <w:r w:rsidDel="00DB3497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DB3497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receivers</w:delText>
        </w:r>
      </w:del>
      <w:del w:id="262" w:author="Exam" w:date="2015-03-02T21:45:00Z">
        <w:r w:rsidDel="00DB3497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,</w:delText>
        </w:r>
        <w:r w:rsidDel="00DB3497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DB3497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they</w:delText>
        </w:r>
        <w:r w:rsidDel="00DB3497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DB3497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sacrifices</w:delText>
        </w:r>
        <w:r w:rsidDel="00DB3497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DB3497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</w:delText>
        </w:r>
      </w:del>
    </w:p>
    <w:p w14:paraId="289D5514" w14:textId="6CAA5DC7" w:rsidR="00AB2366" w:rsidDel="00DB3497" w:rsidRDefault="00C044CB">
      <w:pPr>
        <w:tabs>
          <w:tab w:val="left" w:pos="6519"/>
        </w:tabs>
        <w:spacing w:line="433" w:lineRule="exact"/>
        <w:ind w:left="1800"/>
        <w:rPr>
          <w:del w:id="263" w:author="Exam" w:date="2015-03-02T21:46:00Z"/>
        </w:rPr>
        <w:pPrChange w:id="264" w:author="Exam" w:date="2015-03-02T21:45:00Z">
          <w:pPr>
            <w:spacing w:line="433" w:lineRule="exact"/>
            <w:ind w:left="1800"/>
          </w:pPr>
        </w:pPrChange>
      </w:pPr>
      <w:del w:id="265" w:author="Exam" w:date="2015-03-02T21:45:00Z">
        <w:r w:rsidDel="00DB3497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small</w:delText>
        </w:r>
        <w:r w:rsidDel="00DB3497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DB3497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degree</w:delText>
        </w:r>
        <w:r w:rsidDel="00DB3497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DB3497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of</w:delText>
        </w:r>
        <w:r w:rsidDel="00DB3497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DB3497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compression</w:delText>
        </w:r>
        <w:r w:rsidDel="00DB3497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DB3497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ratio</w:delText>
        </w:r>
        <w:r w:rsidDel="00DB3497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DB3497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to</w:delText>
        </w:r>
        <w:r w:rsidDel="00DB3497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DB3497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keep</w:delText>
        </w:r>
        <w:r w:rsidDel="00DB3497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DB3497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equivalent</w:delText>
        </w:r>
        <w:r w:rsidDel="00DB3497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DB3497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performance</w:delText>
        </w:r>
        <w:r w:rsidDel="00DB3497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DB3497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as</w:delText>
        </w:r>
        <w:r w:rsidDel="00DB3497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DB3497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those</w:delText>
        </w:r>
      </w:del>
      <w:ins w:id="266" w:author="Exam" w:date="2015-03-02T21:45:00Z">
        <w:r w:rsidR="00DB3497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 sampling rate compared with </w:t>
        </w:r>
      </w:ins>
      <w:ins w:id="267" w:author="Exam" w:date="2015-03-02T21:46:00Z">
        <w:r w:rsidR="00DB3497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>existing</w:t>
        </w:r>
      </w:ins>
      <w:del w:id="268" w:author="Exam" w:date="2015-03-02T21:46:00Z">
        <w:r w:rsidDel="00DB3497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DB3497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positioning</w:delText>
        </w:r>
        <w:r w:rsidDel="00DB3497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DB3497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sys-</w:delText>
        </w:r>
      </w:del>
    </w:p>
    <w:p w14:paraId="36D5B636" w14:textId="5BD318CB" w:rsidR="00AB2366" w:rsidDel="00DB3497" w:rsidRDefault="00C044CB">
      <w:pPr>
        <w:tabs>
          <w:tab w:val="left" w:pos="6519"/>
        </w:tabs>
        <w:spacing w:line="433" w:lineRule="exact"/>
        <w:ind w:left="1800"/>
        <w:rPr>
          <w:del w:id="269" w:author="Exam" w:date="2015-03-02T21:46:00Z"/>
        </w:rPr>
        <w:pPrChange w:id="270" w:author="Exam" w:date="2015-03-02T21:46:00Z">
          <w:pPr>
            <w:spacing w:line="433" w:lineRule="exact"/>
            <w:ind w:left="1800"/>
          </w:pPr>
        </w:pPrChange>
      </w:pPr>
      <w:del w:id="271" w:author="Exam" w:date="2015-03-02T21:46:00Z">
        <w:r w:rsidDel="00DB3497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tem</w:delText>
        </w:r>
        <w:r w:rsidDel="00DB3497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DB3497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using</w:delText>
        </w:r>
        <w:r w:rsidDel="00DB3497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DB3497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traditional</w:delText>
        </w:r>
      </w:del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CS-UWB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272" w:author="Exam" w:date="2015-03-02T21:46:00Z">
        <w:r w:rsidR="00DB3497">
          <w:rPr>
            <w:rFonts w:ascii="Times New Roman" w:eastAsia="Times New Roman" w:hAnsi="Times New Roman" w:cs="Times New Roman"/>
            <w:sz w:val="23"/>
            <w:szCs w:val="23"/>
          </w:rPr>
          <w:t>design, but substantially lower than the convention Nyquist rate required of such a system.</w:t>
        </w:r>
      </w:ins>
      <w:del w:id="273" w:author="Exam" w:date="2015-03-02T21:46:00Z">
        <w:r w:rsidDel="00DB3497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transmitters.</w:delText>
        </w:r>
        <w:r w:rsidDel="00DB3497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DB3497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As</w:delText>
        </w:r>
        <w:r w:rsidDel="00DB3497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DB3497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</w:delText>
        </w:r>
        <w:r w:rsidDel="00DB3497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DB3497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result,</w:delText>
        </w:r>
        <w:r w:rsidDel="00DB3497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DB3497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the</w:delText>
        </w:r>
        <w:r w:rsidDel="00DB3497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DB3497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trade-off</w:delText>
        </w:r>
        <w:r w:rsidDel="00DB3497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DB3497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between</w:delText>
        </w:r>
        <w:r w:rsidDel="00DB3497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DB3497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the</w:delText>
        </w:r>
        <w:r w:rsidDel="00DB3497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DB3497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random</w:delText>
        </w:r>
      </w:del>
    </w:p>
    <w:p w14:paraId="3FBBF635" w14:textId="5C686001" w:rsidR="00AB2366" w:rsidRDefault="00C044CB">
      <w:pPr>
        <w:tabs>
          <w:tab w:val="left" w:pos="6519"/>
        </w:tabs>
        <w:spacing w:line="433" w:lineRule="exact"/>
        <w:ind w:left="1800"/>
        <w:pPrChange w:id="274" w:author="Exam" w:date="2015-03-02T21:46:00Z">
          <w:pPr>
            <w:spacing w:line="433" w:lineRule="exact"/>
            <w:ind w:left="1800"/>
          </w:pPr>
        </w:pPrChange>
      </w:pPr>
      <w:del w:id="275" w:author="Exam" w:date="2015-03-02T21:46:00Z">
        <w:r w:rsidDel="00DB3497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mixing</w:delText>
        </w:r>
        <w:r w:rsidDel="00DB3497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DB3497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rate</w:delText>
        </w:r>
        <w:r w:rsidDel="00DB3497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DB3497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and</w:delText>
        </w:r>
        <w:r w:rsidDel="00DB3497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DB3497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the</w:delText>
        </w:r>
        <w:r w:rsidDel="00DB3497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DB3497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sub-Nyquist</w:delText>
        </w:r>
        <w:r w:rsidDel="00DB3497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DB3497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sampling</w:delText>
        </w:r>
        <w:r w:rsidDel="00DB3497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DB3497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rate</w:delText>
        </w:r>
      </w:del>
      <w:ins w:id="276" w:author="Exam" w:date="2015-03-02T21:46:00Z">
        <w:r w:rsidR="00DB3497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 These</w:t>
        </w:r>
      </w:ins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makes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277" w:author="Exam" w:date="2015-03-02T21:47:00Z">
        <w:r w:rsidR="00DB3497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our proposed </w:t>
        </w:r>
      </w:ins>
      <w:del w:id="278" w:author="Exam" w:date="2015-03-02T21:47:00Z">
        <w:r w:rsidDel="00DB3497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our</w:delText>
        </w:r>
      </w:del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system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del w:id="279" w:author="Exam" w:date="2015-03-02T21:47:00Z">
        <w:r w:rsidDel="00DB3497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to</w:delText>
        </w:r>
        <w:r w:rsidDel="00DB3497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DB3497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become</w:delText>
        </w:r>
      </w:del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more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energy</w:t>
      </w:r>
    </w:p>
    <w:p w14:paraId="28E118C3" w14:textId="661947C5" w:rsidR="00AB2366" w:rsidDel="00DB3497" w:rsidRDefault="00C044CB">
      <w:pPr>
        <w:spacing w:line="433" w:lineRule="exact"/>
        <w:ind w:left="1800"/>
        <w:rPr>
          <w:del w:id="280" w:author="Exam" w:date="2015-03-02T21:48:00Z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balanced</w:t>
      </w:r>
      <w:ins w:id="281" w:author="Exam" w:date="2015-03-02T21:47:00Z">
        <w:r w:rsidR="00DB3497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 design at the transmitter and receiver</w:t>
        </w:r>
      </w:ins>
      <w:ins w:id="282" w:author="Exam" w:date="2015-03-02T21:48:00Z">
        <w:r w:rsidR="00DB3497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>s.</w:t>
        </w:r>
      </w:ins>
      <w:del w:id="283" w:author="Exam" w:date="2015-03-02T21:48:00Z">
        <w:r w:rsidDel="00DB3497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,</w:delText>
        </w:r>
        <w:r w:rsidDel="00DB3497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DB3497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and</w:delText>
        </w:r>
        <w:r w:rsidDel="00DB3497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DB3497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consequently</w:delText>
        </w:r>
        <w:r w:rsidDel="00DB3497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DB3497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gains</w:delText>
        </w:r>
        <w:r w:rsidDel="00DB3497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DB3497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</w:delText>
        </w:r>
        <w:r w:rsidDel="00DB3497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DB3497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better</w:delText>
        </w:r>
        <w:r w:rsidDel="00DB3497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DB3497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performance</w:delText>
        </w:r>
        <w:r w:rsidDel="00DB3497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DB3497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in</w:delText>
        </w:r>
        <w:r w:rsidDel="00DB3497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DB3497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entire</w:delText>
        </w:r>
        <w:r w:rsidDel="00DB3497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DB3497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power</w:delText>
        </w:r>
        <w:r w:rsidDel="00DB3497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DB3497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consumption</w:delText>
        </w:r>
        <w:r w:rsidDel="00DB3497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DB3497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and</w:delText>
        </w:r>
      </w:del>
    </w:p>
    <w:p w14:paraId="5E7FAB95" w14:textId="355702F5" w:rsidR="00AB2366" w:rsidRDefault="00C044CB">
      <w:pPr>
        <w:spacing w:line="433" w:lineRule="exact"/>
        <w:ind w:left="1800"/>
      </w:pPr>
      <w:del w:id="284" w:author="Exam" w:date="2015-03-02T21:48:00Z">
        <w:r w:rsidDel="00DB3497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energy</w:delText>
        </w:r>
        <w:r w:rsidDel="00DB3497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DB3497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efficiency.</w:delText>
        </w:r>
      </w:del>
    </w:p>
    <w:p w14:paraId="62E65C8D" w14:textId="77777777" w:rsidR="00AB2366" w:rsidRDefault="00AB2366">
      <w:pPr>
        <w:spacing w:line="200" w:lineRule="exact"/>
        <w:ind w:left="1800"/>
      </w:pPr>
    </w:p>
    <w:p w14:paraId="3A797CDE" w14:textId="77777777" w:rsidR="00AB2366" w:rsidRDefault="00AB2366">
      <w:pPr>
        <w:spacing w:line="200" w:lineRule="exact"/>
        <w:ind w:left="1800"/>
      </w:pPr>
    </w:p>
    <w:p w14:paraId="61B81CD9" w14:textId="77777777" w:rsidR="00AB2366" w:rsidRDefault="00AB2366">
      <w:pPr>
        <w:spacing w:line="236" w:lineRule="exact"/>
        <w:ind w:left="1800"/>
      </w:pPr>
    </w:p>
    <w:p w14:paraId="6F37A69E" w14:textId="77777777" w:rsidR="00AB2366" w:rsidRDefault="00C044CB">
      <w:pPr>
        <w:tabs>
          <w:tab w:val="left" w:pos="2574"/>
        </w:tabs>
        <w:spacing w:line="447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>4.2</w:t>
      </w:r>
      <w:r>
        <w:tab/>
      </w:r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>Model</w:t>
      </w:r>
      <w:r>
        <w:rPr>
          <w:rFonts w:ascii="Times New Roman" w:eastAsia="Times New Roman" w:hAnsi="Times New Roman" w:cs="Times New Roman"/>
          <w:sz w:val="34"/>
          <w:szCs w:val="3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>of</w:t>
      </w:r>
      <w:r>
        <w:rPr>
          <w:rFonts w:ascii="Times New Roman" w:eastAsia="Times New Roman" w:hAnsi="Times New Roman" w:cs="Times New Roman"/>
          <w:sz w:val="34"/>
          <w:szCs w:val="3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>Traditional</w:t>
      </w:r>
      <w:r>
        <w:rPr>
          <w:rFonts w:ascii="Times New Roman" w:eastAsia="Times New Roman" w:hAnsi="Times New Roman" w:cs="Times New Roman"/>
          <w:sz w:val="34"/>
          <w:szCs w:val="3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>UWB</w:t>
      </w:r>
      <w:r>
        <w:rPr>
          <w:rFonts w:ascii="Times New Roman" w:eastAsia="Times New Roman" w:hAnsi="Times New Roman" w:cs="Times New Roman"/>
          <w:sz w:val="34"/>
          <w:szCs w:val="3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>Positioning</w:t>
      </w:r>
    </w:p>
    <w:p w14:paraId="44FFE9EB" w14:textId="77777777" w:rsidR="00AB2366" w:rsidRDefault="00AB2366">
      <w:pPr>
        <w:spacing w:line="342" w:lineRule="exact"/>
        <w:ind w:left="1800"/>
        <w:rPr>
          <w:ins w:id="285" w:author="Exam" w:date="2015-03-02T21:48:00Z"/>
        </w:rPr>
      </w:pPr>
    </w:p>
    <w:p w14:paraId="72E33771" w14:textId="53B5561F" w:rsidR="00DB3497" w:rsidRDefault="00DB3497">
      <w:pPr>
        <w:spacing w:line="342" w:lineRule="exact"/>
        <w:ind w:left="1800"/>
      </w:pPr>
      <w:ins w:id="286" w:author="Exam" w:date="2015-03-02T21:48:00Z">
        <w:r>
          <w:t>(comment: put this in Appendix)</w:t>
        </w:r>
      </w:ins>
      <w:ins w:id="287" w:author="hao chen" w:date="2015-03-04T21:19:00Z">
        <w:r w:rsidR="00134A1F">
          <w:t xml:space="preserve"> (comment: I will put all Chapter 4.2 into Appendix)</w:t>
        </w:r>
      </w:ins>
    </w:p>
    <w:p w14:paraId="28BDB337" w14:textId="77777777" w:rsidR="00AB2366" w:rsidRDefault="00C044CB">
      <w:pPr>
        <w:spacing w:line="288" w:lineRule="exact"/>
        <w:ind w:left="2151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Extremely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wide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transmission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bandwidths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IR-UWB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offers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outstanding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multipath</w:t>
      </w:r>
    </w:p>
    <w:p w14:paraId="10910C77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resolutions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accurate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positioning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indoor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environment.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Consider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typical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UWB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indoor</w:t>
      </w:r>
    </w:p>
    <w:p w14:paraId="2797EFA6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communication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model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where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distributed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UWB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receivers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(base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stations)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placed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</w:t>
      </w:r>
    </w:p>
    <w:p w14:paraId="0AD1728C" w14:textId="77777777" w:rsidR="00AB2366" w:rsidRDefault="00AB2366">
      <w:pPr>
        <w:spacing w:line="200" w:lineRule="exact"/>
        <w:ind w:left="1800"/>
      </w:pPr>
    </w:p>
    <w:p w14:paraId="20242407" w14:textId="77777777" w:rsidR="00AB2366" w:rsidRDefault="00AB2366">
      <w:pPr>
        <w:spacing w:line="234" w:lineRule="exact"/>
        <w:ind w:left="1800"/>
      </w:pPr>
    </w:p>
    <w:p w14:paraId="2586D8BE" w14:textId="77777777" w:rsidR="00AB2366" w:rsidRDefault="00C044CB">
      <w:pPr>
        <w:spacing w:line="288" w:lineRule="exact"/>
        <w:ind w:left="606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6</w:t>
      </w:r>
    </w:p>
    <w:p w14:paraId="4135AD57" w14:textId="77777777" w:rsidR="00AB2366" w:rsidRDefault="00AB2366">
      <w:pPr>
        <w:sectPr w:rsidR="00AB2366">
          <w:pgSz w:w="11905" w:h="16837"/>
          <w:pgMar w:top="0" w:right="0" w:bottom="0" w:left="0" w:header="0" w:footer="0" w:gutter="0"/>
          <w:cols w:space="720"/>
        </w:sectPr>
      </w:pPr>
    </w:p>
    <w:p w14:paraId="4347C4E9" w14:textId="77777777" w:rsidR="00AB2366" w:rsidRDefault="007A10E0">
      <w:pPr>
        <w:spacing w:line="200" w:lineRule="exact"/>
        <w:ind w:left="1799"/>
      </w:pPr>
      <w:r>
        <w:lastRenderedPageBreak/>
        <w:pict w14:anchorId="2DFD3A27">
          <v:group id="_x0000_s1101" style="position:absolute;left:0;text-align:left;margin-left:89.25pt;margin-top:121.5pt;width:432.75pt;height:.75pt;z-index:251636224;mso-position-horizontal-relative:page;mso-position-vertical-relative:page" coordorigin="1785,2430" coordsize="8655,15">
            <v:shape id="_x0000_s1102" style="position:absolute;left:7155;top:9749;width:8655;height:0" coordorigin="1785,2430" coordsize="8655,15" path="m1785,2430l1785,2430,1785,2430,1785,2430,1785,2430,1785,2430,1785,2430,1786,2430,1786,2430,1787,2430,1788,2430,1790,2430,1791,2430,1793,2430,1796,2430,1799,2430,1802,2430,1806,2430,1810,2430,1814,2430,1820,2430,1826,2430,1832,2430,1839,2430,1847,2430,1855,2430,1865,2430,1875,2430,1885,2430,1897,2430,1910,2430,1923,2430,1937,2430,1953,2430,1969,2430,1986,2430,2004,2430,2024,2430,2044,2430,2066,2430,2090,2430,2114,2430,2139,2430,2165,2430,2193,2430,2222,2430,2253,2430,2285,2430,2318,2430,2353,2430,2389,2430,2426,2430,2466,2430,2506,2430,2549,2430,2593,2430,2639,2430,2687,2430,2736,2430,2787,2430,2840,2430,2894,2430,2950,2430,3008,2430,3069,2430,3131,2430,3195,2430,3262,2430,3330,2430,3400,2430,3472,2430,3546,2430,3623,2430,3701,2430,3782,2430,3866,2430,3952,2430,4039,2430,4129,2430,4222,2430,4316,2430,4415,2430,4514,2430,4616,2430,4721,2430,4828,2430,4938,2430,5052,2430,5167,2430,5284,2430,5405,2430,5528,2430,5655,2430,5784,2430,5916,2430,6050,2430,6188,2430,6329,2430,6472,2430,6618,2430,6768,2430,6921,2430,7076,2430,7234,2430,7397,2430,7562,2430,7730,2430,7902,2430,8076,2430,8254,2430,8436,2430,8621,2430,8808,2430,9001,2430,9195,2430,9394,2430,9596,2430,9801,2430,10010,2430,10224,2430,10440,2430e" strokeweight=".1pt">
              <v:path arrowok="t"/>
              <o:lock v:ext="edit" verticies="t"/>
            </v:shape>
            <w10:wrap anchorx="page" anchory="page"/>
          </v:group>
        </w:pict>
      </w:r>
    </w:p>
    <w:p w14:paraId="335A0479" w14:textId="77777777" w:rsidR="00AB2366" w:rsidRDefault="00AB2366">
      <w:pPr>
        <w:spacing w:line="200" w:lineRule="exact"/>
        <w:ind w:left="1799"/>
      </w:pPr>
    </w:p>
    <w:p w14:paraId="1F6A6A07" w14:textId="77777777" w:rsidR="00AB2366" w:rsidRDefault="00AB2366">
      <w:pPr>
        <w:spacing w:line="200" w:lineRule="exact"/>
        <w:ind w:left="1799"/>
      </w:pPr>
    </w:p>
    <w:p w14:paraId="507260BD" w14:textId="77777777" w:rsidR="00AB2366" w:rsidRDefault="00AB2366">
      <w:pPr>
        <w:spacing w:line="200" w:lineRule="exact"/>
        <w:ind w:left="1799"/>
      </w:pPr>
    </w:p>
    <w:p w14:paraId="4EF61677" w14:textId="77777777" w:rsidR="00AB2366" w:rsidRDefault="00AB2366">
      <w:pPr>
        <w:spacing w:line="200" w:lineRule="exact"/>
        <w:ind w:left="1799"/>
      </w:pPr>
    </w:p>
    <w:p w14:paraId="51C8AAF9" w14:textId="77777777" w:rsidR="00AB2366" w:rsidRDefault="00AB2366">
      <w:pPr>
        <w:spacing w:line="200" w:lineRule="exact"/>
        <w:ind w:left="1799"/>
      </w:pPr>
    </w:p>
    <w:p w14:paraId="1A53E0D6" w14:textId="77777777" w:rsidR="00AB2366" w:rsidRDefault="00AB2366">
      <w:pPr>
        <w:spacing w:line="200" w:lineRule="exact"/>
        <w:ind w:left="1799"/>
      </w:pPr>
    </w:p>
    <w:p w14:paraId="1EE52512" w14:textId="77777777" w:rsidR="00AB2366" w:rsidRDefault="00AB2366">
      <w:pPr>
        <w:spacing w:line="200" w:lineRule="exact"/>
        <w:ind w:left="1799"/>
      </w:pPr>
    </w:p>
    <w:p w14:paraId="57CBE746" w14:textId="77777777" w:rsidR="00AB2366" w:rsidRDefault="00AB2366">
      <w:pPr>
        <w:spacing w:line="200" w:lineRule="exact"/>
        <w:ind w:left="1799"/>
      </w:pPr>
    </w:p>
    <w:p w14:paraId="44744A10" w14:textId="77777777" w:rsidR="00AB2366" w:rsidRDefault="00AB2366">
      <w:pPr>
        <w:spacing w:line="388" w:lineRule="exact"/>
        <w:ind w:left="1799"/>
      </w:pPr>
    </w:p>
    <w:p w14:paraId="3C4A154A" w14:textId="77777777" w:rsidR="00AB2366" w:rsidRDefault="00C044CB">
      <w:pPr>
        <w:spacing w:line="240" w:lineRule="exact"/>
        <w:ind w:left="1804"/>
      </w:pPr>
      <w:bookmarkStart w:id="288" w:name="PageMark18"/>
      <w:bookmarkEnd w:id="288"/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HAPTER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4.</w:t>
      </w:r>
      <w:r>
        <w:rPr>
          <w:rFonts w:ascii="Times New Roman" w:eastAsia="Times New Roman" w:hAnsi="Times New Roman" w:cs="Times New Roman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OMPRESSIVE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U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LTRA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W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IDEBAND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P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OSITIONING</w:t>
      </w:r>
    </w:p>
    <w:p w14:paraId="011F8AAF" w14:textId="77777777" w:rsidR="00AB2366" w:rsidRDefault="00AB2366">
      <w:pPr>
        <w:spacing w:line="200" w:lineRule="exact"/>
        <w:ind w:left="1799"/>
      </w:pPr>
    </w:p>
    <w:p w14:paraId="32180409" w14:textId="77777777" w:rsidR="00AB2366" w:rsidRDefault="00AB2366">
      <w:pPr>
        <w:spacing w:line="202" w:lineRule="exact"/>
        <w:ind w:left="1799"/>
      </w:pPr>
    </w:p>
    <w:p w14:paraId="5E5FAA68" w14:textId="77777777" w:rsidR="00AB2366" w:rsidRDefault="00C044CB">
      <w:pPr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area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location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moving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UWB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transmitter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(tag).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transmitter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periodically</w:t>
      </w:r>
    </w:p>
    <w:p w14:paraId="171934A8" w14:textId="4A222AFB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broadcasts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Gaussian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shaped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pulse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p(t)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through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indoor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multipath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channel,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289" w:author="Exam" w:date="2015-03-02T21:49:00Z">
        <w:r w:rsidR="00F21F54">
          <w:rPr>
            <w:rFonts w:ascii="Times New Roman" w:eastAsia="Times New Roman" w:hAnsi="Times New Roman" w:cs="Times New Roman"/>
            <w:sz w:val="23"/>
            <w:szCs w:val="23"/>
          </w:rPr>
          <w:t xml:space="preserve">while multiple </w:t>
        </w:r>
      </w:ins>
      <w:del w:id="290" w:author="Exam" w:date="2015-03-02T21:49:00Z">
        <w:r w:rsidDel="00F21F54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and</w:delText>
        </w:r>
        <w:r w:rsidDel="00F21F54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</w:del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receivers</w:t>
      </w:r>
      <w:ins w:id="291" w:author="Exam" w:date="2015-03-02T21:49:00Z">
        <w:r w:rsidR="00F21F54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 are used to</w:t>
        </w:r>
      </w:ins>
    </w:p>
    <w:p w14:paraId="1E54D57F" w14:textId="77777777" w:rsidR="00F21F54" w:rsidRDefault="00C044CB">
      <w:pPr>
        <w:spacing w:line="433" w:lineRule="exact"/>
        <w:ind w:left="1799"/>
        <w:rPr>
          <w:ins w:id="292" w:author="Exam" w:date="2015-03-02T21:51:00Z"/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293" w:author="Exam" w:date="2015-03-02T21:49:00Z">
        <w:r w:rsidR="00F21F54">
          <w:rPr>
            <w:rFonts w:ascii="Times New Roman" w:eastAsia="Times New Roman" w:hAnsi="Times New Roman" w:cs="Times New Roman"/>
            <w:sz w:val="23"/>
            <w:szCs w:val="23"/>
          </w:rPr>
          <w:t xml:space="preserve">the </w:t>
        </w:r>
      </w:ins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signals</w:t>
      </w:r>
      <w:ins w:id="294" w:author="Exam" w:date="2015-03-02T21:51:00Z">
        <w:r w:rsidR="00F21F54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>’</w:t>
        </w:r>
      </w:ins>
      <w:ins w:id="295" w:author="Exam" w:date="2015-03-02T21:50:00Z">
        <w:r w:rsidR="00F21F54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>,</w:t>
        </w:r>
      </w:ins>
      <w:del w:id="296" w:author="Exam" w:date="2015-03-02T21:50:00Z">
        <w:r w:rsidDel="00F21F54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F21F54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for</w:delText>
        </w:r>
      </w:del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time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arrival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(TOA)</w:t>
      </w:r>
      <w:ins w:id="297" w:author="Exam" w:date="2015-03-02T21:51:00Z">
        <w:r w:rsidR="00F21F54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. These information are then </w:t>
        </w:r>
      </w:ins>
      <w:del w:id="298" w:author="Exam" w:date="2015-03-02T21:51:00Z">
        <w:r w:rsidDel="00F21F54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</w:del>
      <w:ins w:id="299" w:author="Exam" w:date="2015-03-02T21:50:00Z">
        <w:r w:rsidR="00F21F54">
          <w:rPr>
            <w:rFonts w:ascii="Times New Roman" w:eastAsia="Times New Roman" w:hAnsi="Times New Roman" w:cs="Times New Roman"/>
            <w:sz w:val="23"/>
            <w:szCs w:val="23"/>
          </w:rPr>
          <w:t>collectively</w:t>
        </w:r>
      </w:ins>
      <w:ins w:id="300" w:author="Exam" w:date="2015-03-02T21:51:00Z">
        <w:r w:rsidR="00F21F54">
          <w:rPr>
            <w:rFonts w:ascii="Times New Roman" w:eastAsia="Times New Roman" w:hAnsi="Times New Roman" w:cs="Times New Roman"/>
            <w:sz w:val="23"/>
            <w:szCs w:val="23"/>
          </w:rPr>
          <w:t xml:space="preserve"> used to perform</w:t>
        </w:r>
      </w:ins>
      <w:del w:id="301" w:author="Exam" w:date="2015-03-02T21:51:00Z">
        <w:r w:rsidDel="00F21F54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based</w:delText>
        </w:r>
      </w:del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positioning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calculation.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14:paraId="0CD5B055" w14:textId="77777777" w:rsidR="00F21F54" w:rsidRDefault="00F21F54">
      <w:pPr>
        <w:spacing w:line="433" w:lineRule="exact"/>
        <w:ind w:left="1799"/>
        <w:rPr>
          <w:ins w:id="302" w:author="Exam" w:date="2015-03-02T21:51:00Z"/>
          <w:rFonts w:ascii="Times New Roman" w:eastAsia="Times New Roman" w:hAnsi="Times New Roman" w:cs="Times New Roman"/>
          <w:sz w:val="23"/>
          <w:szCs w:val="23"/>
        </w:rPr>
      </w:pPr>
    </w:p>
    <w:p w14:paraId="2502365A" w14:textId="7FB7CC05" w:rsidR="00AB2366" w:rsidRDefault="00F21F54" w:rsidP="00F21F54">
      <w:pPr>
        <w:spacing w:line="433" w:lineRule="exact"/>
        <w:ind w:left="1799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ins w:id="303" w:author="Exam" w:date="2015-03-02T21:51:00Z">
        <w:r>
          <w:rPr>
            <w:rFonts w:ascii="Times New Roman" w:eastAsia="Times New Roman" w:hAnsi="Times New Roman" w:cs="Times New Roman"/>
            <w:sz w:val="23"/>
            <w:szCs w:val="23"/>
          </w:rPr>
          <w:t xml:space="preserve">In such as system, </w:t>
        </w:r>
      </w:ins>
      <w:del w:id="304" w:author="Exam" w:date="2015-03-02T21:51:00Z">
        <w:r w:rsidR="00C044CB" w:rsidDel="00F21F54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</w:delText>
        </w:r>
      </w:del>
      <w:ins w:id="305" w:author="Exam" w:date="2015-03-02T21:51:00Z">
        <w:r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>t</w:t>
        </w:r>
      </w:ins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he</w:t>
      </w:r>
      <w:r w:rsidR="00C044CB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received</w:t>
      </w:r>
      <w:r w:rsidR="00C044CB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signals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</w:t>
      </w:r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can</w:t>
      </w:r>
      <w:r w:rsidR="00C044CB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be</w:t>
      </w:r>
      <w:r w:rsidR="00C044CB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described</w:t>
      </w:r>
      <w:r w:rsidR="00C044CB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as</w:t>
      </w:r>
      <w:r w:rsidR="00C044CB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306" w:author="Exam" w:date="2015-03-02T21:51:00Z">
        <w:r>
          <w:rPr>
            <w:rFonts w:ascii="Times New Roman" w:eastAsia="Times New Roman" w:hAnsi="Times New Roman" w:cs="Times New Roman"/>
            <w:sz w:val="23"/>
            <w:szCs w:val="23"/>
          </w:rPr>
          <w:t xml:space="preserve">shown </w:t>
        </w:r>
      </w:ins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(4.1):</w:t>
      </w:r>
    </w:p>
    <w:p w14:paraId="60EBE6F8" w14:textId="77777777" w:rsidR="00B828A6" w:rsidRDefault="00B828A6">
      <w:pPr>
        <w:spacing w:line="433" w:lineRule="exact"/>
        <w:ind w:left="1799"/>
      </w:pPr>
      <w:r>
        <w:rPr>
          <w:noProof/>
        </w:rPr>
        <w:drawing>
          <wp:anchor distT="0" distB="0" distL="114300" distR="114300" simplePos="0" relativeHeight="251685376" behindDoc="0" locked="0" layoutInCell="1" allowOverlap="1" wp14:anchorId="66ACC3EE" wp14:editId="0CE57288">
            <wp:simplePos x="0" y="0"/>
            <wp:positionH relativeFrom="column">
              <wp:posOffset>1141730</wp:posOffset>
            </wp:positionH>
            <wp:positionV relativeFrom="paragraph">
              <wp:posOffset>164465</wp:posOffset>
            </wp:positionV>
            <wp:extent cx="5463540" cy="1882140"/>
            <wp:effectExtent l="0" t="0" r="0" b="0"/>
            <wp:wrapSquare wrapText="bothSides"/>
            <wp:docPr id="2" name="Picture 2" descr="Macintosh HD:Users:chenhao:Desktop:Screen Shot 2015-02-23 at 11.39.1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chenhao:Desktop:Screen Shot 2015-02-23 at 11.39.15 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3540" cy="188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08B4D9" w14:textId="77777777" w:rsidR="00AB2366" w:rsidRDefault="00AB2366">
      <w:pPr>
        <w:spacing w:line="247" w:lineRule="exact"/>
        <w:ind w:left="1799"/>
      </w:pPr>
    </w:p>
    <w:p w14:paraId="4A0ED33B" w14:textId="77777777" w:rsidR="00AB2366" w:rsidRDefault="00AB2366">
      <w:pPr>
        <w:rPr>
          <w:rFonts w:ascii="Times New Roman" w:eastAsia="Times New Roman" w:hAnsi="Times New Roman" w:cs="Times New Roman"/>
          <w:color w:val="000000"/>
          <w:sz w:val="15"/>
          <w:szCs w:val="15"/>
        </w:rPr>
      </w:pPr>
    </w:p>
    <w:p w14:paraId="35CA5593" w14:textId="77777777" w:rsidR="00B828A6" w:rsidRDefault="00B828A6">
      <w:pPr>
        <w:rPr>
          <w:rFonts w:ascii="Times New Roman" w:eastAsia="Times New Roman" w:hAnsi="Times New Roman" w:cs="Times New Roman"/>
          <w:color w:val="000000"/>
          <w:sz w:val="15"/>
          <w:szCs w:val="15"/>
        </w:rPr>
      </w:pPr>
    </w:p>
    <w:p w14:paraId="2E41CBC2" w14:textId="77777777" w:rsidR="00B828A6" w:rsidRDefault="00B828A6">
      <w:pPr>
        <w:rPr>
          <w:rFonts w:ascii="Times New Roman" w:eastAsia="Times New Roman" w:hAnsi="Times New Roman" w:cs="Times New Roman"/>
          <w:color w:val="000000"/>
          <w:sz w:val="15"/>
          <w:szCs w:val="15"/>
        </w:rPr>
      </w:pPr>
    </w:p>
    <w:p w14:paraId="2D32A5C6" w14:textId="77777777" w:rsidR="00B828A6" w:rsidRDefault="00B828A6">
      <w:pPr>
        <w:rPr>
          <w:rFonts w:ascii="Times New Roman" w:eastAsia="Times New Roman" w:hAnsi="Times New Roman" w:cs="Times New Roman"/>
          <w:color w:val="000000"/>
          <w:sz w:val="15"/>
          <w:szCs w:val="15"/>
        </w:rPr>
      </w:pPr>
    </w:p>
    <w:p w14:paraId="0B0E5DAC" w14:textId="77777777" w:rsidR="00B828A6" w:rsidRDefault="00B828A6">
      <w:pPr>
        <w:rPr>
          <w:rFonts w:ascii="Times New Roman" w:eastAsia="Times New Roman" w:hAnsi="Times New Roman" w:cs="Times New Roman"/>
          <w:color w:val="000000"/>
          <w:sz w:val="15"/>
          <w:szCs w:val="15"/>
        </w:rPr>
      </w:pPr>
    </w:p>
    <w:p w14:paraId="412C4090" w14:textId="77777777" w:rsidR="00B828A6" w:rsidRDefault="00B828A6">
      <w:pPr>
        <w:rPr>
          <w:rFonts w:ascii="Times New Roman" w:eastAsia="Times New Roman" w:hAnsi="Times New Roman" w:cs="Times New Roman"/>
          <w:color w:val="000000"/>
          <w:sz w:val="15"/>
          <w:szCs w:val="15"/>
        </w:rPr>
      </w:pPr>
    </w:p>
    <w:p w14:paraId="59B5AD2D" w14:textId="77777777" w:rsidR="00B828A6" w:rsidRDefault="00B828A6">
      <w:pPr>
        <w:rPr>
          <w:rFonts w:ascii="Times New Roman" w:eastAsia="Times New Roman" w:hAnsi="Times New Roman" w:cs="Times New Roman"/>
          <w:color w:val="000000"/>
          <w:sz w:val="15"/>
          <w:szCs w:val="15"/>
        </w:rPr>
      </w:pPr>
    </w:p>
    <w:p w14:paraId="29C18186" w14:textId="77777777" w:rsidR="00B828A6" w:rsidRDefault="00B828A6">
      <w:pPr>
        <w:rPr>
          <w:rFonts w:ascii="Times New Roman" w:eastAsia="Times New Roman" w:hAnsi="Times New Roman" w:cs="Times New Roman"/>
          <w:color w:val="000000"/>
          <w:sz w:val="15"/>
          <w:szCs w:val="15"/>
        </w:rPr>
      </w:pPr>
    </w:p>
    <w:p w14:paraId="7F92B3EA" w14:textId="77777777" w:rsidR="00B828A6" w:rsidRDefault="00B828A6">
      <w:pPr>
        <w:sectPr w:rsidR="00B828A6">
          <w:type w:val="continuous"/>
          <w:pgSz w:w="11905" w:h="16837"/>
          <w:pgMar w:top="0" w:right="0" w:bottom="0" w:left="0" w:header="0" w:footer="0" w:gutter="0"/>
          <w:cols w:space="720"/>
        </w:sectPr>
      </w:pPr>
    </w:p>
    <w:p w14:paraId="3A0D07BA" w14:textId="77777777" w:rsidR="00B828A6" w:rsidRDefault="00B828A6">
      <w:pPr>
        <w:tabs>
          <w:tab w:val="left" w:pos="2584"/>
          <w:tab w:val="left" w:pos="3227"/>
        </w:tabs>
        <w:spacing w:line="372" w:lineRule="exact"/>
        <w:ind w:left="1800"/>
        <w:rPr>
          <w:rFonts w:ascii="Times New Roman" w:eastAsia="Times New Roman" w:hAnsi="Times New Roman" w:cs="Times New Roman"/>
          <w:color w:val="000000"/>
          <w:sz w:val="23"/>
          <w:szCs w:val="23"/>
        </w:rPr>
      </w:pPr>
    </w:p>
    <w:p w14:paraId="20EE3DD1" w14:textId="77777777" w:rsidR="00B828A6" w:rsidRDefault="00B828A6">
      <w:pPr>
        <w:tabs>
          <w:tab w:val="left" w:pos="2584"/>
          <w:tab w:val="left" w:pos="3227"/>
        </w:tabs>
        <w:spacing w:line="372" w:lineRule="exact"/>
        <w:ind w:left="1800"/>
        <w:rPr>
          <w:rFonts w:ascii="Times New Roman" w:eastAsia="Times New Roman" w:hAnsi="Times New Roman" w:cs="Times New Roman"/>
          <w:color w:val="000000"/>
          <w:sz w:val="23"/>
          <w:szCs w:val="23"/>
        </w:rPr>
      </w:pPr>
    </w:p>
    <w:p w14:paraId="6EC64D32" w14:textId="77777777" w:rsidR="00B828A6" w:rsidRDefault="00B828A6">
      <w:pPr>
        <w:tabs>
          <w:tab w:val="left" w:pos="2584"/>
          <w:tab w:val="left" w:pos="3227"/>
        </w:tabs>
        <w:spacing w:line="372" w:lineRule="exact"/>
        <w:ind w:left="1800"/>
        <w:rPr>
          <w:rFonts w:ascii="Times New Roman" w:eastAsia="Times New Roman" w:hAnsi="Times New Roman" w:cs="Times New Roman"/>
          <w:color w:val="000000"/>
          <w:sz w:val="23"/>
          <w:szCs w:val="23"/>
        </w:rPr>
      </w:pPr>
    </w:p>
    <w:p w14:paraId="488C61F0" w14:textId="77777777" w:rsidR="00B828A6" w:rsidRDefault="00B828A6">
      <w:pPr>
        <w:tabs>
          <w:tab w:val="left" w:pos="2584"/>
          <w:tab w:val="left" w:pos="3227"/>
        </w:tabs>
        <w:spacing w:line="372" w:lineRule="exact"/>
        <w:ind w:left="1800"/>
        <w:rPr>
          <w:rFonts w:ascii="Times New Roman" w:eastAsia="Times New Roman" w:hAnsi="Times New Roman" w:cs="Times New Roman"/>
          <w:color w:val="000000"/>
          <w:sz w:val="23"/>
          <w:szCs w:val="23"/>
        </w:rPr>
      </w:pPr>
    </w:p>
    <w:p w14:paraId="4C9607E2" w14:textId="77777777" w:rsidR="00AB2366" w:rsidRDefault="00C044CB">
      <w:pPr>
        <w:tabs>
          <w:tab w:val="left" w:pos="2584"/>
          <w:tab w:val="left" w:pos="3227"/>
        </w:tabs>
        <w:spacing w:line="372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Here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l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τ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l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gain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delay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corresponding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i-th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path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channel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model.</w:t>
      </w:r>
    </w:p>
    <w:p w14:paraId="32B93ED2" w14:textId="77777777" w:rsidR="00AB2366" w:rsidRDefault="00C044CB">
      <w:pPr>
        <w:spacing w:line="424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defines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total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number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propagation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paths,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δ(t)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Dirac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delta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function.</w:t>
      </w:r>
    </w:p>
    <w:p w14:paraId="07ABD057" w14:textId="491ADB58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fact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that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geometrical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difference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yields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different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time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arrivals,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del w:id="307" w:author="Exam" w:date="2015-03-02T21:52:00Z">
        <w:r w:rsidDel="00F21F54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received</w:delText>
        </w:r>
      </w:del>
    </w:p>
    <w:p w14:paraId="6564491C" w14:textId="3231713E" w:rsidR="00AB2366" w:rsidRDefault="00C044CB">
      <w:pPr>
        <w:tabs>
          <w:tab w:val="left" w:pos="8921"/>
        </w:tabs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308" w:author="Exam" w:date="2015-03-02T21:52:00Z">
        <w:r w:rsidR="00F21F54">
          <w:rPr>
            <w:rFonts w:ascii="Times New Roman" w:eastAsia="Times New Roman" w:hAnsi="Times New Roman" w:cs="Times New Roman"/>
            <w:sz w:val="23"/>
            <w:szCs w:val="23"/>
          </w:rPr>
          <w:t xml:space="preserve">detected </w:t>
        </w:r>
      </w:ins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different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receivers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collected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algorithm</w:t>
      </w:r>
      <w:ins w:id="309" w:author="Exam" w:date="2015-03-02T21:53:00Z">
        <w:r w:rsidR="00F21F54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 to determine</w:t>
        </w:r>
      </w:ins>
      <w:del w:id="310" w:author="Exam" w:date="2015-03-02T21:53:00Z">
        <w:r w:rsidDel="00F21F54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.</w:delText>
        </w:r>
        <w:r w:rsidDel="00F21F54">
          <w:tab/>
        </w:r>
        <w:r w:rsidDel="00F21F54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At</w:delText>
        </w:r>
        <w:r w:rsidDel="00F21F54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F21F54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last</w:delText>
        </w:r>
        <w:r w:rsidDel="00F21F54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F21F54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accurate</w:delText>
        </w:r>
      </w:del>
      <w:ins w:id="311" w:author="Exam" w:date="2015-03-02T21:53:00Z">
        <w:r w:rsidR="00F21F54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 the</w:t>
        </w:r>
      </w:ins>
    </w:p>
    <w:p w14:paraId="53559727" w14:textId="32C7D7F8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position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transmitter</w:t>
      </w:r>
      <w:del w:id="312" w:author="Exam" w:date="2015-03-02T21:53:00Z">
        <w:r w:rsidDel="00F21F54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F21F54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is</w:delText>
        </w:r>
        <w:r w:rsidDel="00F21F54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F21F54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calculated</w:delText>
        </w:r>
        <w:r w:rsidDel="00F21F54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F21F54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based</w:delText>
        </w:r>
        <w:r w:rsidDel="00F21F54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F21F54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on</w:delText>
        </w:r>
        <w:r w:rsidDel="00F21F54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F21F54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TOA</w:delText>
        </w:r>
        <w:r w:rsidDel="00F21F54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</w:del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[7].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313" w:author="Exam" w:date="2015-03-02T21:53:00Z">
        <w:r w:rsidR="00F21F54">
          <w:rPr>
            <w:rFonts w:ascii="Times New Roman" w:eastAsia="Times New Roman" w:hAnsi="Times New Roman" w:cs="Times New Roman"/>
            <w:sz w:val="23"/>
            <w:szCs w:val="23"/>
          </w:rPr>
          <w:t>It is noted</w:t>
        </w:r>
      </w:ins>
      <w:ins w:id="314" w:author="Exam" w:date="2015-03-02T21:54:00Z">
        <w:r w:rsidR="00F21F54">
          <w:rPr>
            <w:rFonts w:ascii="Times New Roman" w:eastAsia="Times New Roman" w:hAnsi="Times New Roman" w:cs="Times New Roman"/>
            <w:sz w:val="23"/>
            <w:szCs w:val="23"/>
          </w:rPr>
          <w:t xml:space="preserve"> </w:t>
        </w:r>
      </w:ins>
      <w:ins w:id="315" w:author="Exam" w:date="2015-03-02T21:53:00Z">
        <w:r w:rsidR="00F21F54">
          <w:rPr>
            <w:rFonts w:ascii="Times New Roman" w:eastAsia="Times New Roman" w:hAnsi="Times New Roman" w:cs="Times New Roman"/>
            <w:sz w:val="23"/>
            <w:szCs w:val="23"/>
          </w:rPr>
          <w:t xml:space="preserve">that </w:t>
        </w:r>
      </w:ins>
      <w:del w:id="316" w:author="Exam" w:date="2015-03-02T21:54:00Z">
        <w:r w:rsidDel="00F21F54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In</w:delText>
        </w:r>
        <w:r w:rsidDel="00F21F54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F21F54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addition,</w:delText>
        </w:r>
      </w:del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since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both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transmit-</w:t>
      </w:r>
    </w:p>
    <w:p w14:paraId="1594A729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pulses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components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multipath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channel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can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regarded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approximately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sparse,</w:t>
      </w:r>
    </w:p>
    <w:p w14:paraId="080E194A" w14:textId="2751EA31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received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IR-UWB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317" w:author="Exam" w:date="2015-03-02T21:54:00Z">
        <w:r w:rsidR="00F21F54">
          <w:rPr>
            <w:rFonts w:ascii="Times New Roman" w:eastAsia="Times New Roman" w:hAnsi="Times New Roman" w:cs="Times New Roman"/>
            <w:sz w:val="23"/>
            <w:szCs w:val="23"/>
          </w:rPr>
          <w:t xml:space="preserve">can hence be considered </w:t>
        </w:r>
      </w:ins>
      <w:del w:id="318" w:author="Exam" w:date="2015-03-02T21:54:00Z">
        <w:r w:rsidDel="00F21F54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becomes</w:delText>
        </w:r>
      </w:del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sparse,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319" w:author="Exam" w:date="2015-03-02T21:54:00Z">
        <w:r w:rsidR="00F21F54">
          <w:rPr>
            <w:rFonts w:ascii="Times New Roman" w:eastAsia="Times New Roman" w:hAnsi="Times New Roman" w:cs="Times New Roman"/>
            <w:sz w:val="23"/>
            <w:szCs w:val="23"/>
          </w:rPr>
          <w:t xml:space="preserve">making </w:t>
        </w:r>
      </w:ins>
      <w:del w:id="320" w:author="Exam" w:date="2015-03-02T21:55:00Z">
        <w:r w:rsidDel="00F21F54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and</w:delText>
        </w:r>
        <w:r w:rsidDel="00F21F54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F21F54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consequently</w:delText>
        </w:r>
      </w:del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framework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del w:id="321" w:author="Exam" w:date="2015-03-02T21:55:00Z">
        <w:r w:rsidDel="00F21F54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is</w:delText>
        </w:r>
        <w:r w:rsidDel="00F21F54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</w:del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applicable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UWB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positioning</w:t>
      </w:r>
      <w:r w:rsidR="00F21F54"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applications[5]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.</w:t>
      </w:r>
    </w:p>
    <w:p w14:paraId="1FECE369" w14:textId="77777777" w:rsidR="00AB2366" w:rsidRDefault="00AB2366">
      <w:pPr>
        <w:spacing w:line="200" w:lineRule="exact"/>
        <w:ind w:left="1800"/>
      </w:pPr>
    </w:p>
    <w:p w14:paraId="5DDCEE1A" w14:textId="77777777" w:rsidR="00AB2366" w:rsidRDefault="00AB2366">
      <w:pPr>
        <w:spacing w:line="345" w:lineRule="exact"/>
        <w:ind w:left="1800"/>
      </w:pPr>
    </w:p>
    <w:p w14:paraId="7FA74A86" w14:textId="05750709" w:rsidR="00AB2366" w:rsidRDefault="00C044CB">
      <w:pPr>
        <w:tabs>
          <w:tab w:val="left" w:pos="2660"/>
        </w:tabs>
        <w:spacing w:line="37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4.2.1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Compressive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ins w:id="322" w:author="Exam" w:date="2015-03-02T21:56:00Z">
        <w:r w:rsidR="00A970D0">
          <w:rPr>
            <w:rFonts w:ascii="Times New Roman" w:eastAsia="Times New Roman" w:hAnsi="Times New Roman" w:cs="Times New Roman"/>
            <w:sz w:val="28"/>
            <w:szCs w:val="28"/>
          </w:rPr>
          <w:t xml:space="preserve">Sensing based </w:t>
        </w:r>
      </w:ins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Receivers</w:t>
      </w:r>
    </w:p>
    <w:p w14:paraId="4FE2EE90" w14:textId="77777777" w:rsidR="00AB2366" w:rsidRDefault="00AB2366">
      <w:pPr>
        <w:spacing w:line="275" w:lineRule="exact"/>
        <w:ind w:left="1800"/>
      </w:pPr>
    </w:p>
    <w:p w14:paraId="4FE6FC21" w14:textId="2C8AF228" w:rsidR="00AB2366" w:rsidRDefault="00C044CB">
      <w:pPr>
        <w:spacing w:line="288" w:lineRule="exact"/>
        <w:ind w:left="1800"/>
      </w:pPr>
      <w:del w:id="323" w:author="Exam" w:date="2015-03-02T21:59:00Z">
        <w:r w:rsidDel="00AA32C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Typical</w:delText>
        </w:r>
        <w:r w:rsidDel="00AA32CD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A32C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r</w:delText>
        </w:r>
      </w:del>
      <w:ins w:id="324" w:author="Exam" w:date="2015-03-02T21:59:00Z">
        <w:r w:rsidR="00AA32C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>R</w:t>
        </w:r>
      </w:ins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ecent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325" w:author="Exam" w:date="2015-03-02T21:59:00Z">
        <w:r w:rsidR="00AA32CD">
          <w:rPr>
            <w:rFonts w:ascii="Times New Roman" w:eastAsia="Times New Roman" w:hAnsi="Times New Roman" w:cs="Times New Roman"/>
            <w:sz w:val="23"/>
            <w:szCs w:val="23"/>
          </w:rPr>
          <w:t xml:space="preserve">work on </w:t>
        </w:r>
      </w:ins>
      <w:del w:id="326" w:author="Exam" w:date="2015-03-02T21:59:00Z">
        <w:r w:rsidDel="00AA32C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resear</w:delText>
        </w:r>
      </w:del>
      <w:del w:id="327" w:author="Exam" w:date="2015-03-02T22:00:00Z">
        <w:r w:rsidDel="00AA32C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ches</w:delText>
        </w:r>
      </w:del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embed</w:t>
      </w:r>
      <w:ins w:id="328" w:author="Exam" w:date="2015-03-02T22:00:00Z">
        <w:r w:rsidR="00AA32C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>ding</w:t>
        </w:r>
      </w:ins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reconstruction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algorithm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UWB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receivers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329" w:author="Exam" w:date="2015-03-02T22:00:00Z">
        <w:r w:rsidR="00AA32CD">
          <w:rPr>
            <w:rFonts w:ascii="Times New Roman" w:eastAsia="Times New Roman" w:hAnsi="Times New Roman" w:cs="Times New Roman"/>
            <w:sz w:val="23"/>
            <w:szCs w:val="23"/>
          </w:rPr>
          <w:t xml:space="preserve">have been shown to be able </w:t>
        </w:r>
      </w:ins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im-</w:t>
      </w:r>
    </w:p>
    <w:p w14:paraId="6B635474" w14:textId="5E44DC49" w:rsidR="00AB2366" w:rsidDel="00AA32CD" w:rsidRDefault="00C044CB">
      <w:pPr>
        <w:tabs>
          <w:tab w:val="left" w:pos="5611"/>
        </w:tabs>
        <w:spacing w:line="433" w:lineRule="exact"/>
        <w:ind w:left="1800"/>
        <w:rPr>
          <w:del w:id="330" w:author="Exam" w:date="2015-03-02T22:01:00Z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SNR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received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</w:t>
      </w:r>
      <w:ins w:id="331" w:author="Exam" w:date="2015-03-02T22:00:00Z">
        <w:r w:rsidR="00AA32C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 [3]</w:t>
        </w:r>
      </w:ins>
      <w:ins w:id="332" w:author="Exam" w:date="2015-03-02T22:01:00Z">
        <w:r w:rsidR="00AA32C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 as well as reducing the sampling rate</w:t>
        </w:r>
      </w:ins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.</w:t>
      </w:r>
      <w:r w:rsidR="00B828A6"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result,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del w:id="333" w:author="Exam" w:date="2015-03-02T22:01:00Z">
        <w:r w:rsidDel="00AA32C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it</w:delText>
        </w:r>
        <w:r w:rsidDel="00AA32CD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A32C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not</w:delText>
        </w:r>
        <w:r w:rsidDel="00AA32CD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A32C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only</w:delText>
        </w:r>
        <w:r w:rsidDel="00AA32CD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A32C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increases</w:delText>
        </w:r>
        <w:r w:rsidDel="00AA32CD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A32C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the</w:delText>
        </w:r>
        <w:r w:rsidDel="00AA32CD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A32C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performance</w:delText>
        </w:r>
      </w:del>
    </w:p>
    <w:p w14:paraId="5CABD781" w14:textId="42EA0ADA" w:rsidR="00AB2366" w:rsidDel="00AA32CD" w:rsidRDefault="00C044CB">
      <w:pPr>
        <w:tabs>
          <w:tab w:val="left" w:pos="5611"/>
        </w:tabs>
        <w:spacing w:line="433" w:lineRule="exact"/>
        <w:ind w:left="1800"/>
        <w:rPr>
          <w:del w:id="334" w:author="Exam" w:date="2015-03-02T22:02:00Z"/>
        </w:rPr>
        <w:pPrChange w:id="335" w:author="Exam" w:date="2015-03-02T22:01:00Z">
          <w:pPr>
            <w:spacing w:line="433" w:lineRule="exact"/>
            <w:ind w:left="1800"/>
          </w:pPr>
        </w:pPrChange>
      </w:pPr>
      <w:del w:id="336" w:author="Exam" w:date="2015-03-02T22:01:00Z">
        <w:r w:rsidDel="00AA32C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o</w:delText>
        </w:r>
      </w:del>
      <w:del w:id="337" w:author="Exam" w:date="2015-03-02T22:02:00Z">
        <w:r w:rsidDel="00AA32C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f</w:delText>
        </w:r>
        <w:r w:rsidDel="00AA32CD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A32C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the</w:delText>
        </w:r>
      </w:del>
      <w:ins w:id="338" w:author="Exam" w:date="2015-03-02T22:02:00Z">
        <w:r w:rsidR="00AA32C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 better</w:t>
        </w:r>
      </w:ins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positioning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accuracy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del w:id="339" w:author="Exam" w:date="2015-03-02T22:02:00Z">
        <w:r w:rsidDel="00AA32C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[3],</w:delText>
        </w:r>
        <w:r w:rsidDel="00AA32CD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A32C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but</w:delText>
        </w:r>
      </w:del>
      <w:ins w:id="340" w:author="Exam" w:date="2015-03-02T22:02:00Z">
        <w:r w:rsidR="00AA32C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 can be achieved without using excessing </w:t>
        </w:r>
      </w:ins>
      <w:del w:id="341" w:author="Exam" w:date="2015-03-02T22:02:00Z">
        <w:r w:rsidDel="00AA32CD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A32C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also</w:delText>
        </w:r>
        <w:r w:rsidDel="00AA32CD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A32C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reduces</w:delText>
        </w:r>
        <w:r w:rsidDel="00AA32CD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A32C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the</w:delText>
        </w:r>
        <w:r w:rsidDel="00AA32CD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</w:del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sampling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del w:id="342" w:author="Exam" w:date="2015-03-03T01:33:00Z">
        <w:r w:rsidDel="00AD56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rate</w:delText>
        </w:r>
      </w:del>
      <w:del w:id="343" w:author="Exam" w:date="2015-03-02T22:02:00Z">
        <w:r w:rsidDel="00AA32CD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A32C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to</w:delText>
        </w:r>
        <w:r w:rsidDel="00AA32CD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A32C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</w:delText>
        </w:r>
        <w:r w:rsidDel="00AA32CD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A32C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relatively</w:delText>
        </w:r>
        <w:r w:rsidDel="00AA32CD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A32C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low</w:delText>
        </w:r>
        <w:r w:rsidDel="00AA32CD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A32C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level</w:delText>
        </w:r>
      </w:del>
    </w:p>
    <w:p w14:paraId="47776952" w14:textId="7B1578F0" w:rsidR="00AB2366" w:rsidRDefault="00C044CB">
      <w:pPr>
        <w:tabs>
          <w:tab w:val="left" w:pos="5611"/>
        </w:tabs>
        <w:spacing w:line="433" w:lineRule="exact"/>
        <w:ind w:left="1800"/>
        <w:pPrChange w:id="344" w:author="Exam" w:date="2015-03-02T22:02:00Z">
          <w:pPr>
            <w:tabs>
              <w:tab w:val="left" w:pos="4765"/>
            </w:tabs>
            <w:spacing w:line="433" w:lineRule="exact"/>
            <w:ind w:left="1800"/>
          </w:pPr>
        </w:pPrChange>
      </w:pPr>
      <w:del w:id="345" w:author="Exam" w:date="2015-03-02T22:02:00Z">
        <w:r w:rsidDel="00AA32C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compared</w:delText>
        </w:r>
        <w:r w:rsidDel="00AA32CD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A32C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to</w:delText>
        </w:r>
        <w:r w:rsidDel="00AA32CD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A32C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the</w:delText>
        </w:r>
        <w:r w:rsidDel="00AA32CD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A32C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Nyquist</w:delText>
        </w:r>
        <w:r w:rsidDel="00AA32CD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A32C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rate</w:delText>
        </w:r>
      </w:del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.</w:t>
      </w:r>
      <w:r w:rsidR="00B828A6"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Among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these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compressive</w:t>
      </w:r>
      <w:ins w:id="346" w:author="Exam" w:date="2015-03-02T22:02:00Z">
        <w:r w:rsidR="00AA32C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 sensing based</w:t>
        </w:r>
      </w:ins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receivers,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most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347" w:author="Exam" w:date="2015-03-02T22:02:00Z">
        <w:r w:rsidR="00AA32CD">
          <w:rPr>
            <w:rFonts w:ascii="Times New Roman" w:eastAsia="Times New Roman" w:hAnsi="Times New Roman" w:cs="Times New Roman"/>
            <w:sz w:val="23"/>
            <w:szCs w:val="23"/>
          </w:rPr>
          <w:t>uses</w:t>
        </w:r>
      </w:ins>
      <w:del w:id="348" w:author="Exam" w:date="2015-03-02T22:02:00Z">
        <w:r w:rsidDel="00AA32C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develop</w:delText>
        </w:r>
      </w:del>
    </w:p>
    <w:p w14:paraId="4B10597D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random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demodulator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(RD)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[4]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main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structure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UWB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receivers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[5].</w:t>
      </w:r>
    </w:p>
    <w:p w14:paraId="4D45DD10" w14:textId="77777777" w:rsidR="00AB2366" w:rsidRDefault="00C044CB">
      <w:pPr>
        <w:spacing w:line="433" w:lineRule="exact"/>
        <w:ind w:left="2151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system,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each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compressive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receiver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realises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architecture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that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composed</w:t>
      </w:r>
    </w:p>
    <w:p w14:paraId="0C3E81B0" w14:textId="77777777" w:rsidR="00AB2366" w:rsidRDefault="00AB2366">
      <w:pPr>
        <w:spacing w:line="200" w:lineRule="exact"/>
        <w:ind w:left="1800"/>
      </w:pPr>
    </w:p>
    <w:p w14:paraId="5501EC5E" w14:textId="77777777" w:rsidR="00AB2366" w:rsidRDefault="00AB2366">
      <w:pPr>
        <w:spacing w:line="226" w:lineRule="exact"/>
        <w:ind w:left="1800"/>
      </w:pPr>
    </w:p>
    <w:p w14:paraId="45D5AB2A" w14:textId="77777777" w:rsidR="00AB2366" w:rsidRDefault="00C044CB">
      <w:pPr>
        <w:spacing w:line="288" w:lineRule="exact"/>
        <w:ind w:left="606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7</w:t>
      </w:r>
    </w:p>
    <w:p w14:paraId="31143C01" w14:textId="77777777" w:rsidR="00AB2366" w:rsidRDefault="00AB2366">
      <w:pPr>
        <w:sectPr w:rsidR="00AB2366">
          <w:type w:val="continuous"/>
          <w:pgSz w:w="11905" w:h="16837"/>
          <w:pgMar w:top="0" w:right="0" w:bottom="0" w:left="0" w:header="0" w:footer="0" w:gutter="0"/>
          <w:cols w:space="720"/>
        </w:sectPr>
      </w:pPr>
    </w:p>
    <w:p w14:paraId="704ED2B8" w14:textId="77777777" w:rsidR="00AB2366" w:rsidRDefault="007A10E0">
      <w:pPr>
        <w:spacing w:line="200" w:lineRule="exact"/>
        <w:ind w:left="1799"/>
      </w:pPr>
      <w:r>
        <w:lastRenderedPageBreak/>
        <w:pict w14:anchorId="5967828D">
          <v:shape id="_x0000_s1100" type="#_x0000_t75" style="position:absolute;left:0;text-align:left;margin-left:0;margin-top:0;width:595.5pt;height:842.25pt;z-index:-251683328;mso-position-horizontal-relative:page;mso-position-vertical-relative:page">
            <v:imagedata r:id="rId11" o:title=""/>
            <w10:wrap anchorx="page" anchory="page"/>
          </v:shape>
        </w:pict>
      </w:r>
    </w:p>
    <w:p w14:paraId="1AF6CD50" w14:textId="77777777" w:rsidR="00AB2366" w:rsidRDefault="00AB2366">
      <w:pPr>
        <w:spacing w:line="200" w:lineRule="exact"/>
        <w:ind w:left="1799"/>
      </w:pPr>
    </w:p>
    <w:p w14:paraId="092F4245" w14:textId="77777777" w:rsidR="00AB2366" w:rsidRDefault="00AB2366">
      <w:pPr>
        <w:spacing w:line="200" w:lineRule="exact"/>
        <w:ind w:left="1799"/>
      </w:pPr>
    </w:p>
    <w:p w14:paraId="750DFA20" w14:textId="77777777" w:rsidR="00AB2366" w:rsidRDefault="00AB2366">
      <w:pPr>
        <w:spacing w:line="200" w:lineRule="exact"/>
        <w:ind w:left="1799"/>
      </w:pPr>
    </w:p>
    <w:p w14:paraId="34418C25" w14:textId="77777777" w:rsidR="00AB2366" w:rsidRDefault="00AB2366">
      <w:pPr>
        <w:spacing w:line="200" w:lineRule="exact"/>
        <w:ind w:left="1799"/>
      </w:pPr>
    </w:p>
    <w:p w14:paraId="51AA3E48" w14:textId="77777777" w:rsidR="00AB2366" w:rsidRDefault="00AB2366">
      <w:pPr>
        <w:spacing w:line="200" w:lineRule="exact"/>
        <w:ind w:left="1799"/>
      </w:pPr>
    </w:p>
    <w:p w14:paraId="0B243E01" w14:textId="77777777" w:rsidR="00AB2366" w:rsidRDefault="00AB2366">
      <w:pPr>
        <w:spacing w:line="200" w:lineRule="exact"/>
        <w:ind w:left="1799"/>
      </w:pPr>
    </w:p>
    <w:p w14:paraId="086B6AC8" w14:textId="77777777" w:rsidR="00AB2366" w:rsidRDefault="00AB2366">
      <w:pPr>
        <w:spacing w:line="200" w:lineRule="exact"/>
        <w:ind w:left="1799"/>
      </w:pPr>
    </w:p>
    <w:p w14:paraId="1BEC39E6" w14:textId="77777777" w:rsidR="00AB2366" w:rsidRDefault="00AB2366">
      <w:pPr>
        <w:spacing w:line="200" w:lineRule="exact"/>
        <w:ind w:left="1799"/>
      </w:pPr>
    </w:p>
    <w:p w14:paraId="5075EBB8" w14:textId="77777777" w:rsidR="00AB2366" w:rsidRDefault="00AB2366">
      <w:pPr>
        <w:spacing w:line="388" w:lineRule="exact"/>
        <w:ind w:left="1799"/>
      </w:pPr>
    </w:p>
    <w:p w14:paraId="56E0D067" w14:textId="77777777" w:rsidR="00AB2366" w:rsidRDefault="00C044CB">
      <w:pPr>
        <w:spacing w:line="240" w:lineRule="exact"/>
        <w:ind w:left="1804"/>
      </w:pPr>
      <w:bookmarkStart w:id="349" w:name="PageMark19"/>
      <w:bookmarkEnd w:id="349"/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HAPTER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4.</w:t>
      </w:r>
      <w:r>
        <w:rPr>
          <w:rFonts w:ascii="Times New Roman" w:eastAsia="Times New Roman" w:hAnsi="Times New Roman" w:cs="Times New Roman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OMPRESSIVE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U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LTRA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W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IDEBAND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P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OSITIONING</w:t>
      </w:r>
    </w:p>
    <w:p w14:paraId="09A7E21A" w14:textId="77777777" w:rsidR="00AB2366" w:rsidRDefault="00AB2366">
      <w:pPr>
        <w:spacing w:line="200" w:lineRule="exact"/>
        <w:ind w:left="1799"/>
      </w:pPr>
    </w:p>
    <w:p w14:paraId="0899BB64" w14:textId="77777777" w:rsidR="00AB2366" w:rsidRDefault="00AB2366">
      <w:pPr>
        <w:spacing w:line="200" w:lineRule="exact"/>
        <w:ind w:left="1799"/>
      </w:pPr>
    </w:p>
    <w:p w14:paraId="0CB6AACC" w14:textId="77777777" w:rsidR="00AB2366" w:rsidRDefault="00AB2366">
      <w:pPr>
        <w:spacing w:line="200" w:lineRule="exact"/>
        <w:ind w:left="1799"/>
      </w:pPr>
    </w:p>
    <w:p w14:paraId="56C301D1" w14:textId="77777777" w:rsidR="00AB2366" w:rsidRDefault="00AB2366">
      <w:pPr>
        <w:spacing w:line="200" w:lineRule="exact"/>
        <w:ind w:left="1799"/>
      </w:pPr>
    </w:p>
    <w:p w14:paraId="12298120" w14:textId="77777777" w:rsidR="00AB2366" w:rsidRDefault="00AB2366">
      <w:pPr>
        <w:spacing w:line="200" w:lineRule="exact"/>
        <w:ind w:left="1799"/>
      </w:pPr>
    </w:p>
    <w:p w14:paraId="5D4B6611" w14:textId="77777777" w:rsidR="00AB2366" w:rsidRDefault="00AB2366">
      <w:pPr>
        <w:spacing w:line="200" w:lineRule="exact"/>
        <w:ind w:left="1799"/>
      </w:pPr>
    </w:p>
    <w:p w14:paraId="309771EB" w14:textId="77777777" w:rsidR="00AB2366" w:rsidRDefault="00AB2366">
      <w:pPr>
        <w:spacing w:line="200" w:lineRule="exact"/>
        <w:ind w:left="1799"/>
      </w:pPr>
    </w:p>
    <w:p w14:paraId="3CFA12BF" w14:textId="77777777" w:rsidR="00AB2366" w:rsidRDefault="00AB2366">
      <w:pPr>
        <w:spacing w:line="200" w:lineRule="exact"/>
        <w:ind w:left="1799"/>
      </w:pPr>
    </w:p>
    <w:p w14:paraId="60AE0313" w14:textId="77777777" w:rsidR="00AB2366" w:rsidRDefault="00AB2366">
      <w:pPr>
        <w:spacing w:line="200" w:lineRule="exact"/>
        <w:ind w:left="1799"/>
      </w:pPr>
    </w:p>
    <w:p w14:paraId="0EB8DA01" w14:textId="77777777" w:rsidR="00AB2366" w:rsidRDefault="00AB2366">
      <w:pPr>
        <w:spacing w:line="200" w:lineRule="exact"/>
        <w:ind w:left="1799"/>
      </w:pPr>
    </w:p>
    <w:p w14:paraId="649013A1" w14:textId="77777777" w:rsidR="00AB2366" w:rsidRDefault="00AB2366">
      <w:pPr>
        <w:spacing w:line="200" w:lineRule="exact"/>
        <w:ind w:left="1799"/>
      </w:pPr>
    </w:p>
    <w:p w14:paraId="064DFB55" w14:textId="77777777" w:rsidR="00AB2366" w:rsidRDefault="00AB2366">
      <w:pPr>
        <w:spacing w:line="200" w:lineRule="exact"/>
        <w:ind w:left="1799"/>
      </w:pPr>
    </w:p>
    <w:p w14:paraId="78AF984F" w14:textId="77777777" w:rsidR="00AB2366" w:rsidRDefault="00AB2366">
      <w:pPr>
        <w:spacing w:line="229" w:lineRule="exact"/>
        <w:ind w:left="1799"/>
      </w:pPr>
    </w:p>
    <w:p w14:paraId="037303E4" w14:textId="77777777" w:rsidR="00AB2366" w:rsidRDefault="00C044CB">
      <w:pPr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Figure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4.1: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Block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diagram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compressive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receiver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implemented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random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demodulator</w:t>
      </w:r>
    </w:p>
    <w:p w14:paraId="6E68F899" w14:textId="29C14E65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(RD).The</w:t>
      </w:r>
      <w:ins w:id="350" w:author="hao chen" w:date="2015-03-04T21:20:00Z">
        <w:r w:rsidR="00134A1F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 </w:t>
        </w:r>
      </w:ins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components</w:t>
      </w:r>
      <w:ins w:id="351" w:author="hao chen" w:date="2015-03-04T21:20:00Z">
        <w:r w:rsidR="00134A1F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 </w:t>
        </w:r>
      </w:ins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ins w:id="352" w:author="hao chen" w:date="2015-03-04T21:20:00Z">
        <w:r w:rsidR="00134A1F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 </w:t>
        </w:r>
      </w:ins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RD</w:t>
      </w:r>
      <w:ins w:id="353" w:author="hao chen" w:date="2015-03-04T21:20:00Z">
        <w:r w:rsidR="00134A1F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 </w:t>
        </w:r>
      </w:ins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includes</w:t>
      </w:r>
      <w:ins w:id="354" w:author="hao chen" w:date="2015-03-04T21:20:00Z">
        <w:r w:rsidR="00134A1F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 </w:t>
        </w:r>
      </w:ins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ins w:id="355" w:author="hao chen" w:date="2015-03-04T21:20:00Z">
        <w:r w:rsidR="00134A1F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 </w:t>
        </w:r>
      </w:ins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pseudo-random</w:t>
      </w:r>
      <w:ins w:id="356" w:author="hao chen" w:date="2015-03-04T21:20:00Z">
        <w:r w:rsidR="00134A1F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 </w:t>
        </w:r>
      </w:ins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</w:t>
      </w:r>
      <w:ins w:id="357" w:author="hao chen" w:date="2015-03-04T21:20:00Z">
        <w:r w:rsidR="00134A1F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 </w:t>
        </w:r>
      </w:ins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generator(PRSG),</w:t>
      </w:r>
      <w:ins w:id="358" w:author="hao chen" w:date="2015-03-04T21:20:00Z">
        <w:r w:rsidR="00134A1F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 </w:t>
        </w:r>
      </w:ins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ins w:id="359" w:author="hao chen" w:date="2015-03-04T21:20:00Z">
        <w:r w:rsidR="00134A1F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 </w:t>
        </w:r>
      </w:ins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low-pass</w:t>
      </w:r>
    </w:p>
    <w:p w14:paraId="4C15FD51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filter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(LPF),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sub-Nyquist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ADC</w:t>
      </w:r>
    </w:p>
    <w:p w14:paraId="02A3F076" w14:textId="77777777" w:rsidR="00AB2366" w:rsidRDefault="00AB2366">
      <w:pPr>
        <w:spacing w:line="200" w:lineRule="exact"/>
        <w:ind w:left="1799"/>
      </w:pPr>
    </w:p>
    <w:p w14:paraId="664C7EC9" w14:textId="77777777" w:rsidR="00AB2366" w:rsidRDefault="00AB2366">
      <w:pPr>
        <w:spacing w:line="201" w:lineRule="exact"/>
        <w:ind w:left="1799"/>
      </w:pPr>
    </w:p>
    <w:p w14:paraId="1FA8CD66" w14:textId="77777777" w:rsidR="00AB2366" w:rsidRDefault="00C044CB">
      <w:pPr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pseudo-random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generator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(PRSG),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low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pass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filter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(LPF),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sub-Nyquist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rate</w:t>
      </w:r>
    </w:p>
    <w:p w14:paraId="29DC8D82" w14:textId="27AF33B3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analog-to-digital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converter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(ADC),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360" w:author="Exam" w:date="2015-03-03T01:34:00Z">
        <w:r w:rsidR="00AD562D">
          <w:rPr>
            <w:rFonts w:ascii="Times New Roman" w:eastAsia="Times New Roman" w:hAnsi="Times New Roman" w:cs="Times New Roman"/>
            <w:sz w:val="23"/>
            <w:szCs w:val="23"/>
          </w:rPr>
          <w:t xml:space="preserve">as </w:t>
        </w:r>
      </w:ins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shown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Fig.4.1.</w:t>
      </w:r>
    </w:p>
    <w:p w14:paraId="0D2D8AB2" w14:textId="7073160F" w:rsidR="00AB2366" w:rsidRDefault="00C044CB">
      <w:pPr>
        <w:spacing w:line="433" w:lineRule="exact"/>
        <w:ind w:left="2151"/>
      </w:pPr>
      <w:del w:id="361" w:author="Exam" w:date="2015-03-03T01:34:00Z">
        <w:r w:rsidDel="00AD56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Then</w:delText>
        </w:r>
        <w:r w:rsidDel="00AD562D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D56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the</w:delText>
        </w:r>
      </w:del>
      <w:ins w:id="362" w:author="Exam" w:date="2015-03-03T01:34:00Z">
        <w:r w:rsidR="00AD56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>The</w:t>
        </w:r>
      </w:ins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transmitted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UWB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del w:id="363" w:author="Exam" w:date="2015-03-03T01:34:00Z">
        <w:r w:rsidDel="00AD56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collected</w:delText>
        </w:r>
        <w:r w:rsidDel="00AD562D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</w:del>
      <w:ins w:id="364" w:author="Exam" w:date="2015-03-03T01:34:00Z">
        <w:r w:rsidR="00AD56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>detected</w:t>
        </w:r>
        <w:r w:rsidR="00AD562D">
          <w:rPr>
            <w:rFonts w:ascii="Times New Roman" w:eastAsia="Times New Roman" w:hAnsi="Times New Roman" w:cs="Times New Roman"/>
            <w:sz w:val="23"/>
            <w:szCs w:val="23"/>
          </w:rPr>
          <w:t xml:space="preserve"> </w:t>
        </w:r>
      </w:ins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365" w:author="Exam" w:date="2015-03-03T01:35:00Z">
        <w:r w:rsidR="00AD562D">
          <w:rPr>
            <w:rFonts w:ascii="Times New Roman" w:eastAsia="Times New Roman" w:hAnsi="Times New Roman" w:cs="Times New Roman"/>
            <w:sz w:val="23"/>
            <w:szCs w:val="23"/>
          </w:rPr>
          <w:t xml:space="preserve">a </w:t>
        </w:r>
      </w:ins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group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del w:id="366" w:author="Exam" w:date="2015-03-03T01:35:00Z">
        <w:r w:rsidDel="00AD56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low-rate</w:delText>
        </w:r>
      </w:del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367" w:author="Exam" w:date="2015-03-03T01:35:00Z">
        <w:r w:rsidR="00AD562D">
          <w:rPr>
            <w:rFonts w:ascii="Times New Roman" w:eastAsia="Times New Roman" w:hAnsi="Times New Roman" w:cs="Times New Roman"/>
            <w:sz w:val="23"/>
            <w:szCs w:val="23"/>
          </w:rPr>
          <w:t xml:space="preserve">ADCs </w:t>
        </w:r>
      </w:ins>
      <w:del w:id="368" w:author="Exam" w:date="2015-03-03T01:35:00Z">
        <w:r w:rsidDel="00AD56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distributed</w:delText>
        </w:r>
        <w:r w:rsidDel="00AD562D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D56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ADCs</w:delText>
        </w:r>
      </w:del>
    </w:p>
    <w:p w14:paraId="272E99AB" w14:textId="752CA251" w:rsidR="00AB2366" w:rsidRDefault="00AD562D">
      <w:pPr>
        <w:spacing w:line="433" w:lineRule="exact"/>
        <w:ind w:left="1800"/>
      </w:pPr>
      <w:ins w:id="369" w:author="Exam" w:date="2015-03-03T01:35:00Z">
        <w:r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operating </w:t>
        </w:r>
      </w:ins>
      <w:ins w:id="370" w:author="Exam" w:date="2015-03-03T01:36:00Z">
        <w:r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T </w:t>
        </w:r>
      </w:ins>
      <w:del w:id="371" w:author="Exam" w:date="2015-03-03T01:35:00Z">
        <w:r w:rsidR="00C044CB" w:rsidDel="00AD56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only</w:delText>
        </w:r>
        <w:r w:rsidR="00C044CB" w:rsidDel="00AD562D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R="00C044CB" w:rsidDel="00AD56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using</w:delText>
        </w:r>
      </w:del>
      <w:r w:rsidR="00C044CB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 w:rsidR="00C044CB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minimal</w:t>
      </w:r>
      <w:r w:rsidR="00C044CB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sampling</w:t>
      </w:r>
      <w:r w:rsidR="00C044CB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rate</w:t>
      </w:r>
      <w:r w:rsidR="00C044CB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 w:rsidR="00C044CB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1.7K(log(N/K))</w:t>
      </w:r>
      <w:r w:rsidR="00C044CB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[4],</w:t>
      </w:r>
      <w:r w:rsidR="00C044CB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where</w:t>
      </w:r>
      <w:r w:rsidR="00C044CB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N</w:t>
      </w:r>
      <w:r w:rsidR="00C044CB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stands</w:t>
      </w:r>
      <w:r w:rsidR="00C044CB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 w:rsidR="00C044CB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Nyquist</w:t>
      </w:r>
    </w:p>
    <w:p w14:paraId="41CA0824" w14:textId="77777777" w:rsidR="00AB2366" w:rsidRDefault="00C044CB">
      <w:pPr>
        <w:spacing w:line="433" w:lineRule="exact"/>
        <w:ind w:left="1799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rate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K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sparsity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transmitted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UWB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signals.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Results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[8]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demonstrates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that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</w:p>
    <w:p w14:paraId="7EA730CE" w14:textId="28E33F40" w:rsidR="00AB2366" w:rsidRDefault="00AD562D">
      <w:pPr>
        <w:spacing w:line="433" w:lineRule="exact"/>
        <w:ind w:left="1799"/>
      </w:pPr>
      <w:ins w:id="372" w:author="Exam" w:date="2015-03-03T01:36:00Z">
        <w:r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proposed </w:t>
        </w:r>
      </w:ins>
      <w:del w:id="373" w:author="Exam" w:date="2015-03-03T01:36:00Z">
        <w:r w:rsidR="00C044CB" w:rsidDel="00AD56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new</w:delText>
        </w:r>
      </w:del>
      <w:r w:rsidR="00C044CB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system</w:t>
      </w:r>
      <w:r w:rsidR="00C044CB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successfully</w:t>
      </w:r>
      <w:r w:rsidR="00C044CB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improves</w:t>
      </w:r>
      <w:r w:rsidR="00C044CB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positioning</w:t>
      </w:r>
      <w:r w:rsidR="00C044CB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accuracy.</w:t>
      </w:r>
    </w:p>
    <w:p w14:paraId="6F0845F8" w14:textId="77777777" w:rsidR="00AB2366" w:rsidRDefault="00AB2366">
      <w:pPr>
        <w:spacing w:line="200" w:lineRule="exact"/>
        <w:ind w:left="1799"/>
      </w:pPr>
    </w:p>
    <w:p w14:paraId="2B71341B" w14:textId="77777777" w:rsidR="00AB2366" w:rsidRDefault="00AB2366">
      <w:pPr>
        <w:spacing w:line="345" w:lineRule="exact"/>
        <w:ind w:left="1799"/>
      </w:pPr>
    </w:p>
    <w:p w14:paraId="30E8B0C6" w14:textId="30FE342C" w:rsidR="00AB2366" w:rsidRDefault="00C044CB">
      <w:pPr>
        <w:tabs>
          <w:tab w:val="left" w:pos="2660"/>
        </w:tabs>
        <w:spacing w:line="373" w:lineRule="exact"/>
        <w:ind w:left="1799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4.2.2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Compressive</w:t>
      </w:r>
      <w:ins w:id="374" w:author="Exam" w:date="2015-03-03T01:36:00Z">
        <w:r w:rsidR="00AD562D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 xml:space="preserve"> Sensing based</w:t>
        </w:r>
      </w:ins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Transmitters</w:t>
      </w:r>
    </w:p>
    <w:p w14:paraId="69D261E9" w14:textId="77777777" w:rsidR="00AB2366" w:rsidRDefault="00AB2366">
      <w:pPr>
        <w:spacing w:line="276" w:lineRule="exact"/>
        <w:ind w:left="1799"/>
      </w:pPr>
    </w:p>
    <w:p w14:paraId="47031A82" w14:textId="000E1089" w:rsidR="00AB2366" w:rsidDel="00AD562D" w:rsidRDefault="00AD562D">
      <w:pPr>
        <w:spacing w:line="288" w:lineRule="exact"/>
        <w:ind w:left="2151"/>
        <w:rPr>
          <w:del w:id="375" w:author="Exam" w:date="2015-03-03T01:37:00Z"/>
        </w:rPr>
      </w:pPr>
      <w:ins w:id="376" w:author="Exam" w:date="2015-03-03T01:36:00Z">
        <w:r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The alternative approach is to </w:t>
        </w:r>
      </w:ins>
      <w:del w:id="377" w:author="Exam" w:date="2015-03-03T01:37:00Z">
        <w:r w:rsidR="00C044CB" w:rsidDel="00AD56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On</w:delText>
        </w:r>
        <w:r w:rsidR="00C044CB" w:rsidDel="00AD562D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R="00C044CB" w:rsidDel="00AD56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the</w:delText>
        </w:r>
        <w:r w:rsidR="00C044CB" w:rsidDel="00AD562D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R="00C044CB" w:rsidDel="00AD56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other</w:delText>
        </w:r>
        <w:r w:rsidR="00C044CB" w:rsidDel="00AD562D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R="00C044CB" w:rsidDel="00AD56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hand,</w:delText>
        </w:r>
        <w:r w:rsidR="00C044CB" w:rsidDel="00AD562D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R="00C044CB" w:rsidDel="00AD56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some</w:delText>
        </w:r>
        <w:r w:rsidR="00C044CB" w:rsidDel="00AD562D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R="00C044CB" w:rsidDel="00AD56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researches</w:delText>
        </w:r>
      </w:del>
      <w:r w:rsidR="00C044CB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embed</w:t>
      </w:r>
      <w:r w:rsidR="00C044CB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 w:rsidR="00C044CB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CS</w:t>
      </w:r>
      <w:r w:rsidR="00C044CB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technique</w:t>
      </w:r>
      <w:r w:rsidR="00C044CB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at</w:t>
      </w:r>
      <w:r w:rsidR="00C044CB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 w:rsidR="00C044CB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UWB</w:t>
      </w:r>
      <w:r w:rsidR="00C044CB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transmitter</w:t>
      </w:r>
    </w:p>
    <w:p w14:paraId="5D1CD886" w14:textId="0408802B" w:rsidR="00AB2366" w:rsidDel="00AD562D" w:rsidRDefault="00C044CB">
      <w:pPr>
        <w:spacing w:line="288" w:lineRule="exact"/>
        <w:rPr>
          <w:del w:id="378" w:author="Exam" w:date="2015-03-03T01:37:00Z"/>
        </w:rPr>
        <w:pPrChange w:id="379" w:author="Exam" w:date="2015-03-03T01:37:00Z">
          <w:pPr>
            <w:spacing w:line="433" w:lineRule="exact"/>
            <w:ind w:left="1799"/>
          </w:pPr>
        </w:pPrChange>
      </w:pPr>
      <w:del w:id="380" w:author="Exam" w:date="2015-03-03T01:37:00Z">
        <w:r w:rsidDel="00AD56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and</w:delText>
        </w:r>
        <w:r w:rsidDel="00AD562D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D56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regarded</w:delText>
        </w:r>
        <w:r w:rsidDel="00AD562D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D56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it</w:delText>
        </w:r>
        <w:r w:rsidDel="00AD562D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D56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as</w:delText>
        </w:r>
        <w:r w:rsidDel="00AD562D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D56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</w:delText>
        </w:r>
        <w:r w:rsidDel="00AD562D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D56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better</w:delText>
        </w:r>
        <w:r w:rsidDel="00AD562D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D56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solution</w:delText>
        </w:r>
        <w:r w:rsidDel="00AD562D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D56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than</w:delText>
        </w:r>
        <w:r w:rsidDel="00AD562D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D56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compressive</w:delText>
        </w:r>
        <w:r w:rsidDel="00AD562D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D56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receivers</w:delText>
        </w:r>
        <w:r w:rsidDel="00AD562D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D56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in</w:delText>
        </w:r>
        <w:r w:rsidDel="00AD562D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D56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terms</w:delText>
        </w:r>
        <w:r w:rsidDel="00AD562D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D56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of</w:delText>
        </w:r>
        <w:r w:rsidDel="00AD562D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D56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system</w:delText>
        </w:r>
        <w:r w:rsidDel="00AD562D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D56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hard-</w:delText>
        </w:r>
      </w:del>
    </w:p>
    <w:p w14:paraId="36AB6AB7" w14:textId="77E93FA5" w:rsidR="00AB2366" w:rsidDel="00AD562D" w:rsidRDefault="00C044CB">
      <w:pPr>
        <w:spacing w:line="288" w:lineRule="exact"/>
        <w:ind w:left="2151"/>
        <w:rPr>
          <w:del w:id="381" w:author="Exam" w:date="2015-03-03T01:38:00Z"/>
        </w:rPr>
        <w:pPrChange w:id="382" w:author="Exam" w:date="2015-03-03T01:37:00Z">
          <w:pPr>
            <w:spacing w:line="433" w:lineRule="exact"/>
            <w:ind w:left="1799"/>
          </w:pPr>
        </w:pPrChange>
      </w:pPr>
      <w:del w:id="383" w:author="Exam" w:date="2015-03-03T01:37:00Z">
        <w:r w:rsidDel="00AD56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ware</w:delText>
        </w:r>
        <w:r w:rsidDel="00AD562D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D56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power</w:delText>
        </w:r>
        <w:r w:rsidDel="00AD562D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D56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efficiency.</w:delText>
        </w:r>
        <w:r w:rsidDel="00AD562D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</w:del>
      <w:del w:id="384" w:author="Exam" w:date="2015-03-03T01:38:00Z">
        <w:r w:rsidDel="00AD56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The</w:delText>
        </w:r>
        <w:r w:rsidDel="00AD562D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D56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new</w:delText>
        </w:r>
        <w:r w:rsidDel="00AD562D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D56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architecture</w:delText>
        </w:r>
        <w:r w:rsidDel="00AD562D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</w:del>
      <w:ins w:id="385" w:author="Exam" w:date="2015-03-03T01:38:00Z">
        <w:r w:rsidR="00AD562D">
          <w:rPr>
            <w:rFonts w:ascii="Times New Roman" w:eastAsia="Times New Roman" w:hAnsi="Times New Roman" w:cs="Times New Roman"/>
            <w:sz w:val="23"/>
            <w:szCs w:val="23"/>
          </w:rPr>
          <w:t>uses</w:t>
        </w:r>
      </w:ins>
      <w:ins w:id="386" w:author="hao chen" w:date="2015-03-04T21:20:00Z">
        <w:r w:rsidR="00134A1F">
          <w:rPr>
            <w:rFonts w:ascii="Times New Roman" w:eastAsia="Times New Roman" w:hAnsi="Times New Roman" w:cs="Times New Roman"/>
            <w:sz w:val="23"/>
            <w:szCs w:val="23"/>
          </w:rPr>
          <w:t xml:space="preserve"> </w:t>
        </w:r>
      </w:ins>
      <w:del w:id="387" w:author="Exam" w:date="2015-03-03T01:38:00Z">
        <w:r w:rsidDel="00AD56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contains</w:delText>
        </w:r>
      </w:del>
      <w:ins w:id="388" w:author="Exam" w:date="2015-03-03T01:38:00Z">
        <w:r w:rsidR="00AD56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>The transmitter uses</w:t>
        </w:r>
      </w:ins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random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tap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del w:id="389" w:author="Exam" w:date="2015-03-03T01:38:00Z">
        <w:r w:rsidDel="00AD56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at</w:delText>
        </w:r>
        <w:r w:rsidDel="00AD562D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D56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the</w:delText>
        </w:r>
        <w:r w:rsidDel="00AD562D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D56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transmitter,</w:delText>
        </w:r>
      </w:del>
    </w:p>
    <w:p w14:paraId="6929C6BE" w14:textId="5451E67E" w:rsidR="00AB2366" w:rsidRDefault="00C044CB">
      <w:pPr>
        <w:spacing w:line="288" w:lineRule="exact"/>
        <w:ind w:left="2151"/>
        <w:pPrChange w:id="390" w:author="Exam" w:date="2015-03-03T01:38:00Z">
          <w:pPr>
            <w:spacing w:line="433" w:lineRule="exact"/>
            <w:ind w:left="1799"/>
          </w:pPr>
        </w:pPrChange>
      </w:pPr>
      <w:del w:id="391" w:author="Exam" w:date="2015-03-03T01:38:00Z">
        <w:r w:rsidDel="00AD56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which</w:delText>
        </w:r>
      </w:del>
      <w:ins w:id="392" w:author="Exam" w:date="2015-03-03T01:38:00Z">
        <w:r w:rsidR="00AD56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>to</w:t>
        </w:r>
      </w:ins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accomplish</w:t>
      </w:r>
      <w:del w:id="393" w:author="Exam" w:date="2015-03-03T01:38:00Z">
        <w:r w:rsidDel="00AD56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es</w:delText>
        </w:r>
      </w:del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random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projection</w:t>
      </w:r>
      <w:ins w:id="394" w:author="hao chen" w:date="2015-03-04T21:30:00Z">
        <w:r w:rsidR="007A10E0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 (RP)</w:t>
        </w:r>
      </w:ins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before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395" w:author="Exam" w:date="2015-03-03T01:39:00Z">
        <w:r w:rsidR="00AD562D">
          <w:rPr>
            <w:rFonts w:ascii="Times New Roman" w:eastAsia="Times New Roman" w:hAnsi="Times New Roman" w:cs="Times New Roman"/>
            <w:sz w:val="23"/>
            <w:szCs w:val="23"/>
          </w:rPr>
          <w:t xml:space="preserve">the </w:t>
        </w:r>
      </w:ins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UWB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transmitted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[6].</w:t>
      </w:r>
    </w:p>
    <w:p w14:paraId="02BA662E" w14:textId="74EFBEBE" w:rsidR="00AB2366" w:rsidRDefault="00C044CB">
      <w:pPr>
        <w:spacing w:line="433" w:lineRule="exact"/>
        <w:ind w:left="1799"/>
      </w:pPr>
      <w:del w:id="396" w:author="Exam" w:date="2015-03-03T01:39:00Z">
        <w:r w:rsidDel="00AD56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Followed</w:delText>
        </w:r>
        <w:r w:rsidDel="00AD562D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D56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by</w:delText>
        </w:r>
        <w:r w:rsidDel="00AD562D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D56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distributed</w:delText>
        </w:r>
        <w:r w:rsidDel="00AD562D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D56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s</w:delText>
        </w:r>
      </w:del>
      <w:ins w:id="397" w:author="Exam" w:date="2015-03-03T01:39:00Z">
        <w:r w:rsidR="00AD56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>S</w:t>
        </w:r>
      </w:ins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ub-Nyquist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rate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ADCs</w:t>
      </w:r>
      <w:ins w:id="398" w:author="Exam" w:date="2015-03-03T01:39:00Z">
        <w:r w:rsidR="00AD56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 are then used at the receiver where</w:t>
        </w:r>
      </w:ins>
      <w:del w:id="399" w:author="Exam" w:date="2015-03-03T01:39:00Z">
        <w:r w:rsidDel="00AD56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,</w:delText>
        </w:r>
      </w:del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down-sampled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collected</w:t>
      </w:r>
    </w:p>
    <w:p w14:paraId="43EEAF8E" w14:textId="33621D06" w:rsidR="00AB2366" w:rsidRDefault="00C044CB">
      <w:pPr>
        <w:spacing w:line="433" w:lineRule="exact"/>
        <w:ind w:left="1799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algorithm.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Simulation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result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[6]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shows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that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</w:t>
      </w:r>
      <w:ins w:id="400" w:author="Exam" w:date="2015-03-03T01:39:00Z">
        <w:r w:rsidR="00AD56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>is</w:t>
        </w:r>
      </w:ins>
      <w:del w:id="401" w:author="Exam" w:date="2015-03-03T01:39:00Z">
        <w:r w:rsidDel="00AD56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e</w:delText>
        </w:r>
        <w:r w:rsidDel="00AD562D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D56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new</w:delText>
        </w:r>
      </w:del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compressive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402" w:author="Exam" w:date="2015-03-03T01:39:00Z">
        <w:r w:rsidR="00AD562D">
          <w:rPr>
            <w:rFonts w:ascii="Times New Roman" w:eastAsia="Times New Roman" w:hAnsi="Times New Roman" w:cs="Times New Roman"/>
            <w:sz w:val="23"/>
            <w:szCs w:val="23"/>
          </w:rPr>
          <w:t xml:space="preserve">sensing based </w:t>
        </w:r>
      </w:ins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transmit-</w:t>
      </w:r>
    </w:p>
    <w:p w14:paraId="36D1A0F2" w14:textId="70C62682" w:rsidR="00AB2366" w:rsidRDefault="00C044CB">
      <w:pPr>
        <w:spacing w:line="433" w:lineRule="exact"/>
        <w:ind w:left="1799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403" w:author="Exam" w:date="2015-03-03T01:40:00Z">
        <w:r w:rsidR="00AD562D">
          <w:rPr>
            <w:rFonts w:ascii="Times New Roman" w:eastAsia="Times New Roman" w:hAnsi="Times New Roman" w:cs="Times New Roman"/>
            <w:sz w:val="23"/>
            <w:szCs w:val="23"/>
          </w:rPr>
          <w:t xml:space="preserve">design </w:t>
        </w:r>
      </w:ins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404" w:author="Exam" w:date="2015-03-03T01:40:00Z">
        <w:r w:rsidR="00AD562D">
          <w:rPr>
            <w:rFonts w:ascii="Times New Roman" w:eastAsia="Times New Roman" w:hAnsi="Times New Roman" w:cs="Times New Roman"/>
            <w:sz w:val="23"/>
            <w:szCs w:val="23"/>
          </w:rPr>
          <w:t xml:space="preserve">able to </w:t>
        </w:r>
      </w:ins>
      <w:del w:id="405" w:author="Exam" w:date="2015-03-03T01:40:00Z">
        <w:r w:rsidDel="00AD56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suitable</w:delText>
        </w:r>
        <w:r w:rsidDel="00AD562D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D56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for</w:delText>
        </w:r>
        <w:r w:rsidDel="00AD562D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D56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detecting</w:delText>
        </w:r>
        <w:r w:rsidDel="00AD562D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D56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the</w:delText>
        </w:r>
        <w:r w:rsidDel="00AD562D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D56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indoor</w:delText>
        </w:r>
        <w:r w:rsidDel="00AD562D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D56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channel</w:delText>
        </w:r>
        <w:r w:rsidDel="00AD562D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D56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model</w:delText>
        </w:r>
        <w:r w:rsidDel="00AD562D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D56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with</w:delText>
        </w:r>
        <w:r w:rsidDel="00AD562D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D56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higher</w:delText>
        </w:r>
        <w:r w:rsidDel="00AD562D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D56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accuracy</w:delText>
        </w:r>
      </w:del>
      <w:ins w:id="406" w:author="Exam" w:date="2015-03-03T01:40:00Z">
        <w:r w:rsidR="00AD56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perfrom better </w:t>
        </w:r>
      </w:ins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than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traditional</w:t>
      </w:r>
    </w:p>
    <w:p w14:paraId="231843E6" w14:textId="221B5788" w:rsidR="00AB2366" w:rsidRDefault="00C044CB">
      <w:pPr>
        <w:tabs>
          <w:tab w:val="left" w:pos="3878"/>
        </w:tabs>
        <w:spacing w:line="433" w:lineRule="exact"/>
        <w:ind w:left="1799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method.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architecture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del w:id="407" w:author="Exam" w:date="2015-03-03T01:40:00Z">
        <w:r w:rsidDel="00AD56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also</w:delText>
        </w:r>
        <w:r w:rsidDel="00AD562D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</w:del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suitable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indoor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positioning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408" w:author="Exam" w:date="2015-03-03T01:40:00Z">
        <w:r w:rsidR="00AD562D">
          <w:rPr>
            <w:rFonts w:ascii="Times New Roman" w:eastAsia="Times New Roman" w:hAnsi="Times New Roman" w:cs="Times New Roman"/>
            <w:sz w:val="23"/>
            <w:szCs w:val="23"/>
          </w:rPr>
          <w:t>as</w:t>
        </w:r>
      </w:ins>
      <w:del w:id="409" w:author="Exam" w:date="2015-03-03T01:40:00Z">
        <w:r w:rsidDel="00AD56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because</w:delText>
        </w:r>
      </w:del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</w:p>
    <w:p w14:paraId="74F19C2D" w14:textId="0421FE75" w:rsidR="00AB2366" w:rsidRDefault="00C044CB">
      <w:pPr>
        <w:tabs>
          <w:tab w:val="left" w:pos="7701"/>
        </w:tabs>
        <w:spacing w:line="433" w:lineRule="exact"/>
        <w:ind w:left="1799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transmitted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pulse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channel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model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410" w:author="Exam" w:date="2015-03-03T01:40:00Z">
        <w:r w:rsidR="00AD562D">
          <w:rPr>
            <w:rFonts w:ascii="Times New Roman" w:eastAsia="Times New Roman" w:hAnsi="Times New Roman" w:cs="Times New Roman"/>
            <w:sz w:val="23"/>
            <w:szCs w:val="23"/>
          </w:rPr>
          <w:t>remains the same</w:t>
        </w:r>
      </w:ins>
      <w:del w:id="411" w:author="Exam" w:date="2015-03-03T01:40:00Z">
        <w:r w:rsidDel="00AD56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keep</w:delText>
        </w:r>
        <w:r w:rsidDel="00AD562D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D56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the</w:delText>
        </w:r>
      </w:del>
      <w:del w:id="412" w:author="Exam" w:date="2015-03-03T01:41:00Z">
        <w:r w:rsidDel="00AD562D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D56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same</w:delText>
        </w:r>
      </w:del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.</w:t>
      </w:r>
      <w:ins w:id="413" w:author="Exam" w:date="2015-03-03T01:41:00Z">
        <w:r w:rsidR="00AD56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 (</w:t>
        </w:r>
        <w:commentRangeStart w:id="414"/>
        <w:r w:rsidR="00AD56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>comment: not clear what is the implication of this feature)</w:t>
        </w:r>
      </w:ins>
      <w:commentRangeEnd w:id="414"/>
      <w:r w:rsidR="00134A1F">
        <w:rPr>
          <w:rStyle w:val="CommentReference"/>
        </w:rPr>
        <w:commentReference w:id="414"/>
      </w:r>
      <w:r w:rsidR="00B828A6">
        <w:t xml:space="preserve"> </w:t>
      </w:r>
      <w:del w:id="415" w:author="Exam" w:date="2015-03-03T01:41:00Z">
        <w:r w:rsidDel="00AD56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Besides,</w:delText>
        </w:r>
        <w:r w:rsidDel="00AD562D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D56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it</w:delText>
        </w:r>
        <w:r w:rsidDel="00AD562D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D56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meanwhile</w:delText>
        </w:r>
        <w:r w:rsidDel="00AD562D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D56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saves</w:delText>
        </w:r>
      </w:del>
      <w:ins w:id="416" w:author="Exam" w:date="2015-03-03T01:41:00Z">
        <w:r w:rsidR="00AD56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 It is also</w:t>
        </w:r>
      </w:ins>
    </w:p>
    <w:p w14:paraId="74017171" w14:textId="6BD2244B" w:rsidR="00AB2366" w:rsidRDefault="00C044CB">
      <w:pPr>
        <w:spacing w:line="433" w:lineRule="exact"/>
        <w:ind w:left="1799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more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energy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417" w:author="Exam" w:date="2015-03-03T01:42:00Z">
        <w:r w:rsidR="00AD562D">
          <w:rPr>
            <w:rFonts w:ascii="Times New Roman" w:eastAsia="Times New Roman" w:hAnsi="Times New Roman" w:cs="Times New Roman"/>
            <w:sz w:val="23"/>
            <w:szCs w:val="23"/>
          </w:rPr>
          <w:t>efficient</w:t>
        </w:r>
      </w:ins>
      <w:del w:id="418" w:author="Exam" w:date="2015-03-03T01:42:00Z">
        <w:r w:rsidDel="00AD56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cost</w:delText>
        </w:r>
      </w:del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since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419" w:author="Exam" w:date="2015-03-03T01:42:00Z">
        <w:r w:rsidR="00AD56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>require simpler</w:t>
        </w:r>
      </w:ins>
      <w:del w:id="420" w:author="Exam" w:date="2015-03-03T01:42:00Z">
        <w:r w:rsidDel="00AD56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contains</w:delText>
        </w:r>
        <w:r w:rsidDel="00AD562D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D56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less</w:delText>
        </w:r>
      </w:del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hardware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del w:id="421" w:author="hao chen" w:date="2015-03-04T21:25:00Z">
        <w:r w:rsidDel="00134A1F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mixers</w:delText>
        </w:r>
        <w:r w:rsidDel="00134A1F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</w:del>
      <w:ins w:id="422" w:author="hao chen" w:date="2015-03-04T21:25:00Z">
        <w:r w:rsidR="00134A1F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>incoherent filters</w:t>
        </w:r>
        <w:r w:rsidR="00134A1F">
          <w:rPr>
            <w:rFonts w:ascii="Times New Roman" w:eastAsia="Times New Roman" w:hAnsi="Times New Roman" w:cs="Times New Roman"/>
            <w:sz w:val="23"/>
            <w:szCs w:val="23"/>
          </w:rPr>
          <w:t xml:space="preserve"> </w:t>
        </w:r>
      </w:ins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than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423" w:author="Exam" w:date="2015-03-03T01:42:00Z">
        <w:r w:rsidR="00AD562D">
          <w:rPr>
            <w:rFonts w:ascii="Times New Roman" w:eastAsia="Times New Roman" w:hAnsi="Times New Roman" w:cs="Times New Roman"/>
            <w:sz w:val="23"/>
            <w:szCs w:val="23"/>
          </w:rPr>
          <w:t xml:space="preserve">the </w:t>
        </w:r>
      </w:ins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compressive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424" w:author="Exam" w:date="2015-03-03T01:42:00Z">
        <w:r w:rsidR="00AD562D">
          <w:rPr>
            <w:rFonts w:ascii="Times New Roman" w:eastAsia="Times New Roman" w:hAnsi="Times New Roman" w:cs="Times New Roman"/>
            <w:sz w:val="23"/>
            <w:szCs w:val="23"/>
          </w:rPr>
          <w:t xml:space="preserve">sensing </w:t>
        </w:r>
      </w:ins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receiver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based</w:t>
      </w:r>
    </w:p>
    <w:p w14:paraId="7669E912" w14:textId="77777777" w:rsidR="00AB2366" w:rsidRDefault="00AB2366">
      <w:pPr>
        <w:spacing w:line="200" w:lineRule="exact"/>
        <w:ind w:left="1799"/>
      </w:pPr>
    </w:p>
    <w:p w14:paraId="581F3C77" w14:textId="77777777" w:rsidR="00AB2366" w:rsidRDefault="00AB2366">
      <w:pPr>
        <w:spacing w:line="333" w:lineRule="exact"/>
        <w:ind w:left="1799"/>
      </w:pPr>
    </w:p>
    <w:p w14:paraId="415F94D8" w14:textId="77777777" w:rsidR="00AB2366" w:rsidRDefault="00C044CB">
      <w:pPr>
        <w:spacing w:line="288" w:lineRule="exact"/>
        <w:ind w:left="606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8</w:t>
      </w:r>
    </w:p>
    <w:p w14:paraId="0ADE06BA" w14:textId="77777777" w:rsidR="00AB2366" w:rsidRDefault="00AB2366">
      <w:pPr>
        <w:sectPr w:rsidR="00AB2366">
          <w:pgSz w:w="11905" w:h="16837"/>
          <w:pgMar w:top="0" w:right="0" w:bottom="0" w:left="0" w:header="0" w:footer="0" w:gutter="0"/>
          <w:cols w:space="720"/>
        </w:sectPr>
      </w:pPr>
    </w:p>
    <w:p w14:paraId="02B4C266" w14:textId="77777777" w:rsidR="00AB2366" w:rsidRDefault="007A10E0">
      <w:pPr>
        <w:spacing w:line="200" w:lineRule="exact"/>
        <w:ind w:left="1799"/>
      </w:pPr>
      <w:r>
        <w:lastRenderedPageBreak/>
        <w:pict w14:anchorId="73084F6F">
          <v:shape id="_x0000_s1099" type="#_x0000_t75" style="position:absolute;left:0;text-align:left;margin-left:0;margin-top:0;width:595.5pt;height:842.25pt;z-index:-251679232;mso-position-horizontal-relative:page;mso-position-vertical-relative:page">
            <v:imagedata r:id="rId12" o:title=""/>
            <w10:wrap anchorx="page" anchory="page"/>
          </v:shape>
        </w:pict>
      </w:r>
    </w:p>
    <w:p w14:paraId="6B9278B3" w14:textId="77777777" w:rsidR="00AB2366" w:rsidRDefault="00AB2366">
      <w:pPr>
        <w:spacing w:line="200" w:lineRule="exact"/>
        <w:ind w:left="1799"/>
      </w:pPr>
    </w:p>
    <w:p w14:paraId="6D2D6D54" w14:textId="77777777" w:rsidR="00AB2366" w:rsidRDefault="00AB2366">
      <w:pPr>
        <w:spacing w:line="200" w:lineRule="exact"/>
        <w:ind w:left="1799"/>
      </w:pPr>
    </w:p>
    <w:p w14:paraId="02C81B7E" w14:textId="77777777" w:rsidR="00AB2366" w:rsidRDefault="00AB2366">
      <w:pPr>
        <w:spacing w:line="200" w:lineRule="exact"/>
        <w:ind w:left="1799"/>
      </w:pPr>
    </w:p>
    <w:p w14:paraId="51D35A82" w14:textId="77777777" w:rsidR="00AB2366" w:rsidRDefault="00AB2366">
      <w:pPr>
        <w:spacing w:line="200" w:lineRule="exact"/>
        <w:ind w:left="1799"/>
      </w:pPr>
    </w:p>
    <w:p w14:paraId="34440DBD" w14:textId="77777777" w:rsidR="00AB2366" w:rsidRDefault="00AB2366">
      <w:pPr>
        <w:spacing w:line="200" w:lineRule="exact"/>
        <w:ind w:left="1799"/>
      </w:pPr>
    </w:p>
    <w:p w14:paraId="31CFD457" w14:textId="77777777" w:rsidR="00AB2366" w:rsidRDefault="00AB2366">
      <w:pPr>
        <w:spacing w:line="200" w:lineRule="exact"/>
        <w:ind w:left="1799"/>
      </w:pPr>
    </w:p>
    <w:p w14:paraId="0D11EECA" w14:textId="77777777" w:rsidR="00AB2366" w:rsidRDefault="00AB2366">
      <w:pPr>
        <w:spacing w:line="200" w:lineRule="exact"/>
        <w:ind w:left="1799"/>
      </w:pPr>
    </w:p>
    <w:p w14:paraId="0402856A" w14:textId="77777777" w:rsidR="00AB2366" w:rsidRDefault="00AB2366">
      <w:pPr>
        <w:spacing w:line="200" w:lineRule="exact"/>
        <w:ind w:left="1799"/>
      </w:pPr>
    </w:p>
    <w:p w14:paraId="6FC4F8AA" w14:textId="77777777" w:rsidR="00AB2366" w:rsidRDefault="00AB2366">
      <w:pPr>
        <w:spacing w:line="388" w:lineRule="exact"/>
        <w:ind w:left="1799"/>
      </w:pPr>
    </w:p>
    <w:p w14:paraId="728484B2" w14:textId="77777777" w:rsidR="00AB2366" w:rsidRDefault="00C044CB">
      <w:pPr>
        <w:spacing w:line="240" w:lineRule="exact"/>
        <w:ind w:left="1804"/>
      </w:pPr>
      <w:bookmarkStart w:id="425" w:name="PageMark20"/>
      <w:bookmarkEnd w:id="425"/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HAPTER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4.</w:t>
      </w:r>
      <w:r>
        <w:rPr>
          <w:rFonts w:ascii="Times New Roman" w:eastAsia="Times New Roman" w:hAnsi="Times New Roman" w:cs="Times New Roman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OMPRESSIVE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U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LTRA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W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IDEBAND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P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OSITIONING</w:t>
      </w:r>
    </w:p>
    <w:p w14:paraId="60E39314" w14:textId="77777777" w:rsidR="00AB2366" w:rsidRDefault="00AB2366">
      <w:pPr>
        <w:spacing w:line="200" w:lineRule="exact"/>
        <w:ind w:left="1799"/>
      </w:pPr>
    </w:p>
    <w:p w14:paraId="158E4E32" w14:textId="77777777" w:rsidR="00AB2366" w:rsidRDefault="00AB2366">
      <w:pPr>
        <w:spacing w:line="200" w:lineRule="exact"/>
        <w:ind w:left="1799"/>
      </w:pPr>
    </w:p>
    <w:p w14:paraId="0F5A852C" w14:textId="77777777" w:rsidR="00AB2366" w:rsidRDefault="00AB2366">
      <w:pPr>
        <w:spacing w:line="200" w:lineRule="exact"/>
        <w:ind w:left="1799"/>
      </w:pPr>
    </w:p>
    <w:p w14:paraId="1EB39485" w14:textId="77777777" w:rsidR="00AB2366" w:rsidRDefault="00AB2366">
      <w:pPr>
        <w:spacing w:line="200" w:lineRule="exact"/>
        <w:ind w:left="1799"/>
      </w:pPr>
    </w:p>
    <w:p w14:paraId="6A557A3F" w14:textId="77777777" w:rsidR="00AB2366" w:rsidRDefault="00AB2366">
      <w:pPr>
        <w:spacing w:line="200" w:lineRule="exact"/>
        <w:ind w:left="1799"/>
      </w:pPr>
    </w:p>
    <w:p w14:paraId="6C3FAB1C" w14:textId="77777777" w:rsidR="00AB2366" w:rsidRDefault="00AB2366">
      <w:pPr>
        <w:spacing w:line="200" w:lineRule="exact"/>
        <w:ind w:left="1799"/>
      </w:pPr>
    </w:p>
    <w:p w14:paraId="61944469" w14:textId="77777777" w:rsidR="00AB2366" w:rsidRDefault="00AB2366">
      <w:pPr>
        <w:spacing w:line="200" w:lineRule="exact"/>
        <w:ind w:left="1799"/>
      </w:pPr>
    </w:p>
    <w:p w14:paraId="10115813" w14:textId="77777777" w:rsidR="00AB2366" w:rsidRDefault="00AB2366">
      <w:pPr>
        <w:spacing w:line="200" w:lineRule="exact"/>
        <w:ind w:left="1799"/>
      </w:pPr>
    </w:p>
    <w:p w14:paraId="046C81E9" w14:textId="77777777" w:rsidR="00AB2366" w:rsidRDefault="00AB2366">
      <w:pPr>
        <w:spacing w:line="200" w:lineRule="exact"/>
        <w:ind w:left="1799"/>
      </w:pPr>
    </w:p>
    <w:p w14:paraId="51C0732D" w14:textId="77777777" w:rsidR="00AB2366" w:rsidRDefault="00AB2366">
      <w:pPr>
        <w:spacing w:line="200" w:lineRule="exact"/>
        <w:ind w:left="1799"/>
      </w:pPr>
    </w:p>
    <w:p w14:paraId="5F0F73A4" w14:textId="77777777" w:rsidR="00AB2366" w:rsidRDefault="00AB2366">
      <w:pPr>
        <w:spacing w:line="200" w:lineRule="exact"/>
        <w:ind w:left="1799"/>
      </w:pPr>
    </w:p>
    <w:p w14:paraId="6ED442CD" w14:textId="77777777" w:rsidR="00AB2366" w:rsidRDefault="00AB2366">
      <w:pPr>
        <w:spacing w:line="200" w:lineRule="exact"/>
        <w:ind w:left="1799"/>
      </w:pPr>
    </w:p>
    <w:p w14:paraId="6013A5B6" w14:textId="77777777" w:rsidR="00AB2366" w:rsidRDefault="00AB2366">
      <w:pPr>
        <w:spacing w:line="331" w:lineRule="exact"/>
        <w:ind w:left="1799"/>
      </w:pPr>
    </w:p>
    <w:p w14:paraId="6CC91F0A" w14:textId="4547A24E" w:rsidR="00AB2366" w:rsidRDefault="00C044CB">
      <w:pPr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Figure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4.2: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Block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diagram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low-rate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426" w:author="hao chen" w:date="2015-03-04T21:26:00Z">
        <w:r w:rsidR="007A10E0">
          <w:rPr>
            <w:rFonts w:ascii="Times New Roman" w:eastAsia="Times New Roman" w:hAnsi="Times New Roman" w:cs="Times New Roman"/>
            <w:sz w:val="23"/>
            <w:szCs w:val="23"/>
          </w:rPr>
          <w:t xml:space="preserve">energy aware </w:t>
        </w:r>
      </w:ins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compressive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random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mixing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UWB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positioning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sys-</w:t>
      </w:r>
    </w:p>
    <w:p w14:paraId="7AB8C05C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tem.</w:t>
      </w:r>
    </w:p>
    <w:p w14:paraId="1CB881D6" w14:textId="77777777" w:rsidR="00AB2366" w:rsidRDefault="00AB2366">
      <w:pPr>
        <w:spacing w:line="352" w:lineRule="exact"/>
        <w:ind w:left="1799"/>
      </w:pPr>
    </w:p>
    <w:p w14:paraId="6D599E52" w14:textId="234421AF" w:rsidR="00AB2366" w:rsidRDefault="00C044CB">
      <w:pPr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UWB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system</w:t>
      </w:r>
      <w:ins w:id="427" w:author="hao chen" w:date="2015-03-04T21:25:00Z">
        <w:r w:rsidR="00134A1F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 where multiple receiver-side mixers are needed</w:t>
        </w:r>
      </w:ins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However,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complexity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implementation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high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data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rate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random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tap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FIR</w:t>
      </w:r>
    </w:p>
    <w:p w14:paraId="221B96BE" w14:textId="68586014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filters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brings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additional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cost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428" w:author="Exam" w:date="2015-03-03T01:43:00Z">
        <w:r w:rsidR="00AD562D">
          <w:rPr>
            <w:rFonts w:ascii="Times New Roman" w:eastAsia="Times New Roman" w:hAnsi="Times New Roman" w:cs="Times New Roman"/>
            <w:sz w:val="23"/>
            <w:szCs w:val="23"/>
          </w:rPr>
          <w:t>remains</w:t>
        </w:r>
      </w:ins>
      <w:del w:id="429" w:author="Exam" w:date="2015-03-03T01:43:00Z">
        <w:r w:rsidDel="00AD56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becomes</w:delText>
        </w:r>
      </w:del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main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difficulty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430" w:author="Exam" w:date="2015-03-03T01:43:00Z">
        <w:r w:rsidR="00AD562D">
          <w:rPr>
            <w:rFonts w:ascii="Times New Roman" w:eastAsia="Times New Roman" w:hAnsi="Times New Roman" w:cs="Times New Roman"/>
            <w:sz w:val="23"/>
            <w:szCs w:val="23"/>
          </w:rPr>
          <w:t>implementation</w:t>
        </w:r>
      </w:ins>
      <w:del w:id="431" w:author="Exam" w:date="2015-03-03T01:43:00Z">
        <w:r w:rsidDel="00AD56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applications</w:delText>
        </w:r>
      </w:del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.</w:t>
      </w:r>
    </w:p>
    <w:p w14:paraId="1772C0AE" w14:textId="77777777" w:rsidR="00AB2366" w:rsidRDefault="00AB2366">
      <w:pPr>
        <w:spacing w:line="200" w:lineRule="exact"/>
        <w:ind w:left="1799"/>
      </w:pPr>
    </w:p>
    <w:p w14:paraId="28569BE5" w14:textId="77777777" w:rsidR="00AB2366" w:rsidRDefault="00AB2366">
      <w:pPr>
        <w:spacing w:line="200" w:lineRule="exact"/>
        <w:ind w:left="1799"/>
      </w:pPr>
    </w:p>
    <w:p w14:paraId="1DA75B03" w14:textId="77777777" w:rsidR="00AB2366" w:rsidRDefault="00AB2366">
      <w:pPr>
        <w:spacing w:line="236" w:lineRule="exact"/>
        <w:ind w:left="1799"/>
      </w:pPr>
    </w:p>
    <w:p w14:paraId="385B4C1F" w14:textId="17FEB357" w:rsidR="00AB2366" w:rsidRDefault="00C044CB">
      <w:pPr>
        <w:tabs>
          <w:tab w:val="left" w:pos="2574"/>
        </w:tabs>
        <w:spacing w:line="447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>4.3</w:t>
      </w:r>
      <w:r>
        <w:tab/>
      </w:r>
      <w:del w:id="432" w:author="Exam" w:date="2015-03-03T01:45:00Z">
        <w:r w:rsidDel="0086489E">
          <w:rPr>
            <w:rFonts w:ascii="Times New Roman" w:eastAsia="Times New Roman" w:hAnsi="Times New Roman" w:cs="Times New Roman"/>
            <w:color w:val="000000"/>
            <w:sz w:val="34"/>
            <w:szCs w:val="34"/>
          </w:rPr>
          <w:delText>ProposedWork:</w:delText>
        </w:r>
        <w:r w:rsidDel="0086489E">
          <w:rPr>
            <w:rFonts w:ascii="Times New Roman" w:eastAsia="Times New Roman" w:hAnsi="Times New Roman" w:cs="Times New Roman"/>
            <w:sz w:val="34"/>
            <w:szCs w:val="34"/>
          </w:rPr>
          <w:delText xml:space="preserve"> </w:delText>
        </w:r>
      </w:del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>Energy</w:t>
      </w:r>
      <w:ins w:id="433" w:author="hao chen" w:date="2015-03-04T13:38:00Z">
        <w:r w:rsidR="0085159F">
          <w:rPr>
            <w:rFonts w:ascii="Times New Roman" w:eastAsia="Times New Roman" w:hAnsi="Times New Roman" w:cs="Times New Roman"/>
            <w:color w:val="000000"/>
            <w:sz w:val="34"/>
            <w:szCs w:val="34"/>
          </w:rPr>
          <w:t xml:space="preserve"> </w:t>
        </w:r>
      </w:ins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>Aware</w:t>
      </w:r>
      <w:ins w:id="434" w:author="hao chen" w:date="2015-03-04T13:38:00Z">
        <w:r w:rsidR="0085159F">
          <w:rPr>
            <w:rFonts w:ascii="Times New Roman" w:eastAsia="Times New Roman" w:hAnsi="Times New Roman" w:cs="Times New Roman"/>
            <w:color w:val="000000"/>
            <w:sz w:val="34"/>
            <w:szCs w:val="34"/>
          </w:rPr>
          <w:t xml:space="preserve"> </w:t>
        </w:r>
      </w:ins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>Random</w:t>
      </w:r>
      <w:ins w:id="435" w:author="hao chen" w:date="2015-03-04T13:38:00Z">
        <w:r w:rsidR="0085159F">
          <w:rPr>
            <w:rFonts w:ascii="Times New Roman" w:eastAsia="Times New Roman" w:hAnsi="Times New Roman" w:cs="Times New Roman"/>
            <w:color w:val="000000"/>
            <w:sz w:val="34"/>
            <w:szCs w:val="34"/>
          </w:rPr>
          <w:t xml:space="preserve"> </w:t>
        </w:r>
      </w:ins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>Mixing</w:t>
      </w:r>
      <w:ins w:id="436" w:author="hao chen" w:date="2015-03-04T13:38:00Z">
        <w:r w:rsidR="0085159F">
          <w:rPr>
            <w:rFonts w:ascii="Times New Roman" w:eastAsia="Times New Roman" w:hAnsi="Times New Roman" w:cs="Times New Roman"/>
            <w:color w:val="000000"/>
            <w:sz w:val="34"/>
            <w:szCs w:val="34"/>
          </w:rPr>
          <w:t xml:space="preserve"> </w:t>
        </w:r>
      </w:ins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>Trans-</w:t>
      </w:r>
    </w:p>
    <w:p w14:paraId="2184066C" w14:textId="77777777" w:rsidR="00AB2366" w:rsidRDefault="00AB2366">
      <w:pPr>
        <w:spacing w:line="209" w:lineRule="exact"/>
        <w:ind w:left="1799"/>
      </w:pPr>
    </w:p>
    <w:p w14:paraId="60F729CF" w14:textId="77777777" w:rsidR="00AB2366" w:rsidRDefault="00C044CB">
      <w:pPr>
        <w:spacing w:line="447" w:lineRule="exact"/>
        <w:ind w:left="2574"/>
      </w:pPr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>mitters</w:t>
      </w:r>
    </w:p>
    <w:p w14:paraId="050BDC78" w14:textId="77777777" w:rsidR="00AB2366" w:rsidRDefault="00AB2366">
      <w:pPr>
        <w:spacing w:line="342" w:lineRule="exact"/>
        <w:ind w:left="1799"/>
      </w:pPr>
    </w:p>
    <w:p w14:paraId="33159B25" w14:textId="09704643" w:rsidR="00AB2366" w:rsidDel="0086489E" w:rsidRDefault="00C044CB">
      <w:pPr>
        <w:spacing w:line="288" w:lineRule="exact"/>
        <w:ind w:left="1800"/>
        <w:rPr>
          <w:del w:id="437" w:author="Exam" w:date="2015-03-03T01:46:00Z"/>
        </w:rPr>
      </w:pPr>
      <w:del w:id="438" w:author="Exam" w:date="2015-03-03T01:46:00Z">
        <w:r w:rsidDel="0086489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In</w:delText>
        </w:r>
        <w:r w:rsidDel="0086489E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6489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this</w:delText>
        </w:r>
        <w:r w:rsidDel="0086489E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6489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section,</w:delText>
        </w:r>
        <w:r w:rsidDel="0086489E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6489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we</w:delText>
        </w:r>
        <w:r w:rsidDel="0086489E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6489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follows</w:delText>
        </w:r>
        <w:r w:rsidDel="0086489E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6489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the</w:delText>
        </w:r>
        <w:r w:rsidDel="0086489E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6489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architecture</w:delText>
        </w:r>
        <w:r w:rsidDel="0086489E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6489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of</w:delText>
        </w:r>
        <w:r w:rsidDel="0086489E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6489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waveform-based</w:delText>
        </w:r>
        <w:r w:rsidDel="0086489E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6489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pre-coding</w:delText>
        </w:r>
        <w:r w:rsidDel="0086489E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6489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at</w:delText>
        </w:r>
        <w:r w:rsidDel="0086489E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6489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the</w:delText>
        </w:r>
        <w:r w:rsidDel="0086489E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6489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transmitter</w:delText>
        </w:r>
      </w:del>
    </w:p>
    <w:p w14:paraId="5EEDB314" w14:textId="7B5C5714" w:rsidR="00AB2366" w:rsidDel="0086489E" w:rsidRDefault="00C044CB">
      <w:pPr>
        <w:spacing w:line="433" w:lineRule="exact"/>
        <w:ind w:left="1800"/>
        <w:rPr>
          <w:del w:id="439" w:author="Exam" w:date="2015-03-03T01:46:00Z"/>
        </w:rPr>
      </w:pPr>
      <w:del w:id="440" w:author="Exam" w:date="2015-03-03T01:46:00Z">
        <w:r w:rsidDel="0086489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[6],</w:delText>
        </w:r>
        <w:r w:rsidDel="0086489E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6489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we</w:delText>
        </w:r>
        <w:r w:rsidDel="0086489E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6489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proposed</w:delText>
        </w:r>
        <w:r w:rsidDel="0086489E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6489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</w:delText>
        </w:r>
      </w:del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441" w:author="Exam" w:date="2015-03-03T01:46:00Z">
        <w:r w:rsidR="0086489E">
          <w:rPr>
            <w:rFonts w:ascii="Times New Roman" w:eastAsia="Times New Roman" w:hAnsi="Times New Roman" w:cs="Times New Roman"/>
            <w:sz w:val="23"/>
            <w:szCs w:val="23"/>
          </w:rPr>
          <w:t xml:space="preserve">A </w:t>
        </w:r>
      </w:ins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new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compressive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random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mixing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transmitters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UWB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positioning</w:t>
      </w:r>
      <w:ins w:id="442" w:author="Exam" w:date="2015-03-03T01:46:00Z">
        <w:r w:rsidR="0086489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 is proposed with the aim </w:t>
        </w:r>
      </w:ins>
      <w:del w:id="443" w:author="Exam" w:date="2015-03-03T01:46:00Z">
        <w:r w:rsidDel="0086489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.</w:delText>
        </w:r>
      </w:del>
    </w:p>
    <w:p w14:paraId="5FFC01E5" w14:textId="48F4282A" w:rsidR="00AB2366" w:rsidDel="0086489E" w:rsidRDefault="00C044CB">
      <w:pPr>
        <w:spacing w:line="433" w:lineRule="exact"/>
        <w:ind w:left="1800"/>
        <w:rPr>
          <w:del w:id="444" w:author="Exam" w:date="2015-03-03T01:47:00Z"/>
        </w:rPr>
      </w:pPr>
      <w:del w:id="445" w:author="Exam" w:date="2015-03-03T01:46:00Z">
        <w:r w:rsidDel="0086489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The</w:delText>
        </w:r>
        <w:r w:rsidDel="0086489E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6489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main</w:delText>
        </w:r>
        <w:r w:rsidDel="0086489E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6489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purpose</w:delText>
        </w:r>
        <w:r w:rsidDel="0086489E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6489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of</w:delText>
        </w:r>
        <w:r w:rsidDel="0086489E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6489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this</w:delText>
        </w:r>
        <w:r w:rsidDel="0086489E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6489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system</w:delText>
        </w:r>
        <w:r w:rsidDel="0086489E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6489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is</w:delText>
        </w:r>
      </w:del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446" w:author="Exam" w:date="2015-03-03T01:46:00Z">
        <w:r w:rsidR="0086489E">
          <w:rPr>
            <w:rFonts w:ascii="Times New Roman" w:eastAsia="Times New Roman" w:hAnsi="Times New Roman" w:cs="Times New Roman"/>
            <w:sz w:val="23"/>
            <w:szCs w:val="23"/>
          </w:rPr>
          <w:t>reduce</w:t>
        </w:r>
      </w:ins>
      <w:del w:id="447" w:author="Exam" w:date="2015-03-03T01:46:00Z">
        <w:r w:rsidDel="0086489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slow</w:delText>
        </w:r>
        <w:r w:rsidDel="0086489E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6489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down</w:delText>
        </w:r>
      </w:del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high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del w:id="448" w:author="Exam" w:date="2015-03-03T01:46:00Z">
        <w:r w:rsidDel="0086489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rate</w:delText>
        </w:r>
      </w:del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mixing</w:t>
      </w:r>
      <w:ins w:id="449" w:author="Exam" w:date="2015-03-03T01:47:00Z">
        <w:r w:rsidR="0086489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 rate required</w:t>
        </w:r>
      </w:ins>
      <w:del w:id="450" w:author="Exam" w:date="2015-03-03T01:47:00Z">
        <w:r w:rsidDel="0086489E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6489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operation</w:delText>
        </w:r>
        <w:r w:rsidDel="0086489E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6489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when</w:delText>
        </w:r>
      </w:del>
      <w:ins w:id="451" w:author="Exam" w:date="2015-03-03T01:47:00Z">
        <w:r w:rsidR="0086489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 by</w:t>
        </w:r>
      </w:ins>
    </w:p>
    <w:p w14:paraId="61E1A327" w14:textId="4947BEA5" w:rsidR="00AB2366" w:rsidRDefault="0086489E">
      <w:pPr>
        <w:spacing w:line="433" w:lineRule="exact"/>
        <w:ind w:left="1800"/>
        <w:pPrChange w:id="452" w:author="Exam" w:date="2015-03-03T01:47:00Z">
          <w:pPr>
            <w:tabs>
              <w:tab w:val="left" w:pos="5684"/>
            </w:tabs>
            <w:spacing w:line="433" w:lineRule="exact"/>
            <w:ind w:left="1800"/>
          </w:pPr>
        </w:pPrChange>
      </w:pPr>
      <w:del w:id="453" w:author="Exam" w:date="2015-03-03T01:47:00Z">
        <w:r w:rsidDel="0086489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B</w:delText>
        </w:r>
        <w:r w:rsidR="00C044CB" w:rsidDel="0086489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uilding</w:delText>
        </w:r>
      </w:del>
      <w:ins w:id="454" w:author="Exam" w:date="2015-03-03T01:47:00Z">
        <w:r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embedding the </w:t>
        </w:r>
      </w:ins>
      <w:del w:id="455" w:author="Exam" w:date="2015-03-03T01:47:00Z">
        <w:r w:rsidR="00C044CB" w:rsidDel="0086489E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</w:del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CS</w:t>
      </w:r>
      <w:r w:rsidR="00C044CB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456" w:author="Exam" w:date="2015-03-03T01:47:00Z">
        <w:r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>technique</w:t>
        </w:r>
      </w:ins>
      <w:del w:id="457" w:author="Exam" w:date="2015-03-03T01:47:00Z">
        <w:r w:rsidR="00C044CB" w:rsidDel="0086489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framework</w:delText>
        </w:r>
      </w:del>
      <w:r w:rsidR="00C044CB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at</w:t>
      </w:r>
      <w:r w:rsidR="00C044CB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458" w:author="Exam" w:date="2015-03-03T01:47:00Z">
        <w:r>
          <w:rPr>
            <w:rFonts w:ascii="Times New Roman" w:eastAsia="Times New Roman" w:hAnsi="Times New Roman" w:cs="Times New Roman"/>
            <w:sz w:val="23"/>
            <w:szCs w:val="23"/>
          </w:rPr>
          <w:t xml:space="preserve">the </w:t>
        </w:r>
      </w:ins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transmitter</w:t>
      </w:r>
      <w:del w:id="459" w:author="Exam" w:date="2015-03-03T01:47:00Z">
        <w:r w:rsidR="00C044CB" w:rsidDel="0086489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s</w:delText>
        </w:r>
      </w:del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.</w:t>
      </w:r>
      <w:r w:rsidR="00B828A6">
        <w:t xml:space="preserve"> </w:t>
      </w:r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Simulation</w:t>
      </w:r>
      <w:r w:rsidR="00C044CB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results</w:t>
      </w:r>
      <w:r w:rsidR="00C044CB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demonstrate</w:t>
      </w:r>
      <w:r w:rsidR="00C044CB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th</w:t>
      </w:r>
      <w:ins w:id="460" w:author="Exam" w:date="2015-03-03T01:47:00Z">
        <w:r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>e</w:t>
        </w:r>
      </w:ins>
      <w:ins w:id="461" w:author="hao chen" w:date="2015-03-04T21:27:00Z">
        <w:r w:rsidR="007A10E0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 </w:t>
        </w:r>
      </w:ins>
      <w:del w:id="462" w:author="Exam" w:date="2015-03-03T01:47:00Z">
        <w:r w:rsidR="00C044CB" w:rsidDel="0086489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at</w:delText>
        </w:r>
        <w:r w:rsidR="00C044CB" w:rsidDel="0086489E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R="00C044CB" w:rsidDel="0086489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our</w:delText>
        </w:r>
        <w:r w:rsidR="00C044CB" w:rsidDel="0086489E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</w:del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proposed</w:t>
      </w:r>
    </w:p>
    <w:p w14:paraId="283CFDC4" w14:textId="0B647C03" w:rsidR="00AB2366" w:rsidDel="0086489E" w:rsidRDefault="00C044CB">
      <w:pPr>
        <w:spacing w:line="433" w:lineRule="exact"/>
        <w:ind w:left="1800"/>
        <w:rPr>
          <w:del w:id="463" w:author="Exam" w:date="2015-03-03T01:48:00Z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CS-based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UWB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positioning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scheme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464" w:author="Exam" w:date="2015-03-03T01:48:00Z">
        <w:r w:rsidR="0086489E">
          <w:rPr>
            <w:rFonts w:ascii="Times New Roman" w:eastAsia="Times New Roman" w:hAnsi="Times New Roman" w:cs="Times New Roman"/>
            <w:sz w:val="23"/>
            <w:szCs w:val="23"/>
          </w:rPr>
          <w:t>can allow the</w:t>
        </w:r>
      </w:ins>
      <w:del w:id="465" w:author="Exam" w:date="2015-03-03T01:48:00Z">
        <w:r w:rsidDel="0086489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successfully</w:delText>
        </w:r>
        <w:r w:rsidDel="0086489E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6489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decreases</w:delText>
        </w:r>
      </w:del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466" w:author="Exam" w:date="2015-03-03T01:48:00Z">
        <w:r w:rsidR="0086489E">
          <w:rPr>
            <w:rFonts w:ascii="Times New Roman" w:eastAsia="Times New Roman" w:hAnsi="Times New Roman" w:cs="Times New Roman"/>
            <w:sz w:val="23"/>
            <w:szCs w:val="23"/>
          </w:rPr>
          <w:t xml:space="preserve">reduce </w:t>
        </w:r>
      </w:ins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del w:id="467" w:author="Exam" w:date="2015-03-03T01:48:00Z">
        <w:r w:rsidDel="0086489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high</w:delText>
        </w:r>
      </w:del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del w:id="468" w:author="Exam" w:date="2015-03-03T01:48:00Z">
        <w:r w:rsidDel="0086489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rate</w:delText>
        </w:r>
      </w:del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mixing</w:t>
      </w:r>
      <w:ins w:id="469" w:author="Exam" w:date="2015-03-03T01:48:00Z">
        <w:r w:rsidR="0086489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 rate</w:t>
        </w:r>
      </w:ins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del w:id="470" w:author="Exam" w:date="2015-03-03T01:48:00Z">
        <w:r w:rsidDel="0086489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operation</w:delText>
        </w:r>
      </w:del>
      <w:ins w:id="471" w:author="Exam" w:date="2015-03-03T01:48:00Z">
        <w:r w:rsidR="0086489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 with trade-off in </w:t>
        </w:r>
      </w:ins>
    </w:p>
    <w:p w14:paraId="46DFFF93" w14:textId="31DCE5AA" w:rsidR="00AB2366" w:rsidRDefault="00C044CB">
      <w:pPr>
        <w:spacing w:line="433" w:lineRule="exact"/>
        <w:ind w:left="1800"/>
      </w:pPr>
      <w:del w:id="472" w:author="Exam" w:date="2015-03-03T01:48:00Z">
        <w:r w:rsidDel="0086489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by</w:delText>
        </w:r>
        <w:r w:rsidDel="0086489E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6489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sacrificing</w:delText>
        </w:r>
      </w:del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slight</w:t>
      </w:r>
      <w:ins w:id="473" w:author="Exam" w:date="2015-03-03T01:49:00Z">
        <w:r w:rsidR="0086489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 decrease in</w:t>
        </w:r>
      </w:ins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compression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ratio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(&lt;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10%)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small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increase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average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error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(&lt;</w:t>
      </w:r>
    </w:p>
    <w:p w14:paraId="1A5C8D29" w14:textId="5499FA67" w:rsidR="00AB2366" w:rsidRDefault="00C044CB">
      <w:pPr>
        <w:spacing w:line="433" w:lineRule="exact"/>
        <w:ind w:left="1799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1mm).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474" w:author="Exam" w:date="2015-03-03T01:49:00Z">
        <w:r w:rsidR="0086489E">
          <w:rPr>
            <w:rFonts w:ascii="Times New Roman" w:eastAsia="Times New Roman" w:hAnsi="Times New Roman" w:cs="Times New Roman"/>
            <w:sz w:val="23"/>
            <w:szCs w:val="23"/>
          </w:rPr>
          <w:t xml:space="preserve">When used for </w:t>
        </w:r>
      </w:ins>
      <w:del w:id="475" w:author="Exam" w:date="2015-03-03T01:49:00Z">
        <w:r w:rsidDel="0086489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The</w:delText>
        </w:r>
        <w:r w:rsidDel="0086489E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6489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new</w:delText>
        </w:r>
        <w:r w:rsidDel="0086489E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6489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CS-UWB</w:delText>
        </w:r>
        <w:r w:rsidDel="0086489E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</w:del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476" w:author="Exam" w:date="2015-03-03T01:49:00Z">
        <w:r w:rsidR="0086489E">
          <w:rPr>
            <w:rFonts w:ascii="Times New Roman" w:eastAsia="Times New Roman" w:hAnsi="Times New Roman" w:cs="Times New Roman"/>
            <w:sz w:val="23"/>
            <w:szCs w:val="23"/>
          </w:rPr>
          <w:t xml:space="preserve">based </w:t>
        </w:r>
      </w:ins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positioning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system</w:t>
      </w:r>
      <w:ins w:id="477" w:author="Exam" w:date="2015-03-03T01:49:00Z">
        <w:r w:rsidR="0086489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>, the proposed design</w:t>
        </w:r>
      </w:ins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478" w:author="Exam" w:date="2015-03-03T01:50:00Z">
        <w:r w:rsidR="0086489E">
          <w:rPr>
            <w:rFonts w:ascii="Times New Roman" w:eastAsia="Times New Roman" w:hAnsi="Times New Roman" w:cs="Times New Roman"/>
            <w:sz w:val="23"/>
            <w:szCs w:val="23"/>
          </w:rPr>
          <w:t>also</w:t>
        </w:r>
      </w:ins>
      <w:del w:id="479" w:author="Exam" w:date="2015-03-03T01:50:00Z">
        <w:r w:rsidDel="0086489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can</w:delText>
        </w:r>
      </w:del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achieve</w:t>
      </w:r>
      <w:ins w:id="480" w:author="Exam" w:date="2015-03-03T01:50:00Z">
        <w:r w:rsidR="0086489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>s</w:t>
        </w:r>
      </w:ins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much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higher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positioning</w:t>
      </w:r>
    </w:p>
    <w:p w14:paraId="6BA020CE" w14:textId="0B6CC4C7" w:rsidR="00AB2366" w:rsidDel="0086489E" w:rsidRDefault="00C044CB">
      <w:pPr>
        <w:tabs>
          <w:tab w:val="left" w:pos="6798"/>
        </w:tabs>
        <w:spacing w:line="433" w:lineRule="exact"/>
        <w:ind w:left="1799"/>
        <w:rPr>
          <w:del w:id="481" w:author="Exam" w:date="2015-03-03T01:50:00Z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accuracy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than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traditional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system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del w:id="482" w:author="Exam" w:date="2015-03-03T01:50:00Z">
        <w:r w:rsidDel="0086489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in</w:delText>
        </w:r>
        <w:r w:rsidDel="0086489E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6489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mm</w:delText>
        </w:r>
        <w:r w:rsidDel="0086489E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6489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level.</w:delText>
        </w:r>
        <w:r w:rsidR="00B828A6" w:rsidDel="0086489E">
          <w:delText xml:space="preserve"> </w:delText>
        </w:r>
        <w:r w:rsidDel="0086489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Future</w:delText>
        </w:r>
        <w:r w:rsidDel="0086489E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6489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research</w:delText>
        </w:r>
        <w:r w:rsidDel="0086489E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6489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will</w:delText>
        </w:r>
        <w:r w:rsidDel="0086489E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6489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focus</w:delText>
        </w:r>
        <w:r w:rsidDel="0086489E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6489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on</w:delText>
        </w:r>
        <w:r w:rsidDel="0086489E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6489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how</w:delText>
        </w:r>
        <w:r w:rsidDel="0086489E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6489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to</w:delText>
        </w:r>
      </w:del>
    </w:p>
    <w:p w14:paraId="7917608A" w14:textId="72E1B035" w:rsidR="00AB2366" w:rsidRDefault="00C044CB">
      <w:pPr>
        <w:tabs>
          <w:tab w:val="left" w:pos="6798"/>
        </w:tabs>
        <w:spacing w:line="433" w:lineRule="exact"/>
        <w:ind w:left="1799"/>
        <w:pPrChange w:id="483" w:author="Exam" w:date="2015-03-03T01:50:00Z">
          <w:pPr>
            <w:spacing w:line="433" w:lineRule="exact"/>
            <w:ind w:left="1799"/>
          </w:pPr>
        </w:pPrChange>
      </w:pPr>
      <w:del w:id="484" w:author="Exam" w:date="2015-03-03T01:50:00Z">
        <w:r w:rsidDel="0086489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reduce</w:delText>
        </w:r>
        <w:r w:rsidDel="0086489E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6489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the</w:delText>
        </w:r>
        <w:r w:rsidDel="0086489E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6489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reconstruction</w:delText>
        </w:r>
        <w:r w:rsidDel="0086489E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6489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running</w:delText>
        </w:r>
        <w:r w:rsidDel="0086489E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6489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time</w:delText>
        </w:r>
        <w:r w:rsidDel="0086489E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6489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so</w:delText>
        </w:r>
        <w:r w:rsidDel="0086489E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6489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that</w:delText>
        </w:r>
        <w:r w:rsidDel="0086489E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6489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the</w:delText>
        </w:r>
        <w:r w:rsidDel="0086489E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6489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real-time</w:delText>
        </w:r>
        <w:r w:rsidDel="0086489E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6489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performance</w:delText>
        </w:r>
        <w:r w:rsidDel="0086489E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6489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can</w:delText>
        </w:r>
        <w:r w:rsidDel="0086489E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6489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be</w:delText>
        </w:r>
        <w:r w:rsidDel="0086489E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6489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enhanced</w:delText>
        </w:r>
      </w:del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.</w:t>
      </w:r>
    </w:p>
    <w:p w14:paraId="10DF88F2" w14:textId="0397C8A5" w:rsidR="00AB2366" w:rsidDel="0086489E" w:rsidRDefault="00C044CB">
      <w:pPr>
        <w:spacing w:line="433" w:lineRule="exact"/>
        <w:ind w:left="1799"/>
        <w:rPr>
          <w:del w:id="485" w:author="Exam" w:date="2015-03-03T01:50:00Z"/>
        </w:rPr>
      </w:pPr>
      <w:del w:id="486" w:author="Exam" w:date="2015-03-03T01:50:00Z">
        <w:r w:rsidDel="0086489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This</w:delText>
        </w:r>
        <w:r w:rsidDel="0086489E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6489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aim</w:delText>
        </w:r>
        <w:r w:rsidDel="0086489E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6489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relates</w:delText>
        </w:r>
        <w:r w:rsidDel="0086489E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6489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to</w:delText>
        </w:r>
        <w:r w:rsidDel="0086489E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6489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the</w:delText>
        </w:r>
        <w:r w:rsidDel="0086489E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6489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compressive</w:delText>
        </w:r>
        <w:r w:rsidDel="0086489E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6489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signal</w:delText>
        </w:r>
        <w:r w:rsidDel="0086489E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6489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processing</w:delText>
        </w:r>
        <w:r w:rsidDel="0086489E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6489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that</w:delText>
        </w:r>
        <w:r w:rsidDel="0086489E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6489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will</w:delText>
        </w:r>
        <w:r w:rsidDel="0086489E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6489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be</w:delText>
        </w:r>
        <w:r w:rsidDel="0086489E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6489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mentioned</w:delText>
        </w:r>
        <w:r w:rsidDel="0086489E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6489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in</w:delText>
        </w:r>
        <w:r w:rsidDel="0086489E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6489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the</w:delText>
        </w:r>
        <w:r w:rsidDel="0086489E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6489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next</w:delText>
        </w:r>
      </w:del>
    </w:p>
    <w:p w14:paraId="6A95544C" w14:textId="70F91A5C" w:rsidR="00AB2366" w:rsidRDefault="00C044CB">
      <w:pPr>
        <w:spacing w:line="433" w:lineRule="exact"/>
        <w:ind w:left="1799"/>
      </w:pPr>
      <w:del w:id="487" w:author="Exam" w:date="2015-03-03T01:50:00Z">
        <w:r w:rsidDel="0086489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chapter.</w:delText>
        </w:r>
      </w:del>
    </w:p>
    <w:p w14:paraId="7DCFE423" w14:textId="77777777" w:rsidR="00AB2366" w:rsidRDefault="00AB2366">
      <w:pPr>
        <w:spacing w:line="200" w:lineRule="exact"/>
        <w:ind w:left="1799"/>
      </w:pPr>
    </w:p>
    <w:p w14:paraId="2B700E93" w14:textId="77777777" w:rsidR="00AB2366" w:rsidRDefault="00AB2366">
      <w:pPr>
        <w:spacing w:line="200" w:lineRule="exact"/>
        <w:ind w:left="1799"/>
      </w:pPr>
    </w:p>
    <w:p w14:paraId="04EBDA9F" w14:textId="77777777" w:rsidR="00AB2366" w:rsidRDefault="00AB2366">
      <w:pPr>
        <w:spacing w:line="200" w:lineRule="exact"/>
        <w:ind w:left="1799"/>
      </w:pPr>
    </w:p>
    <w:p w14:paraId="672EC898" w14:textId="77777777" w:rsidR="00AB2366" w:rsidRDefault="00AB2366">
      <w:pPr>
        <w:spacing w:line="200" w:lineRule="exact"/>
        <w:ind w:left="1799"/>
      </w:pPr>
    </w:p>
    <w:p w14:paraId="08D27053" w14:textId="77777777" w:rsidR="00AB2366" w:rsidRDefault="00AB2366">
      <w:pPr>
        <w:spacing w:line="200" w:lineRule="exact"/>
        <w:ind w:left="1799"/>
      </w:pPr>
    </w:p>
    <w:p w14:paraId="0C2BD25C" w14:textId="77777777" w:rsidR="00AB2366" w:rsidRDefault="00AB2366">
      <w:pPr>
        <w:spacing w:line="324" w:lineRule="exact"/>
        <w:ind w:left="1799"/>
      </w:pPr>
    </w:p>
    <w:p w14:paraId="0831BB5D" w14:textId="77777777" w:rsidR="00AB2366" w:rsidRDefault="00C044CB">
      <w:pPr>
        <w:spacing w:line="288" w:lineRule="exact"/>
        <w:ind w:left="606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9</w:t>
      </w:r>
    </w:p>
    <w:p w14:paraId="76ED8B24" w14:textId="77777777" w:rsidR="00AB2366" w:rsidRDefault="00AB2366">
      <w:pPr>
        <w:sectPr w:rsidR="00AB2366">
          <w:pgSz w:w="11905" w:h="16837"/>
          <w:pgMar w:top="0" w:right="0" w:bottom="0" w:left="0" w:header="0" w:footer="0" w:gutter="0"/>
          <w:cols w:space="720"/>
        </w:sectPr>
      </w:pPr>
    </w:p>
    <w:p w14:paraId="11FFD24D" w14:textId="6A2F02BA" w:rsidR="00AB2366" w:rsidRDefault="007A10E0">
      <w:pPr>
        <w:spacing w:line="200" w:lineRule="exact"/>
        <w:ind w:left="1800"/>
      </w:pPr>
      <w:del w:id="488" w:author="hao chen" w:date="2015-03-04T21:28:00Z">
        <w:r w:rsidDel="007A10E0">
          <w:lastRenderedPageBreak/>
          <w:pict w14:anchorId="20DC4AF7">
            <v:group id="_x0000_s1097" style="position:absolute;left:0;text-align:left;margin-left:89.25pt;margin-top:121.5pt;width:432.75pt;height:.75pt;z-index:251638272;mso-position-horizontal-relative:page;mso-position-vertical-relative:page" coordorigin="1785,2430" coordsize="8655,15">
              <v:shape id="_x0000_s1098" style="position:absolute;left:7155;top:9749;width:8655;height:0" coordorigin="1785,2430" coordsize="8655,15" path="m1785,2430l1785,2430,1785,2430,1785,2430,1785,2430,1785,2430,1785,2430,1786,2430,1786,2430,1787,2430,1788,2430,1790,2430,1791,2430,1793,2430,1796,2430,1799,2430,1802,2430,1806,2430,1810,2430,1814,2430,1820,2430,1826,2430,1832,2430,1839,2430,1847,2430,1855,2430,1865,2430,1875,2430,1885,2430,1897,2430,1910,2430,1923,2430,1937,2430,1953,2430,1969,2430,1986,2430,2004,2430,2024,2430,2044,2430,2066,2430,2090,2430,2114,2430,2139,2430,2165,2430,2193,2430,2222,2430,2253,2430,2285,2430,2318,2430,2353,2430,2389,2430,2426,2430,2466,2430,2506,2430,2549,2430,2593,2430,2639,2430,2687,2430,2736,2430,2787,2430,2840,2430,2894,2430,2950,2430,3008,2430,3069,2430,3131,2430,3195,2430,3262,2430,3330,2430,3400,2430,3472,2430,3546,2430,3623,2430,3701,2430,3782,2430,3866,2430,3952,2430,4039,2430,4129,2430,4222,2430,4316,2430,4415,2430,4514,2430,4616,2430,4721,2430,4828,2430,4938,2430,5052,2430,5167,2430,5284,2430,5405,2430,5528,2430,5655,2430,5784,2430,5916,2430,6050,2430,6188,2430,6329,2430,6472,2430,6618,2430,6768,2430,6921,2430,7076,2430,7234,2430,7397,2430,7562,2430,7730,2430,7902,2430,8076,2430,8254,2430,8436,2430,8621,2430,8808,2430,9001,2430,9195,2430,9394,2430,9596,2430,9801,2430,10010,2430,10224,2430,10440,2430e" strokeweight=".1pt">
                <v:path arrowok="t"/>
                <o:lock v:ext="edit" verticies="t"/>
              </v:shape>
              <w10:wrap anchorx="page" anchory="page"/>
            </v:group>
          </w:pict>
        </w:r>
      </w:del>
    </w:p>
    <w:p w14:paraId="1E338EF2" w14:textId="77777777" w:rsidR="00AB2366" w:rsidRDefault="00AB2366">
      <w:pPr>
        <w:spacing w:line="200" w:lineRule="exact"/>
        <w:ind w:left="1800"/>
      </w:pPr>
    </w:p>
    <w:p w14:paraId="3AFF8B84" w14:textId="77777777" w:rsidR="00AB2366" w:rsidRDefault="00AB2366">
      <w:pPr>
        <w:spacing w:line="200" w:lineRule="exact"/>
        <w:ind w:left="1800"/>
      </w:pPr>
    </w:p>
    <w:p w14:paraId="78982A3B" w14:textId="77777777" w:rsidR="00AB2366" w:rsidRDefault="00AB2366">
      <w:pPr>
        <w:spacing w:line="200" w:lineRule="exact"/>
        <w:ind w:left="1800"/>
      </w:pPr>
    </w:p>
    <w:p w14:paraId="00990D21" w14:textId="77777777" w:rsidR="00AB2366" w:rsidRDefault="00AB2366">
      <w:pPr>
        <w:spacing w:line="200" w:lineRule="exact"/>
        <w:ind w:left="1800"/>
      </w:pPr>
    </w:p>
    <w:p w14:paraId="0A99497D" w14:textId="77777777" w:rsidR="00AB2366" w:rsidRDefault="00AB2366">
      <w:pPr>
        <w:spacing w:line="200" w:lineRule="exact"/>
        <w:ind w:left="1800"/>
      </w:pPr>
    </w:p>
    <w:p w14:paraId="35A4F11E" w14:textId="77777777" w:rsidR="00AB2366" w:rsidRDefault="00AB2366">
      <w:pPr>
        <w:spacing w:line="200" w:lineRule="exact"/>
        <w:ind w:left="1800"/>
      </w:pPr>
    </w:p>
    <w:p w14:paraId="13C2CD6D" w14:textId="77777777" w:rsidR="00AB2366" w:rsidRDefault="00AB2366">
      <w:pPr>
        <w:spacing w:line="200" w:lineRule="exact"/>
        <w:ind w:left="1800"/>
      </w:pPr>
    </w:p>
    <w:p w14:paraId="334F8F56" w14:textId="77777777" w:rsidR="00AB2366" w:rsidRDefault="00AB2366">
      <w:pPr>
        <w:spacing w:line="200" w:lineRule="exact"/>
        <w:ind w:left="1800"/>
      </w:pPr>
    </w:p>
    <w:p w14:paraId="0E3AADB0" w14:textId="77777777" w:rsidR="00AB2366" w:rsidRDefault="00AB2366">
      <w:pPr>
        <w:spacing w:line="388" w:lineRule="exact"/>
        <w:ind w:left="1800"/>
      </w:pPr>
    </w:p>
    <w:p w14:paraId="7C25EB70" w14:textId="77777777" w:rsidR="00AB2366" w:rsidRDefault="00C044CB">
      <w:pPr>
        <w:spacing w:line="240" w:lineRule="exact"/>
        <w:ind w:left="1804"/>
      </w:pPr>
      <w:bookmarkStart w:id="489" w:name="PageMark21"/>
      <w:bookmarkEnd w:id="489"/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HAPTER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4.</w:t>
      </w:r>
      <w:r>
        <w:rPr>
          <w:rFonts w:ascii="Times New Roman" w:eastAsia="Times New Roman" w:hAnsi="Times New Roman" w:cs="Times New Roman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OMPRESSIVE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U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LTRA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W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IDEBAND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P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OSITIONING</w:t>
      </w:r>
    </w:p>
    <w:p w14:paraId="55C611DC" w14:textId="77777777" w:rsidR="00AB2366" w:rsidRDefault="00AB2366">
      <w:pPr>
        <w:spacing w:line="348" w:lineRule="exact"/>
        <w:ind w:left="1800"/>
      </w:pPr>
    </w:p>
    <w:p w14:paraId="2AA80D99" w14:textId="54DA386A" w:rsidR="00AB2366" w:rsidRDefault="00C044CB">
      <w:pPr>
        <w:tabs>
          <w:tab w:val="left" w:pos="2660"/>
        </w:tabs>
        <w:spacing w:line="373" w:lineRule="exact"/>
        <w:ind w:left="1800"/>
      </w:pPr>
      <w:del w:id="490" w:author="Exam" w:date="2015-03-03T01:51:00Z">
        <w:r w:rsidDel="00801936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delText>4.3.1</w:delText>
        </w:r>
        <w:r w:rsidDel="00801936">
          <w:tab/>
        </w:r>
        <w:r w:rsidDel="00801936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delText>Introduction</w:delText>
        </w:r>
      </w:del>
    </w:p>
    <w:p w14:paraId="0C1E76E9" w14:textId="77777777" w:rsidR="00AB2366" w:rsidRDefault="00AB2366">
      <w:pPr>
        <w:spacing w:line="275" w:lineRule="exact"/>
        <w:ind w:left="1800"/>
      </w:pPr>
    </w:p>
    <w:p w14:paraId="07C47156" w14:textId="3005F897" w:rsidR="00AB2366" w:rsidDel="00801936" w:rsidRDefault="00C044CB">
      <w:pPr>
        <w:spacing w:line="288" w:lineRule="exact"/>
        <w:ind w:left="1800"/>
        <w:rPr>
          <w:del w:id="491" w:author="Exam" w:date="2015-03-03T01:51:00Z"/>
        </w:rPr>
      </w:pPr>
      <w:del w:id="492" w:author="Exam" w:date="2015-03-03T01:51:00Z"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As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mentioned,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both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compressive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receivers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and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compressive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transmitters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suffer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from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high-</w:delText>
        </w:r>
      </w:del>
    </w:p>
    <w:p w14:paraId="163C958F" w14:textId="58275736" w:rsidR="00AB2366" w:rsidDel="00801936" w:rsidRDefault="00C044CB">
      <w:pPr>
        <w:tabs>
          <w:tab w:val="left" w:pos="5687"/>
        </w:tabs>
        <w:spacing w:line="433" w:lineRule="exact"/>
        <w:ind w:left="1800"/>
        <w:rPr>
          <w:del w:id="493" w:author="Exam" w:date="2015-03-03T01:51:00Z"/>
        </w:rPr>
      </w:pPr>
      <w:del w:id="494" w:author="Exam" w:date="2015-03-03T01:51:00Z"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data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rate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random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projection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operation,</w:delText>
        </w:r>
        <w:r w:rsidR="00B828A6" w:rsidDel="00801936"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where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the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alternative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rate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of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pseudo-random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se-</w:delText>
        </w:r>
      </w:del>
    </w:p>
    <w:p w14:paraId="2D4253F6" w14:textId="1901049F" w:rsidR="00AB2366" w:rsidDel="00801936" w:rsidRDefault="00C044CB">
      <w:pPr>
        <w:spacing w:line="433" w:lineRule="exact"/>
        <w:ind w:left="1800"/>
        <w:rPr>
          <w:del w:id="495" w:author="Exam" w:date="2015-03-03T01:51:00Z"/>
        </w:rPr>
      </w:pPr>
      <w:del w:id="496" w:author="Exam" w:date="2015-03-03T01:51:00Z"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quence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is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required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(often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equal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or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above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5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GHz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in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such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cases).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This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requirement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generates</w:delText>
        </w:r>
      </w:del>
    </w:p>
    <w:p w14:paraId="649BC301" w14:textId="6D4A66BB" w:rsidR="00AB2366" w:rsidDel="00801936" w:rsidRDefault="00C044CB">
      <w:pPr>
        <w:spacing w:line="433" w:lineRule="exact"/>
        <w:ind w:left="1800"/>
        <w:rPr>
          <w:del w:id="497" w:author="Exam" w:date="2015-03-03T01:51:00Z"/>
        </w:rPr>
      </w:pPr>
      <w:del w:id="498" w:author="Exam" w:date="2015-03-03T01:51:00Z"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heavy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burden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on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bandwidth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of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hardware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mixers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and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high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frequency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noise.</w:delText>
        </w:r>
      </w:del>
    </w:p>
    <w:p w14:paraId="4694F7DF" w14:textId="2E894923" w:rsidR="00AB2366" w:rsidDel="00801936" w:rsidRDefault="00C044CB">
      <w:pPr>
        <w:tabs>
          <w:tab w:val="left" w:pos="2451"/>
          <w:tab w:val="left" w:pos="3058"/>
          <w:tab w:val="left" w:pos="3345"/>
          <w:tab w:val="left" w:pos="3948"/>
          <w:tab w:val="left" w:pos="4395"/>
          <w:tab w:val="left" w:pos="5294"/>
          <w:tab w:val="left" w:pos="5696"/>
          <w:tab w:val="left" w:pos="6847"/>
          <w:tab w:val="left" w:pos="7755"/>
          <w:tab w:val="left" w:pos="8149"/>
          <w:tab w:val="left" w:pos="8897"/>
          <w:tab w:val="left" w:pos="9776"/>
        </w:tabs>
        <w:spacing w:line="433" w:lineRule="exact"/>
        <w:ind w:left="2151"/>
        <w:rPr>
          <w:del w:id="499" w:author="Exam" w:date="2015-03-03T01:51:00Z"/>
        </w:rPr>
      </w:pPr>
      <w:del w:id="500" w:author="Exam" w:date="2015-03-03T01:51:00Z"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In</w:delText>
        </w:r>
        <w:r w:rsidDel="00801936">
          <w:tab/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order</w:delText>
        </w:r>
        <w:r w:rsidDel="00801936">
          <w:tab/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to</w:delText>
        </w:r>
        <w:r w:rsidDel="00801936">
          <w:tab/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solve</w:delText>
        </w:r>
        <w:r w:rsidDel="00801936">
          <w:tab/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this</w:delText>
        </w:r>
        <w:r w:rsidDel="00801936">
          <w:tab/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problem</w:delText>
        </w:r>
        <w:r w:rsidDel="00801936">
          <w:tab/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but</w:delText>
        </w:r>
        <w:r w:rsidDel="00801936">
          <w:tab/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meanwhile</w:delText>
        </w:r>
        <w:r w:rsidDel="00801936">
          <w:tab/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preserve</w:delText>
        </w:r>
        <w:r w:rsidDel="00801936">
          <w:tab/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the</w:delText>
        </w:r>
        <w:r w:rsidDel="00801936">
          <w:tab/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energy</w:delText>
        </w:r>
        <w:r w:rsidDel="00801936">
          <w:tab/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efficient</w:delText>
        </w:r>
        <w:r w:rsidDel="00801936">
          <w:tab/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feature</w:delText>
        </w:r>
      </w:del>
    </w:p>
    <w:p w14:paraId="5BF5FF2D" w14:textId="33CB69A8" w:rsidR="00AB2366" w:rsidRDefault="00C044CB">
      <w:pPr>
        <w:spacing w:line="433" w:lineRule="exact"/>
        <w:ind w:left="1800"/>
      </w:pPr>
      <w:del w:id="501" w:author="Exam" w:date="2015-03-03T01:51:00Z"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in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compressive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transmitters,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this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paper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</w:del>
      <w:ins w:id="502" w:author="Exam" w:date="2015-03-03T01:51:00Z">
        <w:r w:rsidR="00801936">
          <w:rPr>
            <w:rFonts w:ascii="Times New Roman" w:eastAsia="Times New Roman" w:hAnsi="Times New Roman" w:cs="Times New Roman"/>
            <w:sz w:val="23"/>
            <w:szCs w:val="23"/>
          </w:rPr>
          <w:t>The block di</w:t>
        </w:r>
      </w:ins>
      <w:ins w:id="503" w:author="hao chen" w:date="2015-03-04T21:27:00Z">
        <w:r w:rsidR="007A10E0">
          <w:rPr>
            <w:rFonts w:ascii="Times New Roman" w:eastAsia="Times New Roman" w:hAnsi="Times New Roman" w:cs="Times New Roman"/>
            <w:sz w:val="23"/>
            <w:szCs w:val="23"/>
          </w:rPr>
          <w:t>a</w:t>
        </w:r>
      </w:ins>
      <w:ins w:id="504" w:author="Exam" w:date="2015-03-03T01:51:00Z">
        <w:del w:id="505" w:author="hao chen" w:date="2015-03-04T21:27:00Z">
          <w:r w:rsidR="00801936" w:rsidDel="007A10E0">
            <w:rPr>
              <w:rFonts w:ascii="Times New Roman" w:eastAsia="Times New Roman" w:hAnsi="Times New Roman" w:cs="Times New Roman"/>
              <w:sz w:val="23"/>
              <w:szCs w:val="23"/>
            </w:rPr>
            <w:delText>s</w:delText>
          </w:r>
        </w:del>
        <w:r w:rsidR="00801936">
          <w:rPr>
            <w:rFonts w:ascii="Times New Roman" w:eastAsia="Times New Roman" w:hAnsi="Times New Roman" w:cs="Times New Roman"/>
            <w:sz w:val="23"/>
            <w:szCs w:val="23"/>
          </w:rPr>
          <w:t xml:space="preserve">gram of the </w:t>
        </w:r>
      </w:ins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propose</w:t>
      </w:r>
      <w:ins w:id="506" w:author="Exam" w:date="2015-03-03T01:51:00Z">
        <w:r w:rsidR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d </w:t>
        </w:r>
      </w:ins>
      <w:del w:id="507" w:author="Exam" w:date="2015-03-03T01:51:00Z"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an</w:delText>
        </w:r>
      </w:del>
      <w:ins w:id="508" w:author="hao chen" w:date="2015-03-04T21:27:00Z">
        <w:r w:rsidR="007A10E0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>low-rate</w:t>
        </w:r>
        <w:r w:rsidR="007A10E0">
          <w:rPr>
            <w:rFonts w:ascii="Times New Roman" w:eastAsia="Times New Roman" w:hAnsi="Times New Roman" w:cs="Times New Roman"/>
            <w:sz w:val="23"/>
            <w:szCs w:val="23"/>
          </w:rPr>
          <w:t xml:space="preserve"> energy aware compressive </w:t>
        </w:r>
        <w:r w:rsidR="007A10E0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>random</w:t>
        </w:r>
        <w:r w:rsidR="007A10E0">
          <w:rPr>
            <w:rFonts w:ascii="Times New Roman" w:eastAsia="Times New Roman" w:hAnsi="Times New Roman" w:cs="Times New Roman"/>
            <w:sz w:val="23"/>
            <w:szCs w:val="23"/>
          </w:rPr>
          <w:t xml:space="preserve"> </w:t>
        </w:r>
        <w:r w:rsidR="007A10E0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>mixing</w:t>
        </w:r>
        <w:r w:rsidR="007A10E0">
          <w:rPr>
            <w:rFonts w:ascii="Times New Roman" w:eastAsia="Times New Roman" w:hAnsi="Times New Roman" w:cs="Times New Roman"/>
            <w:sz w:val="23"/>
            <w:szCs w:val="23"/>
          </w:rPr>
          <w:t xml:space="preserve"> </w:t>
        </w:r>
        <w:r w:rsidR="007A10E0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>UWB</w:t>
        </w:r>
        <w:r w:rsidR="007A10E0">
          <w:rPr>
            <w:rFonts w:ascii="Times New Roman" w:eastAsia="Times New Roman" w:hAnsi="Times New Roman" w:cs="Times New Roman"/>
            <w:sz w:val="23"/>
            <w:szCs w:val="23"/>
          </w:rPr>
          <w:t xml:space="preserve"> </w:t>
        </w:r>
        <w:r w:rsidR="007A10E0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>positioning</w:t>
        </w:r>
      </w:ins>
      <w:del w:id="509" w:author="hao chen" w:date="2015-03-04T21:27:00Z">
        <w:r w:rsidDel="007A10E0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7A10E0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low-rate</w:delText>
        </w:r>
        <w:r w:rsidDel="007A10E0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7A10E0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compressive</w:delText>
        </w:r>
        <w:r w:rsidDel="007A10E0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7A10E0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random</w:delText>
        </w:r>
        <w:r w:rsidDel="007A10E0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7A10E0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mixing</w:delText>
        </w:r>
      </w:del>
    </w:p>
    <w:p w14:paraId="074B4109" w14:textId="6D0250EF" w:rsidR="00AB2366" w:rsidDel="00801936" w:rsidRDefault="00C044CB">
      <w:pPr>
        <w:tabs>
          <w:tab w:val="left" w:pos="6898"/>
        </w:tabs>
        <w:spacing w:line="433" w:lineRule="exact"/>
        <w:ind w:left="1800"/>
        <w:rPr>
          <w:del w:id="510" w:author="Exam" w:date="2015-03-03T01:52:00Z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(CRM)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UWB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positioning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system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511" w:author="Exam" w:date="2015-03-03T01:51:00Z">
        <w:r w:rsidR="00801936">
          <w:rPr>
            <w:rFonts w:ascii="Times New Roman" w:eastAsia="Times New Roman" w:hAnsi="Times New Roman" w:cs="Times New Roman"/>
            <w:sz w:val="23"/>
            <w:szCs w:val="23"/>
          </w:rPr>
          <w:t xml:space="preserve">is </w:t>
        </w:r>
      </w:ins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shown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Fig.4.2</w:t>
      </w:r>
      <w:ins w:id="512" w:author="Exam" w:date="2015-03-03T01:52:00Z">
        <w:r w:rsidR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>.</w:t>
        </w:r>
      </w:ins>
      <w:del w:id="513" w:author="Exam" w:date="2015-03-03T01:52:00Z"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:</w:delText>
        </w:r>
      </w:del>
      <w:r w:rsidR="00B828A6">
        <w:t xml:space="preserve"> </w:t>
      </w:r>
      <w:del w:id="514" w:author="Exam" w:date="2015-03-03T01:52:00Z"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At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the</w:delText>
        </w:r>
      </w:del>
      <w:ins w:id="515" w:author="Exam" w:date="2015-03-03T01:52:00Z">
        <w:r w:rsidR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The </w:t>
        </w:r>
      </w:ins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transmitter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del w:id="516" w:author="Exam" w:date="2015-03-03T01:52:00Z"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side,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the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new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sys-</w:delText>
        </w:r>
      </w:del>
    </w:p>
    <w:p w14:paraId="6D0AA805" w14:textId="2EFDB2C2" w:rsidR="00AB2366" w:rsidRDefault="00C044CB">
      <w:pPr>
        <w:tabs>
          <w:tab w:val="left" w:pos="6898"/>
        </w:tabs>
        <w:spacing w:line="433" w:lineRule="exact"/>
        <w:ind w:left="1800"/>
        <w:pPrChange w:id="517" w:author="Exam" w:date="2015-03-03T01:52:00Z">
          <w:pPr>
            <w:spacing w:line="433" w:lineRule="exact"/>
            <w:ind w:left="1800"/>
          </w:pPr>
        </w:pPrChange>
      </w:pPr>
      <w:del w:id="518" w:author="Exam" w:date="2015-03-03T01:52:00Z"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tem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provides</w:delText>
        </w:r>
      </w:del>
      <w:ins w:id="519" w:author="Exam" w:date="2015-03-03T01:52:00Z">
        <w:r w:rsidR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>uses</w:t>
        </w:r>
      </w:ins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relatively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low-rate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pseudo-random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sequence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mix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generated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Gaussian</w:t>
      </w:r>
    </w:p>
    <w:p w14:paraId="4CDCB908" w14:textId="076C6D8E" w:rsidR="00AB2366" w:rsidDel="00801936" w:rsidRDefault="00C044CB">
      <w:pPr>
        <w:spacing w:line="433" w:lineRule="exact"/>
        <w:ind w:left="1800"/>
        <w:rPr>
          <w:del w:id="520" w:author="Exam" w:date="2015-03-03T01:53:00Z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pulses</w:t>
      </w:r>
      <w:ins w:id="521" w:author="Exam" w:date="2015-03-03T01:54:00Z">
        <w:r w:rsidR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>. This is supported by having variable sampling rate at the receivers.</w:t>
        </w:r>
      </w:ins>
      <w:del w:id="522" w:author="Exam" w:date="2015-03-03T01:53:00Z"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.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At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the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R="000E5CA0"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receivers’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side,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it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sacrifices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the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compression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ratio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(or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sampling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rate)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to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catch</w:delText>
        </w:r>
      </w:del>
    </w:p>
    <w:p w14:paraId="4AB3536E" w14:textId="44413B4A" w:rsidR="00AB2366" w:rsidDel="00801936" w:rsidRDefault="00C044CB">
      <w:pPr>
        <w:spacing w:line="433" w:lineRule="exact"/>
        <w:ind w:left="1800"/>
        <w:rPr>
          <w:del w:id="523" w:author="Exam" w:date="2015-03-03T01:53:00Z"/>
        </w:rPr>
      </w:pPr>
      <w:del w:id="524" w:author="Exam" w:date="2015-03-03T01:53:00Z"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up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with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the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equivalent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performance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as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that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in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the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compressive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receivers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based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UWB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sys-</w:delText>
        </w:r>
      </w:del>
    </w:p>
    <w:p w14:paraId="5C946F89" w14:textId="39185DDF" w:rsidR="00AB2366" w:rsidRDefault="00C044CB">
      <w:pPr>
        <w:spacing w:line="433" w:lineRule="exact"/>
        <w:ind w:left="1800"/>
        <w:pPrChange w:id="525" w:author="Exam" w:date="2015-03-03T01:53:00Z">
          <w:pPr>
            <w:tabs>
              <w:tab w:val="left" w:pos="2369"/>
            </w:tabs>
            <w:spacing w:line="433" w:lineRule="exact"/>
            <w:ind w:left="1800"/>
          </w:pPr>
        </w:pPrChange>
      </w:pPr>
      <w:del w:id="526" w:author="Exam" w:date="2015-03-03T01:53:00Z"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tem.</w:delText>
        </w:r>
      </w:del>
      <w:del w:id="527" w:author="Exam" w:date="2015-03-03T01:54:00Z">
        <w:r w:rsidDel="00801936">
          <w:tab/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As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result,</w:delText>
        </w:r>
      </w:del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del w:id="528" w:author="Exam" w:date="2015-03-03T01:54:00Z"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</w:delText>
        </w:r>
      </w:del>
      <w:ins w:id="529" w:author="Exam" w:date="2015-03-03T01:54:00Z">
        <w:r w:rsidR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>T</w:t>
        </w:r>
      </w:ins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trade-off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between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random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projection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rate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530" w:author="Exam" w:date="2015-03-03T01:54:00Z">
        <w:r w:rsidR="00801936">
          <w:rPr>
            <w:rFonts w:ascii="Times New Roman" w:eastAsia="Times New Roman" w:hAnsi="Times New Roman" w:cs="Times New Roman"/>
            <w:sz w:val="23"/>
            <w:szCs w:val="23"/>
          </w:rPr>
          <w:t xml:space="preserve">variable </w:t>
        </w:r>
      </w:ins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sub-Nyquist</w:t>
      </w:r>
    </w:p>
    <w:p w14:paraId="4587CD09" w14:textId="028A9D8E" w:rsidR="00AB2366" w:rsidDel="00801936" w:rsidRDefault="00C044CB">
      <w:pPr>
        <w:spacing w:line="433" w:lineRule="exact"/>
        <w:ind w:left="1800"/>
        <w:rPr>
          <w:del w:id="531" w:author="Exam" w:date="2015-03-03T01:55:00Z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sampling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rate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offers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more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energ</w:t>
      </w:r>
      <w:ins w:id="532" w:author="Exam" w:date="2015-03-03T01:55:00Z">
        <w:r w:rsidR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>y</w:t>
        </w:r>
      </w:ins>
      <w:del w:id="533" w:author="Exam" w:date="2015-03-03T01:55:00Z"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etic</w:delText>
        </w:r>
      </w:del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balanced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534" w:author="Exam" w:date="2015-03-03T01:55:00Z">
        <w:r w:rsidR="00801936">
          <w:rPr>
            <w:rFonts w:ascii="Times New Roman" w:eastAsia="Times New Roman" w:hAnsi="Times New Roman" w:cs="Times New Roman"/>
            <w:sz w:val="23"/>
            <w:szCs w:val="23"/>
          </w:rPr>
          <w:t>design for the t</w:t>
        </w:r>
      </w:ins>
      <w:ins w:id="535" w:author="hao chen" w:date="2015-03-04T21:28:00Z">
        <w:r w:rsidR="007A10E0">
          <w:rPr>
            <w:rFonts w:ascii="Times New Roman" w:eastAsia="Times New Roman" w:hAnsi="Times New Roman" w:cs="Times New Roman"/>
            <w:sz w:val="23"/>
            <w:szCs w:val="23"/>
          </w:rPr>
          <w:t>r</w:t>
        </w:r>
      </w:ins>
      <w:ins w:id="536" w:author="Exam" w:date="2015-03-03T01:55:00Z">
        <w:r w:rsidR="00801936">
          <w:rPr>
            <w:rFonts w:ascii="Times New Roman" w:eastAsia="Times New Roman" w:hAnsi="Times New Roman" w:cs="Times New Roman"/>
            <w:sz w:val="23"/>
            <w:szCs w:val="23"/>
          </w:rPr>
          <w:t>a</w:t>
        </w:r>
        <w:del w:id="537" w:author="hao chen" w:date="2015-03-04T21:28:00Z">
          <w:r w:rsidR="00801936" w:rsidDel="007A10E0">
            <w:rPr>
              <w:rFonts w:ascii="Times New Roman" w:eastAsia="Times New Roman" w:hAnsi="Times New Roman" w:cs="Times New Roman"/>
              <w:sz w:val="23"/>
              <w:szCs w:val="23"/>
            </w:rPr>
            <w:delText>r</w:delText>
          </w:r>
        </w:del>
        <w:r w:rsidR="00801936">
          <w:rPr>
            <w:rFonts w:ascii="Times New Roman" w:eastAsia="Times New Roman" w:hAnsi="Times New Roman" w:cs="Times New Roman"/>
            <w:sz w:val="23"/>
            <w:szCs w:val="23"/>
          </w:rPr>
          <w:t>nsmitter and receiver</w:t>
        </w:r>
      </w:ins>
      <w:del w:id="538" w:author="Exam" w:date="2015-03-03T01:55:00Z"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system,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where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no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hardware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devices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suffers</w:delText>
        </w:r>
      </w:del>
    </w:p>
    <w:p w14:paraId="05D1AC30" w14:textId="1ACAF8E6" w:rsidR="00AB2366" w:rsidRDefault="00C044CB">
      <w:pPr>
        <w:spacing w:line="433" w:lineRule="exact"/>
        <w:ind w:left="1800"/>
        <w:pPrChange w:id="539" w:author="Exam" w:date="2015-03-03T01:55:00Z">
          <w:pPr>
            <w:tabs>
              <w:tab w:val="left" w:pos="7821"/>
            </w:tabs>
            <w:spacing w:line="433" w:lineRule="exact"/>
            <w:ind w:left="1800"/>
          </w:pPr>
        </w:pPrChange>
      </w:pPr>
      <w:del w:id="540" w:author="Exam" w:date="2015-03-03T01:55:00Z"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from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the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limitation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brought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from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the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high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data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rate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sequence.</w:delText>
        </w:r>
        <w:r w:rsidR="00B828A6" w:rsidDel="00801936"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In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addition,</w:delText>
        </w:r>
      </w:del>
      <w:ins w:id="541" w:author="Exam" w:date="2015-03-03T01:55:00Z">
        <w:r w:rsidR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 and is able to achieve better</w:t>
        </w:r>
      </w:ins>
      <w:ins w:id="542" w:author="hao chen" w:date="2015-03-04T21:28:00Z">
        <w:r w:rsidR="007A10E0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 </w:t>
        </w:r>
      </w:ins>
      <w:del w:id="543" w:author="Exam" w:date="2015-03-03T01:55:00Z"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the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</w:del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positioning</w:t>
      </w:r>
    </w:p>
    <w:p w14:paraId="57C75FB7" w14:textId="23DC768D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accuracy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del w:id="544" w:author="Exam" w:date="2015-03-03T01:55:00Z"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is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successfully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improved</w:delText>
        </w:r>
      </w:del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compared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del w:id="545" w:author="Exam" w:date="2015-03-03T01:55:00Z"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ori</w:delText>
        </w:r>
      </w:del>
      <w:del w:id="546" w:author="Exam" w:date="2015-03-03T01:56:00Z"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ginal</w:delText>
        </w:r>
      </w:del>
      <w:ins w:id="547" w:author="Exam" w:date="2015-03-03T01:56:00Z">
        <w:r w:rsidR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>conventional</w:t>
        </w:r>
      </w:ins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UWB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548" w:author="Exam" w:date="2015-03-03T01:56:00Z">
        <w:r w:rsidR="00801936">
          <w:rPr>
            <w:rFonts w:ascii="Times New Roman" w:eastAsia="Times New Roman" w:hAnsi="Times New Roman" w:cs="Times New Roman"/>
            <w:sz w:val="23"/>
            <w:szCs w:val="23"/>
          </w:rPr>
          <w:t xml:space="preserve">based </w:t>
        </w:r>
      </w:ins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system.</w:t>
      </w:r>
    </w:p>
    <w:p w14:paraId="16AFC4C0" w14:textId="77777777" w:rsidR="00AB2366" w:rsidRDefault="00AB2366">
      <w:pPr>
        <w:spacing w:line="200" w:lineRule="exact"/>
        <w:ind w:left="1800"/>
      </w:pPr>
    </w:p>
    <w:p w14:paraId="701BC859" w14:textId="77777777" w:rsidR="00AB2366" w:rsidRDefault="00AB2366">
      <w:pPr>
        <w:spacing w:line="345" w:lineRule="exact"/>
        <w:ind w:left="1800"/>
      </w:pPr>
    </w:p>
    <w:p w14:paraId="74E1ECEC" w14:textId="0998CE7B" w:rsidR="00AB2366" w:rsidDel="00A00C8A" w:rsidRDefault="00C044CB">
      <w:pPr>
        <w:tabs>
          <w:tab w:val="left" w:pos="2660"/>
        </w:tabs>
        <w:spacing w:line="373" w:lineRule="exact"/>
        <w:ind w:left="1800"/>
        <w:rPr>
          <w:del w:id="549" w:author="Exam" w:date="2015-03-03T01:56:00Z"/>
        </w:rPr>
      </w:pPr>
      <w:del w:id="550" w:author="Exam" w:date="2015-03-03T01:56:00Z">
        <w:r w:rsidDel="00A00C8A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delText>4.3.2</w:delText>
        </w:r>
        <w:r w:rsidDel="00A00C8A">
          <w:tab/>
        </w:r>
        <w:r w:rsidDel="00A00C8A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delText>System</w:delText>
        </w:r>
        <w:r w:rsidDel="00A00C8A">
          <w:rPr>
            <w:rFonts w:ascii="Times New Roman" w:eastAsia="Times New Roman" w:hAnsi="Times New Roman" w:cs="Times New Roman"/>
            <w:sz w:val="28"/>
            <w:szCs w:val="28"/>
          </w:rPr>
          <w:delText xml:space="preserve"> </w:delText>
        </w:r>
        <w:r w:rsidDel="00A00C8A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delText>Model</w:delText>
        </w:r>
      </w:del>
    </w:p>
    <w:p w14:paraId="1A4B1DD6" w14:textId="4635EC78" w:rsidR="00AB2366" w:rsidDel="00A00C8A" w:rsidRDefault="00AB2366">
      <w:pPr>
        <w:spacing w:line="276" w:lineRule="exact"/>
        <w:ind w:left="1800"/>
        <w:rPr>
          <w:del w:id="551" w:author="Exam" w:date="2015-03-03T01:56:00Z"/>
        </w:rPr>
      </w:pPr>
    </w:p>
    <w:p w14:paraId="4EC45735" w14:textId="5E681765" w:rsidR="00AB2366" w:rsidDel="00A00C8A" w:rsidRDefault="00C044CB">
      <w:pPr>
        <w:spacing w:line="288" w:lineRule="exact"/>
        <w:ind w:left="1800"/>
        <w:rPr>
          <w:del w:id="552" w:author="Exam" w:date="2015-03-03T01:56:00Z"/>
        </w:rPr>
      </w:pPr>
      <w:del w:id="553" w:author="Exam" w:date="2015-03-03T01:56:00Z"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Based</w:delText>
        </w:r>
        <w:r w:rsidDel="00A00C8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on</w:delText>
        </w:r>
        <w:r w:rsidDel="00A00C8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the</w:delText>
        </w:r>
        <w:r w:rsidDel="00A00C8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IR-UWB</w:delText>
        </w:r>
        <w:r w:rsidDel="00A00C8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indoor</w:delText>
        </w:r>
        <w:r w:rsidDel="00A00C8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positioning</w:delText>
        </w:r>
        <w:r w:rsidDel="00A00C8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system</w:delText>
        </w:r>
        <w:r w:rsidDel="00A00C8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model</w:delText>
        </w:r>
        <w:r w:rsidDel="00A00C8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in</w:delText>
        </w:r>
        <w:r w:rsidDel="00A00C8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(4.1),</w:delText>
        </w:r>
        <w:r w:rsidDel="00A00C8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the</w:delText>
        </w:r>
        <w:r w:rsidDel="00A00C8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new</w:delText>
        </w:r>
        <w:r w:rsidDel="00A00C8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structure</w:delText>
        </w:r>
        <w:r w:rsidDel="00A00C8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of</w:delText>
        </w:r>
        <w:r w:rsidDel="00A00C8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our</w:delText>
        </w:r>
      </w:del>
    </w:p>
    <w:p w14:paraId="5D527C7F" w14:textId="77BB5EC1" w:rsidR="00AB2366" w:rsidRDefault="00C044CB">
      <w:pPr>
        <w:tabs>
          <w:tab w:val="left" w:pos="6217"/>
        </w:tabs>
        <w:spacing w:line="433" w:lineRule="exact"/>
        <w:ind w:left="1800"/>
      </w:pPr>
      <w:del w:id="554" w:author="Exam" w:date="2015-03-03T01:56:00Z"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system</w:delText>
        </w:r>
        <w:r w:rsidDel="00A00C8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can</w:delText>
        </w:r>
        <w:r w:rsidDel="00A00C8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be</w:delText>
        </w:r>
        <w:r w:rsidDel="00A00C8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regarded</w:delText>
        </w:r>
        <w:r w:rsidDel="00A00C8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as</w:delText>
        </w:r>
        <w:r w:rsidDel="00A00C8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shown</w:delText>
        </w:r>
        <w:r w:rsidDel="00A00C8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in</w:delText>
        </w:r>
        <w:r w:rsidDel="00A00C8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Fig.4.2</w:delText>
        </w:r>
      </w:del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.</w:t>
      </w:r>
      <w:ins w:id="555" w:author="Exam" w:date="2015-03-03T01:56:00Z">
        <w:r w:rsidR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>The transmitter in the proposed system</w:t>
        </w:r>
      </w:ins>
      <w:ins w:id="556" w:author="hao chen" w:date="2015-03-04T21:28:00Z">
        <w:r w:rsidR="007A10E0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 </w:t>
        </w:r>
      </w:ins>
      <w:del w:id="557" w:author="Exam" w:date="2015-03-03T01:56:00Z">
        <w:r w:rsidR="00B828A6" w:rsidDel="00A00C8A">
          <w:delText xml:space="preserve"> </w:delText>
        </w:r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At</w:delText>
        </w:r>
        <w:r w:rsidDel="00A00C8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the</w:delText>
        </w:r>
        <w:r w:rsidDel="00A00C8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tr</w:delText>
        </w:r>
      </w:del>
      <w:del w:id="558" w:author="Exam" w:date="2015-03-03T01:57:00Z"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ansmitter,</w:delText>
        </w:r>
        <w:r w:rsidDel="00A00C8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the</w:delText>
        </w:r>
      </w:del>
      <w:ins w:id="559" w:author="Exam" w:date="2015-03-03T01:57:00Z">
        <w:r w:rsidR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uses </w:t>
        </w:r>
      </w:ins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pseudo-random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se-</w:t>
      </w:r>
    </w:p>
    <w:p w14:paraId="407EF1B9" w14:textId="48AF8521" w:rsidR="00AB2366" w:rsidRDefault="00C044CB">
      <w:pPr>
        <w:spacing w:line="595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quence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(PRS)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whose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560" w:author="Exam" w:date="2015-03-03T01:57:00Z">
        <w:r w:rsidR="00A00C8A">
          <w:rPr>
            <w:rFonts w:ascii="Times New Roman" w:eastAsia="Times New Roman" w:hAnsi="Times New Roman" w:cs="Times New Roman"/>
            <w:sz w:val="23"/>
            <w:szCs w:val="23"/>
          </w:rPr>
          <w:t xml:space="preserve">values varied </w:t>
        </w:r>
      </w:ins>
      <w:del w:id="561" w:author="Exam" w:date="2015-03-03T01:57:00Z"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variables</w:delText>
        </w:r>
        <w:r w:rsidDel="00A00C8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are</w:delText>
        </w:r>
        <w:r w:rsidDel="00A00C8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chosen</w:delText>
        </w:r>
        <w:r w:rsidDel="00A00C8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from</w:delText>
        </w:r>
        <w:r w:rsidDel="00A00C8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</w:del>
      <w:ins w:id="562" w:author="Exam" w:date="2015-03-03T01:57:00Z">
        <w:r w:rsidR="00A00C8A">
          <w:rPr>
            <w:rFonts w:ascii="Times New Roman" w:eastAsia="Times New Roman" w:hAnsi="Times New Roman" w:cs="Times New Roman"/>
            <w:sz w:val="23"/>
            <w:szCs w:val="23"/>
          </w:rPr>
          <w:t xml:space="preserve">between </w:t>
        </w:r>
      </w:ins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−1</w:t>
      </w:r>
      <w:ins w:id="563" w:author="Exam" w:date="2015-03-03T01:57:00Z">
        <w:r w:rsidR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 and</w:t>
        </w:r>
      </w:ins>
      <w:del w:id="564" w:author="Exam" w:date="2015-03-03T01:57:00Z"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,</w:delText>
        </w:r>
      </w:del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+1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del w:id="565" w:author="Exam" w:date="2015-03-03T01:57:00Z"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are</w:delText>
        </w:r>
        <w:r w:rsidDel="00A00C8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</w:del>
      <w:ins w:id="566" w:author="Exam" w:date="2015-03-03T01:57:00Z">
        <w:r w:rsidR="00A00C8A">
          <w:rPr>
            <w:rFonts w:ascii="Times New Roman" w:eastAsia="Times New Roman" w:hAnsi="Times New Roman" w:cs="Times New Roman"/>
            <w:sz w:val="23"/>
            <w:szCs w:val="23"/>
          </w:rPr>
          <w:t xml:space="preserve">that is </w:t>
        </w:r>
      </w:ins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generated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relatively</w:t>
      </w:r>
    </w:p>
    <w:p w14:paraId="610C1B06" w14:textId="5FC74D4A" w:rsidR="00AB2366" w:rsidRDefault="00C044CB">
      <w:pPr>
        <w:tabs>
          <w:tab w:val="left" w:pos="5056"/>
        </w:tabs>
        <w:spacing w:line="271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low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sub-Nyquist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alternative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rate.</w:t>
      </w:r>
      <w:r w:rsidR="00B828A6">
        <w:t xml:space="preserve"> </w:t>
      </w:r>
      <w:del w:id="567" w:author="Exam" w:date="2015-03-03T01:58:00Z"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When</w:delText>
        </w:r>
        <w:r w:rsidDel="00A00C8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</w:delText>
        </w:r>
      </w:del>
      <w:ins w:id="568" w:author="Exam" w:date="2015-03-03T01:58:00Z">
        <w:r w:rsidR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The </w:t>
        </w:r>
        <w:r w:rsidR="00A00C8A">
          <w:rPr>
            <w:rFonts w:ascii="Times New Roman" w:eastAsia="Times New Roman" w:hAnsi="Times New Roman" w:cs="Times New Roman"/>
            <w:sz w:val="23"/>
            <w:szCs w:val="23"/>
          </w:rPr>
          <w:t xml:space="preserve">generate </w:t>
        </w:r>
      </w:ins>
      <w:del w:id="569" w:author="Exam" w:date="2015-03-03T01:58:00Z">
        <w:r w:rsidDel="00A00C8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</w:del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UWB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pulse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del w:id="570" w:author="Exam" w:date="2015-03-03T01:58:00Z"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generated,</w:delText>
        </w:r>
        <w:r w:rsidDel="00A00C8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first</w:delText>
        </w:r>
        <w:r w:rsidDel="00A00C8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it</w:delText>
        </w:r>
      </w:del>
      <w:ins w:id="571" w:author="Exam" w:date="2015-03-03T01:58:00Z">
        <w:r w:rsidR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it is first </w:t>
        </w:r>
      </w:ins>
      <w:del w:id="572" w:author="Exam" w:date="2015-03-03T01:58:00Z">
        <w:r w:rsidDel="00A00C8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will</w:delText>
        </w:r>
        <w:r w:rsidDel="00A00C8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be</w:delText>
        </w:r>
      </w:del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randomly</w:t>
      </w:r>
    </w:p>
    <w:p w14:paraId="2875A6B3" w14:textId="3B87B1F2" w:rsidR="00AB2366" w:rsidDel="00A00C8A" w:rsidRDefault="00C044CB">
      <w:pPr>
        <w:spacing w:line="433" w:lineRule="exact"/>
        <w:ind w:left="1800"/>
        <w:rPr>
          <w:del w:id="573" w:author="Exam" w:date="2015-03-03T01:59:00Z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mixed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574" w:author="Exam" w:date="2015-03-03T01:58:00Z">
        <w:r w:rsidR="00A00C8A">
          <w:rPr>
            <w:rFonts w:ascii="Times New Roman" w:eastAsia="Times New Roman" w:hAnsi="Times New Roman" w:cs="Times New Roman"/>
            <w:sz w:val="23"/>
            <w:szCs w:val="23"/>
          </w:rPr>
          <w:t>with</w:t>
        </w:r>
      </w:ins>
      <w:del w:id="575" w:author="Exam" w:date="2015-03-03T01:59:00Z"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by</w:delText>
        </w:r>
      </w:del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pseudo-random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sequence</w:t>
      </w:r>
      <w:ins w:id="576" w:author="Exam" w:date="2015-03-03T01:59:00Z">
        <w:r w:rsidR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 before being transmitted</w:t>
        </w:r>
      </w:ins>
      <w:del w:id="577" w:author="Exam" w:date="2015-03-03T01:59:00Z"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,</w:delText>
        </w:r>
        <w:r w:rsidDel="00A00C8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and</w:delText>
        </w:r>
        <w:r w:rsidDel="00A00C8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then</w:delText>
        </w:r>
        <w:r w:rsidDel="00A00C8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broadcasted</w:delText>
        </w:r>
        <w:r w:rsidDel="00A00C8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to</w:delText>
        </w:r>
        <w:r w:rsidDel="00A00C8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indoor</w:delText>
        </w:r>
        <w:r w:rsidDel="00A00C8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environment</w:delText>
        </w:r>
        <w:r w:rsidDel="00A00C8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from</w:delText>
        </w:r>
      </w:del>
    </w:p>
    <w:p w14:paraId="4488DB9F" w14:textId="63E02D49" w:rsidR="00AB2366" w:rsidRDefault="00C044CB">
      <w:pPr>
        <w:spacing w:line="433" w:lineRule="exact"/>
        <w:ind w:left="1800"/>
        <w:pPrChange w:id="578" w:author="Exam" w:date="2015-03-03T01:59:00Z">
          <w:pPr>
            <w:tabs>
              <w:tab w:val="left" w:pos="3342"/>
            </w:tabs>
            <w:spacing w:line="433" w:lineRule="exact"/>
            <w:ind w:left="1800"/>
          </w:pPr>
        </w:pPrChange>
      </w:pPr>
      <w:del w:id="579" w:author="Exam" w:date="2015-03-03T01:59:00Z"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the</w:delText>
        </w:r>
        <w:r w:rsidDel="00A00C8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transmitter.</w:delText>
        </w:r>
        <w:r w:rsidR="00B828A6" w:rsidDel="00A00C8A">
          <w:delText xml:space="preserve"> </w:delText>
        </w:r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Afterwards,</w:delText>
        </w:r>
      </w:del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580" w:author="Exam" w:date="2015-03-03T01:59:00Z">
        <w:r w:rsidR="00A00C8A">
          <w:rPr>
            <w:rFonts w:ascii="Times New Roman" w:eastAsia="Times New Roman" w:hAnsi="Times New Roman" w:cs="Times New Roman"/>
            <w:sz w:val="23"/>
            <w:szCs w:val="23"/>
          </w:rPr>
          <w:t xml:space="preserve">The </w:t>
        </w:r>
      </w:ins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receivers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581" w:author="Exam" w:date="2015-03-03T01:59:00Z">
        <w:r w:rsidR="00A00C8A">
          <w:rPr>
            <w:rFonts w:ascii="Times New Roman" w:eastAsia="Times New Roman" w:hAnsi="Times New Roman" w:cs="Times New Roman"/>
            <w:sz w:val="23"/>
            <w:szCs w:val="23"/>
          </w:rPr>
          <w:t>samples</w:t>
        </w:r>
      </w:ins>
      <w:del w:id="582" w:author="Exam" w:date="2015-03-03T01:59:00Z"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directly</w:delText>
        </w:r>
        <w:r w:rsidDel="00A00C8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down-sample</w:delText>
        </w:r>
      </w:del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relatively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low</w:t>
      </w:r>
    </w:p>
    <w:p w14:paraId="515E3E40" w14:textId="13BD2846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rate</w:t>
      </w:r>
      <w:ins w:id="583" w:author="Exam" w:date="2015-03-03T01:59:00Z">
        <w:r w:rsidR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 and reconstruct the signal</w:t>
        </w:r>
      </w:ins>
      <w:ins w:id="584" w:author="Exam" w:date="2015-03-03T02:00:00Z">
        <w:r w:rsidR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>s</w:t>
        </w:r>
      </w:ins>
      <w:ins w:id="585" w:author="Exam" w:date="2015-03-03T01:59:00Z">
        <w:r w:rsidR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 using</w:t>
        </w:r>
      </w:ins>
      <w:del w:id="586" w:author="Exam" w:date="2015-03-03T02:00:00Z"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.</w:delText>
        </w:r>
        <w:r w:rsidDel="00A00C8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Finally,</w:delText>
        </w:r>
        <w:r w:rsidDel="00A00C8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after</w:delText>
        </w:r>
        <w:r w:rsidDel="00A00C8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processing</w:delText>
        </w:r>
      </w:del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sparse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reconstruction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587" w:author="Exam" w:date="2015-03-03T02:00:00Z">
        <w:r w:rsidR="00A00C8A">
          <w:rPr>
            <w:rFonts w:ascii="Times New Roman" w:eastAsia="Times New Roman" w:hAnsi="Times New Roman" w:cs="Times New Roman"/>
            <w:sz w:val="23"/>
            <w:szCs w:val="23"/>
          </w:rPr>
          <w:t xml:space="preserve">algorithm such as </w:t>
        </w:r>
      </w:ins>
      <w:del w:id="588" w:author="Exam" w:date="2015-03-03T02:00:00Z"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(i.e</w:delText>
        </w:r>
      </w:del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OMP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BP</w:t>
      </w:r>
      <w:del w:id="589" w:author="Exam" w:date="2015-03-03T02:00:00Z"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)</w:delText>
        </w:r>
      </w:del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590" w:author="Exam" w:date="2015-03-03T02:00:00Z">
        <w:r w:rsidR="00A00C8A">
          <w:rPr>
            <w:rFonts w:ascii="Times New Roman" w:eastAsia="Times New Roman" w:hAnsi="Times New Roman" w:cs="Times New Roman"/>
            <w:sz w:val="23"/>
            <w:szCs w:val="23"/>
          </w:rPr>
          <w:t xml:space="preserve">and forward </w:t>
        </w:r>
      </w:ins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ins w:id="591" w:author="Exam" w:date="2015-03-03T02:00:00Z">
        <w:r w:rsidR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m for </w:t>
        </w:r>
      </w:ins>
      <w:del w:id="592" w:author="Exam" w:date="2015-03-03T02:00:00Z">
        <w:r w:rsidDel="00A00C8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original</w:delText>
        </w:r>
      </w:del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TOA</w:t>
      </w:r>
    </w:p>
    <w:p w14:paraId="2786EEC6" w14:textId="63D44B6C" w:rsidR="00AB2366" w:rsidDel="00A00C8A" w:rsidRDefault="00C044CB" w:rsidP="00A00C8A">
      <w:pPr>
        <w:tabs>
          <w:tab w:val="left" w:pos="6652"/>
        </w:tabs>
        <w:spacing w:line="433" w:lineRule="exact"/>
        <w:ind w:left="1800"/>
        <w:rPr>
          <w:del w:id="593" w:author="Exam" w:date="2015-03-03T02:02:00Z"/>
        </w:rPr>
      </w:pPr>
      <w:del w:id="594" w:author="Exam" w:date="2015-03-03T02:01:00Z"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based</w:delText>
        </w:r>
        <w:r w:rsidDel="00A00C8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algorithm</w:delText>
        </w:r>
        <w:r w:rsidDel="00A00C8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can</w:delText>
        </w:r>
        <w:r w:rsidDel="00A00C8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work</w:delText>
        </w:r>
      </w:del>
      <w:ins w:id="595" w:author="Exam" w:date="2015-03-03T02:01:00Z">
        <w:r w:rsidR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>processing  used in</w:t>
        </w:r>
      </w:ins>
      <w:del w:id="596" w:author="Exam" w:date="2015-03-03T02:01:00Z">
        <w:r w:rsidDel="00A00C8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for</w:delText>
        </w:r>
      </w:del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indoor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positioning</w:t>
      </w:r>
      <w:ins w:id="597" w:author="Exam" w:date="2015-03-03T02:01:00Z">
        <w:r w:rsidR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 application</w:t>
        </w:r>
      </w:ins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.</w:t>
      </w:r>
      <w:r w:rsidR="00B828A6">
        <w:t xml:space="preserve"> </w:t>
      </w:r>
      <w:del w:id="598" w:author="Exam" w:date="2015-03-03T02:02:00Z"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In</w:delText>
        </w:r>
        <w:r w:rsidDel="00A00C8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addition,</w:delText>
        </w:r>
        <w:r w:rsidDel="00A00C8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these</w:delText>
        </w:r>
        <w:r w:rsidDel="00A00C8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steps</w:delText>
        </w:r>
        <w:r w:rsidDel="00A00C8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at</w:delText>
        </w:r>
        <w:r w:rsidDel="00A00C8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receivers</w:delText>
        </w:r>
        <w:r w:rsidDel="00A00C8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can</w:delText>
        </w:r>
      </w:del>
    </w:p>
    <w:p w14:paraId="7E82ED61" w14:textId="721762F7" w:rsidR="00AB2366" w:rsidRDefault="00C044CB">
      <w:pPr>
        <w:tabs>
          <w:tab w:val="left" w:pos="6652"/>
        </w:tabs>
        <w:spacing w:line="433" w:lineRule="exact"/>
        <w:ind w:left="1800"/>
        <w:pPrChange w:id="599" w:author="Exam" w:date="2015-03-03T02:02:00Z">
          <w:pPr>
            <w:tabs>
              <w:tab w:val="left" w:pos="4725"/>
            </w:tabs>
            <w:spacing w:line="433" w:lineRule="exact"/>
            <w:ind w:left="1800"/>
          </w:pPr>
        </w:pPrChange>
      </w:pPr>
      <w:del w:id="600" w:author="Exam" w:date="2015-03-03T02:02:00Z"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be</w:delText>
        </w:r>
        <w:r w:rsidDel="00A00C8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executed</w:delText>
        </w:r>
        <w:r w:rsidDel="00A00C8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pipelined</w:delText>
        </w:r>
        <w:r w:rsidDel="00A00C8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as</w:delText>
        </w:r>
        <w:r w:rsidDel="00A00C8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[5].</w:delText>
        </w:r>
        <w:r w:rsidR="00B828A6" w:rsidDel="00A00C8A">
          <w:delText xml:space="preserve"> </w:delText>
        </w:r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Hence,</w:delText>
        </w:r>
        <w:r w:rsidDel="00A00C8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based</w:delText>
        </w:r>
        <w:r w:rsidDel="00A00C8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on</w:delText>
        </w:r>
        <w:r w:rsidDel="00A00C8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the</w:delText>
        </w:r>
        <w:r w:rsidDel="00A00C8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workflow</w:delText>
        </w:r>
        <w:r w:rsidDel="00A00C8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of</w:delText>
        </w:r>
        <w:r w:rsidDel="00A00C8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the</w:delText>
        </w:r>
        <w:r w:rsidDel="00A00C8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new</w:delText>
        </w:r>
        <w:r w:rsidDel="00A00C8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architecture,</w:delText>
        </w:r>
        <w:r w:rsidDel="00A00C8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</w:delText>
        </w:r>
      </w:del>
      <w:ins w:id="601" w:author="Exam" w:date="2015-03-03T02:02:00Z">
        <w:r w:rsidR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>T</w:t>
        </w:r>
      </w:ins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he</w:t>
      </w:r>
    </w:p>
    <w:p w14:paraId="7FD99F11" w14:textId="77777777" w:rsidR="00AB2366" w:rsidRDefault="00AB2366">
      <w:pPr>
        <w:spacing w:line="200" w:lineRule="exact"/>
        <w:ind w:left="1800"/>
      </w:pPr>
    </w:p>
    <w:p w14:paraId="5AB840B1" w14:textId="77777777" w:rsidR="00AB2366" w:rsidRDefault="00AB2366">
      <w:pPr>
        <w:spacing w:line="200" w:lineRule="exact"/>
        <w:ind w:left="1800"/>
      </w:pPr>
    </w:p>
    <w:p w14:paraId="6996A755" w14:textId="77777777" w:rsidR="00AB2366" w:rsidRDefault="00AB2366">
      <w:pPr>
        <w:spacing w:line="288" w:lineRule="exact"/>
        <w:ind w:left="1800"/>
      </w:pPr>
    </w:p>
    <w:p w14:paraId="539E4A55" w14:textId="77777777" w:rsidR="00AB2366" w:rsidRDefault="00C044CB">
      <w:pPr>
        <w:spacing w:line="288" w:lineRule="exact"/>
        <w:ind w:left="60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10</w:t>
      </w:r>
    </w:p>
    <w:p w14:paraId="7A9692A4" w14:textId="77777777" w:rsidR="00AB2366" w:rsidRDefault="00AB2366">
      <w:pPr>
        <w:sectPr w:rsidR="00AB2366">
          <w:pgSz w:w="11905" w:h="16837"/>
          <w:pgMar w:top="0" w:right="0" w:bottom="0" w:left="0" w:header="0" w:footer="0" w:gutter="0"/>
          <w:cols w:space="720"/>
        </w:sectPr>
      </w:pPr>
    </w:p>
    <w:p w14:paraId="7D848FC4" w14:textId="0D09363A" w:rsidR="00AB2366" w:rsidRDefault="007A10E0">
      <w:pPr>
        <w:spacing w:line="200" w:lineRule="exact"/>
        <w:ind w:left="1799"/>
      </w:pPr>
      <w:del w:id="602" w:author="hao chen" w:date="2015-03-04T13:40:00Z">
        <w:r>
          <w:lastRenderedPageBreak/>
          <w:pict w14:anchorId="3E34A01A">
            <v:group id="_x0000_s1095" style="position:absolute;left:0;text-align:left;margin-left:89.25pt;margin-top:121.5pt;width:432.75pt;height:.75pt;z-index:251639296;mso-position-horizontal-relative:page;mso-position-vertical-relative:page" coordorigin="1785,2430" coordsize="8655,15">
              <v:shape id="_x0000_s1096" style="position:absolute;left:7155;top:9749;width:8655;height:0" coordorigin="1785,2430" coordsize="8655,15" path="m1785,2430l1785,2430,1785,2430,1785,2430,1785,2430,1785,2430,1785,2430,1786,2430,1786,2430,1787,2430,1788,2430,1790,2430,1791,2430,1793,2430,1796,2430,1799,2430,1802,2430,1806,2430,1810,2430,1814,2430,1820,2430,1826,2430,1832,2430,1839,2430,1847,2430,1855,2430,1865,2430,1875,2430,1885,2430,1897,2430,1910,2430,1923,2430,1937,2430,1953,2430,1969,2430,1986,2430,2004,2430,2024,2430,2044,2430,2066,2430,2090,2430,2114,2430,2139,2430,2165,2430,2193,2430,2222,2430,2253,2430,2285,2430,2318,2430,2353,2430,2389,2430,2426,2430,2466,2430,2506,2430,2549,2430,2593,2430,2639,2430,2687,2430,2736,2430,2787,2430,2840,2430,2894,2430,2950,2430,3008,2430,3069,2430,3131,2430,3195,2430,3262,2430,3330,2430,3400,2430,3472,2430,3546,2430,3623,2430,3701,2430,3782,2430,3866,2430,3952,2430,4039,2430,4129,2430,4222,2430,4316,2430,4415,2430,4514,2430,4616,2430,4721,2430,4828,2430,4938,2430,5052,2430,5167,2430,5284,2430,5405,2430,5528,2430,5655,2430,5784,2430,5916,2430,6050,2430,6188,2430,6329,2430,6472,2430,6618,2430,6768,2430,6921,2430,7076,2430,7234,2430,7397,2430,7562,2430,7730,2430,7902,2430,8076,2430,8254,2430,8436,2430,8621,2430,8808,2430,9001,2430,9195,2430,9394,2430,9596,2430,9801,2430,10010,2430,10224,2430,10440,2430e" strokeweight=".1pt">
                <v:path arrowok="t"/>
                <o:lock v:ext="edit" verticies="t"/>
              </v:shape>
              <w10:wrap anchorx="page" anchory="page"/>
            </v:group>
          </w:pict>
        </w:r>
      </w:del>
      <w:r>
        <w:pict w14:anchorId="03EECC08">
          <v:group id="_x0000_s1093" style="position:absolute;left:0;text-align:left;margin-left:294.75pt;margin-top:345.75pt;width:8.25pt;height:.75pt;z-index:-251676160;mso-position-horizontal-relative:page;mso-position-vertical-relative:page" coordorigin="5895,6915" coordsize="165,15">
            <v:shape id="_x0000_s1094" style="position:absolute;left:23604;top:27682;width:165;height:0" coordorigin="5895,6915" coordsize="165,15" path="m5895,6915l5895,6915,5895,6915,5895,6915,5895,6915,5895,6915,5895,6915,5895,6915,5895,6915,5895,6915,5895,6915,5895,6915,5895,6915,5895,6915,5895,6915,5895,6915,5895,6915,5895,6915,5895,6915,5895,6915,5895,6915,5896,6915,5896,6915,5896,6915,5896,6915,5896,6915,5896,6915,5896,6915,5897,6915,5897,6915,5897,6915,5897,6915,5898,6915,5898,6915,5898,6915,5898,6915,5899,6915,5899,6915,5899,6915,5901,6915,5901,6915,5902,6915,5902,6915,5902,6915,5903,6915,5903,6915,5904,6915,5905,6915,5905,6915,5906,6915,5906,6915,5907,6915,5908,6915,5908,6915,5909,6915,5910,6915,5912,6915,5912,6915,5913,6915,5914,6915,5915,6915,5916,6915,5917,6915,5918,6915,5919,6915,5920,6915,5921,6915,5923,6915,5925,6915,5926,6915,5927,6915,5928,6915,5930,6915,5931,6915,5932,6915,5935,6915,5936,6915,5938,6915,5939,6915,5941,6915,5943,6915,5945,6915,5947,6915,5949,6915,5951,6915,5953,6915,5954,6915,5957,6915,5959,6915,5961,6915,5964,6915,5967,6915,5969,6915,5971,6915,5973,6915,5976,6915,5979,6915,5982,6915,5984,6915,5987,6915,5990,6915,5993,6915,5995,6915,5998,6915,6002,6915,6005,6915,6008,6915,6012,6915,6015,6915,6018,6915,6022,6915,6025,6915,6028,6915,6033,6915,6036,6915,6040,6915,6044,6915,6048,6915,6051,6915,6056,6915,6060,6915e" strokeweight="6069emu">
              <v:path arrowok="t"/>
              <o:lock v:ext="edit" verticies="t"/>
            </v:shape>
            <w10:wrap anchorx="page" anchory="page"/>
          </v:group>
        </w:pict>
      </w:r>
    </w:p>
    <w:p w14:paraId="618C4B83" w14:textId="77777777" w:rsidR="00AB2366" w:rsidRDefault="00AB2366">
      <w:pPr>
        <w:spacing w:line="200" w:lineRule="exact"/>
        <w:ind w:left="1799"/>
      </w:pPr>
    </w:p>
    <w:p w14:paraId="5E39BD6D" w14:textId="77777777" w:rsidR="00AB2366" w:rsidRDefault="00AB2366">
      <w:pPr>
        <w:spacing w:line="200" w:lineRule="exact"/>
        <w:ind w:left="1799"/>
      </w:pPr>
    </w:p>
    <w:p w14:paraId="6824DA75" w14:textId="77777777" w:rsidR="00AB2366" w:rsidRDefault="00AB2366">
      <w:pPr>
        <w:spacing w:line="200" w:lineRule="exact"/>
        <w:ind w:left="1799"/>
      </w:pPr>
    </w:p>
    <w:p w14:paraId="68DDAEDE" w14:textId="77777777" w:rsidR="00AB2366" w:rsidRDefault="00AB2366">
      <w:pPr>
        <w:spacing w:line="200" w:lineRule="exact"/>
        <w:ind w:left="1799"/>
      </w:pPr>
    </w:p>
    <w:p w14:paraId="1B8A57DD" w14:textId="77777777" w:rsidR="00AB2366" w:rsidRDefault="00AB2366">
      <w:pPr>
        <w:spacing w:line="200" w:lineRule="exact"/>
        <w:ind w:left="1799"/>
      </w:pPr>
    </w:p>
    <w:p w14:paraId="25596B44" w14:textId="77777777" w:rsidR="00AB2366" w:rsidRDefault="00AB2366">
      <w:pPr>
        <w:spacing w:line="200" w:lineRule="exact"/>
        <w:ind w:left="1799"/>
      </w:pPr>
    </w:p>
    <w:p w14:paraId="7274C918" w14:textId="77777777" w:rsidR="00AB2366" w:rsidRDefault="00AB2366">
      <w:pPr>
        <w:spacing w:line="200" w:lineRule="exact"/>
        <w:ind w:left="1799"/>
      </w:pPr>
    </w:p>
    <w:p w14:paraId="0553A32C" w14:textId="77777777" w:rsidR="00AB2366" w:rsidRDefault="00AB2366">
      <w:pPr>
        <w:spacing w:line="200" w:lineRule="exact"/>
        <w:ind w:left="1799"/>
      </w:pPr>
    </w:p>
    <w:p w14:paraId="74A76F6D" w14:textId="77777777" w:rsidR="00AB2366" w:rsidRDefault="00AB2366">
      <w:pPr>
        <w:spacing w:line="388" w:lineRule="exact"/>
        <w:ind w:left="1799"/>
      </w:pPr>
    </w:p>
    <w:p w14:paraId="566A9B63" w14:textId="77777777" w:rsidR="00AB2366" w:rsidRDefault="00C044CB">
      <w:pPr>
        <w:spacing w:line="240" w:lineRule="exact"/>
        <w:ind w:left="1804"/>
      </w:pPr>
      <w:bookmarkStart w:id="603" w:name="PageMark22"/>
      <w:bookmarkEnd w:id="603"/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HAPTER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4.</w:t>
      </w:r>
      <w:r>
        <w:rPr>
          <w:rFonts w:ascii="Times New Roman" w:eastAsia="Times New Roman" w:hAnsi="Times New Roman" w:cs="Times New Roman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OMPRESSIVE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U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LTRA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W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IDEBAND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P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OSITIONING</w:t>
      </w:r>
    </w:p>
    <w:p w14:paraId="52D8094B" w14:textId="77777777" w:rsidR="00AB2366" w:rsidRDefault="00AB2366">
      <w:pPr>
        <w:spacing w:line="200" w:lineRule="exact"/>
        <w:ind w:left="1799"/>
      </w:pPr>
    </w:p>
    <w:p w14:paraId="44E96467" w14:textId="77777777" w:rsidR="00AB2366" w:rsidRDefault="00AB2366">
      <w:pPr>
        <w:spacing w:line="202" w:lineRule="exact"/>
        <w:ind w:left="1799"/>
      </w:pPr>
    </w:p>
    <w:p w14:paraId="48BD9B4F" w14:textId="29B39200" w:rsidR="00AB2366" w:rsidRDefault="00C044CB">
      <w:pPr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math</w:t>
      </w:r>
      <w:ins w:id="604" w:author="Exam" w:date="2015-03-03T02:02:00Z">
        <w:r w:rsidR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>ematical</w:t>
        </w:r>
      </w:ins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model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system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can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represented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605" w:author="Exam" w:date="2015-03-03T02:02:00Z">
        <w:r w:rsidR="00A00C8A">
          <w:rPr>
            <w:rFonts w:ascii="Times New Roman" w:eastAsia="Times New Roman" w:hAnsi="Times New Roman" w:cs="Times New Roman"/>
            <w:sz w:val="23"/>
            <w:szCs w:val="23"/>
          </w:rPr>
          <w:t xml:space="preserve">in the </w:t>
        </w:r>
      </w:ins>
      <w:del w:id="606" w:author="Exam" w:date="2015-03-03T02:02:00Z"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as</w:delText>
        </w:r>
        <w:r w:rsidDel="00A00C8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</w:del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following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matrix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(4.3):</w:t>
      </w:r>
    </w:p>
    <w:p w14:paraId="2CFC0203" w14:textId="77777777" w:rsidR="00AB2366" w:rsidRDefault="00B828A6">
      <w:pPr>
        <w:spacing w:line="384" w:lineRule="exact"/>
        <w:ind w:left="1799"/>
      </w:pPr>
      <w:r>
        <w:rPr>
          <w:rFonts w:ascii="Times New Roman" w:eastAsia="Times New Roman" w:hAnsi="Times New Roman" w:cs="Times New Roman"/>
          <w:noProof/>
          <w:color w:val="000000"/>
          <w:sz w:val="23"/>
          <w:szCs w:val="23"/>
        </w:rPr>
        <w:drawing>
          <wp:anchor distT="0" distB="0" distL="114300" distR="114300" simplePos="0" relativeHeight="251684352" behindDoc="0" locked="0" layoutInCell="1" allowOverlap="1" wp14:anchorId="7B16066D" wp14:editId="1701744B">
            <wp:simplePos x="0" y="0"/>
            <wp:positionH relativeFrom="column">
              <wp:posOffset>1133475</wp:posOffset>
            </wp:positionH>
            <wp:positionV relativeFrom="paragraph">
              <wp:posOffset>161290</wp:posOffset>
            </wp:positionV>
            <wp:extent cx="5267325" cy="236220"/>
            <wp:effectExtent l="0" t="0" r="0" b="0"/>
            <wp:wrapSquare wrapText="bothSides"/>
            <wp:docPr id="1" name="Picture 1" descr="Macintosh HD:Users:chenhao:Desktop:Screen Shot 2015-02-23 at 11.39.4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chenhao:Desktop:Screen Shot 2015-02-23 at 11.39.42 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E5FE89" w14:textId="77777777" w:rsidR="00AB2366" w:rsidRDefault="00AB2366">
      <w:pPr>
        <w:spacing w:line="222" w:lineRule="exact"/>
        <w:ind w:left="1799"/>
        <w:rPr>
          <w:rFonts w:ascii="Times New Roman" w:eastAsia="Times New Roman" w:hAnsi="Times New Roman" w:cs="Times New Roman"/>
          <w:color w:val="000000"/>
          <w:sz w:val="23"/>
          <w:szCs w:val="23"/>
        </w:rPr>
      </w:pPr>
    </w:p>
    <w:p w14:paraId="4462B89E" w14:textId="77777777" w:rsidR="00B828A6" w:rsidRDefault="00B828A6">
      <w:pPr>
        <w:spacing w:line="222" w:lineRule="exact"/>
        <w:ind w:left="1799"/>
      </w:pPr>
    </w:p>
    <w:p w14:paraId="1A515FFD" w14:textId="36427AC4" w:rsidR="00AB2366" w:rsidRDefault="00C044CB">
      <w:pPr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where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discrete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sampled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observations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607" w:author="Exam" w:date="2015-03-03T02:02:00Z">
        <w:r w:rsidR="00A00C8A">
          <w:rPr>
            <w:rFonts w:ascii="Times New Roman" w:eastAsia="Times New Roman" w:hAnsi="Times New Roman" w:cs="Times New Roman"/>
            <w:sz w:val="23"/>
            <w:szCs w:val="23"/>
          </w:rPr>
          <w:t>by</w:t>
        </w:r>
      </w:ins>
      <w:del w:id="608" w:author="Exam" w:date="2015-03-03T02:02:00Z"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from</w:delText>
        </w:r>
      </w:del>
      <w:ins w:id="609" w:author="Exam" w:date="2015-03-03T02:02:00Z">
        <w:r w:rsidR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 the</w:t>
        </w:r>
      </w:ins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low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rate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ADCs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610" w:author="Exam" w:date="2015-03-03T02:03:00Z">
        <w:r w:rsidR="00A00C8A">
          <w:rPr>
            <w:rFonts w:ascii="Times New Roman" w:eastAsia="Times New Roman" w:hAnsi="Times New Roman" w:cs="Times New Roman"/>
            <w:sz w:val="23"/>
            <w:szCs w:val="23"/>
          </w:rPr>
          <w:t xml:space="preserve">the </w:t>
        </w:r>
      </w:ins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receivers,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x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</w:p>
    <w:p w14:paraId="3EDC378A" w14:textId="4AD6E3CF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generated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UWB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Gaussian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pulses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</w:t>
      </w:r>
      <w:ins w:id="611" w:author="Exam" w:date="2015-03-03T02:03:00Z">
        <w:r w:rsidR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>he</w:t>
        </w:r>
      </w:ins>
      <w:del w:id="612" w:author="Exam" w:date="2015-03-03T02:03:00Z"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raditional</w:delText>
        </w:r>
      </w:del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transmitters.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del w:id="613" w:author="Exam" w:date="2015-03-03T02:03:00Z"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Here</w:delText>
        </w:r>
        <w:r w:rsidDel="00A00C8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</w:del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del w:id="614" w:author="Exam" w:date="2015-03-03T02:03:00Z"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correspondingly</w:delText>
        </w:r>
      </w:del>
    </w:p>
    <w:p w14:paraId="214B7FAD" w14:textId="30EE62DA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Toeplitz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 w:rsidR="000E5CA0">
        <w:rPr>
          <w:rFonts w:ascii="Times New Roman" w:eastAsia="Times New Roman" w:hAnsi="Times New Roman" w:cs="Times New Roman"/>
          <w:color w:val="000000"/>
          <w:sz w:val="23"/>
          <w:szCs w:val="23"/>
        </w:rPr>
        <w:t>matrix</w:t>
      </w:r>
      <w:r w:rsidR="000E5CA0">
        <w:rPr>
          <w:rFonts w:ascii="Times New Roman" w:eastAsia="Times New Roman" w:hAnsi="Times New Roman" w:cs="Times New Roman"/>
          <w:sz w:val="23"/>
          <w:szCs w:val="23"/>
        </w:rPr>
        <w:t>, which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615" w:author="Exam" w:date="2015-03-03T02:03:00Z">
        <w:r w:rsidR="00A00C8A">
          <w:rPr>
            <w:rFonts w:ascii="Times New Roman" w:eastAsia="Times New Roman" w:hAnsi="Times New Roman" w:cs="Times New Roman"/>
            <w:sz w:val="23"/>
            <w:szCs w:val="23"/>
          </w:rPr>
          <w:t>re</w:t>
        </w:r>
      </w:ins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presents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convolution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IEEE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802.15.4a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model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(4.2),</w:t>
      </w:r>
    </w:p>
    <w:p w14:paraId="686DE1D1" w14:textId="495BE132" w:rsidR="00AB2366" w:rsidRDefault="00C044CB">
      <w:pPr>
        <w:tabs>
          <w:tab w:val="left" w:pos="2472"/>
        </w:tabs>
        <w:spacing w:line="433" w:lineRule="exact"/>
        <w:ind w:left="1800"/>
      </w:pPr>
      <w:del w:id="616" w:author="Exam" w:date="2015-03-03T02:04:00Z"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and</w:delText>
        </w:r>
        <w:r w:rsidDel="00A00C8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</w:del>
      <w:ins w:id="617" w:author="hao chen" w:date="2015-03-04T13:39:00Z">
        <w:r w:rsidR="0085159F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>P</w:t>
        </w:r>
      </w:ins>
      <w:del w:id="618" w:author="hao chen" w:date="2015-03-04T13:39:00Z">
        <w:r w:rsidDel="0085159F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F</w:delText>
        </w:r>
      </w:del>
      <w:ins w:id="619" w:author="hao chen" w:date="2015-03-04T13:39:00Z">
        <w:r w:rsidR="0085159F">
          <w:t xml:space="preserve"> </w:t>
        </w:r>
      </w:ins>
      <w:del w:id="620" w:author="hao chen" w:date="2015-03-04T13:39:00Z">
        <w:r w:rsidDel="0085159F">
          <w:tab/>
        </w:r>
      </w:del>
      <w:ins w:id="621" w:author="Exam" w:date="2015-03-03T02:03:00Z">
        <w:del w:id="622" w:author="hao chen" w:date="2015-03-04T13:39:00Z">
          <w:r w:rsidR="00A00C8A" w:rsidDel="0085159F">
            <w:delText xml:space="preserve">(comment: you mean P??) </w:delText>
          </w:r>
        </w:del>
      </w:ins>
      <w:ins w:id="623" w:author="Exam" w:date="2015-03-03T02:04:00Z">
        <w:r w:rsidR="00A00C8A">
          <w:t>represents</w:t>
        </w:r>
      </w:ins>
      <w:del w:id="624" w:author="Exam" w:date="2015-03-03T02:04:00Z"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stands</w:delText>
        </w:r>
        <w:r w:rsidDel="00A00C8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for</w:delText>
        </w:r>
      </w:del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random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projection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step,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which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diag</w:t>
      </w:r>
      <w:ins w:id="625" w:author="hao chen" w:date="2015-03-04T13:40:00Z">
        <w:r w:rsidR="0085159F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>onal</w:t>
        </w:r>
      </w:ins>
      <w:del w:id="626" w:author="hao chen" w:date="2015-03-04T13:40:00Z">
        <w:r w:rsidDel="0085159F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nose</w:delText>
        </w:r>
      </w:del>
      <w:ins w:id="627" w:author="Exam" w:date="2015-03-03T02:04:00Z">
        <w:r w:rsidR="0000332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 </w:t>
        </w:r>
        <w:del w:id="628" w:author="hao chen" w:date="2015-03-04T13:40:00Z">
          <w:r w:rsidR="0000332A" w:rsidDel="0085159F">
            <w:rPr>
              <w:rFonts w:ascii="Times New Roman" w:eastAsia="Times New Roman" w:hAnsi="Times New Roman" w:cs="Times New Roman"/>
              <w:color w:val="000000"/>
              <w:sz w:val="23"/>
              <w:szCs w:val="23"/>
            </w:rPr>
            <w:delText>(comment: you meant diag</w:delText>
          </w:r>
        </w:del>
      </w:ins>
      <w:ins w:id="629" w:author="Exam" w:date="2015-03-03T02:05:00Z">
        <w:del w:id="630" w:author="hao chen" w:date="2015-03-04T13:40:00Z">
          <w:r w:rsidR="0000332A" w:rsidDel="0085159F">
            <w:rPr>
              <w:rFonts w:ascii="Times New Roman" w:eastAsia="Times New Roman" w:hAnsi="Times New Roman" w:cs="Times New Roman"/>
              <w:color w:val="000000"/>
              <w:sz w:val="23"/>
              <w:szCs w:val="23"/>
            </w:rPr>
            <w:delText>o</w:delText>
          </w:r>
        </w:del>
      </w:ins>
      <w:ins w:id="631" w:author="Exam" w:date="2015-03-03T02:04:00Z">
        <w:del w:id="632" w:author="hao chen" w:date="2015-03-04T13:40:00Z">
          <w:r w:rsidR="0000332A" w:rsidDel="0085159F">
            <w:rPr>
              <w:rFonts w:ascii="Times New Roman" w:eastAsia="Times New Roman" w:hAnsi="Times New Roman" w:cs="Times New Roman"/>
              <w:color w:val="000000"/>
              <w:sz w:val="23"/>
              <w:szCs w:val="23"/>
            </w:rPr>
            <w:delText>n</w:delText>
          </w:r>
        </w:del>
      </w:ins>
      <w:ins w:id="633" w:author="Exam" w:date="2015-03-03T02:05:00Z">
        <w:del w:id="634" w:author="hao chen" w:date="2015-03-04T13:40:00Z">
          <w:r w:rsidR="0000332A" w:rsidDel="0085159F">
            <w:rPr>
              <w:rFonts w:ascii="Times New Roman" w:eastAsia="Times New Roman" w:hAnsi="Times New Roman" w:cs="Times New Roman"/>
              <w:color w:val="000000"/>
              <w:sz w:val="23"/>
              <w:szCs w:val="23"/>
            </w:rPr>
            <w:delText>a</w:delText>
          </w:r>
        </w:del>
      </w:ins>
      <w:ins w:id="635" w:author="Exam" w:date="2015-03-03T02:04:00Z">
        <w:del w:id="636" w:author="hao chen" w:date="2015-03-04T13:40:00Z">
          <w:r w:rsidR="00A00C8A" w:rsidDel="0085159F">
            <w:rPr>
              <w:rFonts w:ascii="Times New Roman" w:eastAsia="Times New Roman" w:hAnsi="Times New Roman" w:cs="Times New Roman"/>
              <w:color w:val="000000"/>
              <w:sz w:val="23"/>
              <w:szCs w:val="23"/>
            </w:rPr>
            <w:delText>l</w:delText>
          </w:r>
        </w:del>
      </w:ins>
      <w:ins w:id="637" w:author="Exam" w:date="2015-03-03T02:05:00Z">
        <w:del w:id="638" w:author="hao chen" w:date="2015-03-04T13:40:00Z">
          <w:r w:rsidR="0000332A" w:rsidDel="0085159F">
            <w:rPr>
              <w:rFonts w:ascii="Times New Roman" w:eastAsia="Times New Roman" w:hAnsi="Times New Roman" w:cs="Times New Roman"/>
              <w:color w:val="000000"/>
              <w:sz w:val="23"/>
              <w:szCs w:val="23"/>
            </w:rPr>
            <w:delText>??</w:delText>
          </w:r>
        </w:del>
      </w:ins>
      <w:ins w:id="639" w:author="Exam" w:date="2015-03-03T02:04:00Z">
        <w:del w:id="640" w:author="hao chen" w:date="2015-03-04T13:40:00Z">
          <w:r w:rsidR="00A00C8A" w:rsidDel="0085159F">
            <w:rPr>
              <w:rFonts w:ascii="Times New Roman" w:eastAsia="Times New Roman" w:hAnsi="Times New Roman" w:cs="Times New Roman"/>
              <w:color w:val="000000"/>
              <w:sz w:val="23"/>
              <w:szCs w:val="23"/>
            </w:rPr>
            <w:delText xml:space="preserve">) </w:delText>
          </w:r>
        </w:del>
      </w:ins>
      <w:del w:id="641" w:author="hao chen" w:date="2015-03-04T13:40:00Z">
        <w:r w:rsidDel="0085159F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</w:del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matrix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whose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variables</w:t>
      </w:r>
    </w:p>
    <w:p w14:paraId="5A7D0430" w14:textId="2BE696CC" w:rsidR="00AB2366" w:rsidRDefault="00C044CB">
      <w:pPr>
        <w:tabs>
          <w:tab w:val="left" w:pos="9782"/>
        </w:tabs>
        <w:spacing w:line="595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randomly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chosen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from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{−1,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+1}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but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alternat</w:t>
      </w:r>
      <w:ins w:id="642" w:author="Exam" w:date="2015-03-03T02:05:00Z">
        <w:r w:rsidR="0000332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>es</w:t>
        </w:r>
      </w:ins>
      <w:del w:id="643" w:author="Exam" w:date="2015-03-03T02:05:00Z">
        <w:r w:rsidDel="0000332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ives</w:delText>
        </w:r>
      </w:del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sub-Nyquist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del w:id="644" w:author="Exam" w:date="2015-03-03T02:05:00Z">
        <w:r w:rsidDel="0000332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low</w:delText>
        </w:r>
        <w:r w:rsidDel="0000332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</w:del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rate.</w:t>
      </w:r>
      <w:r w:rsidR="00B828A6"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645" w:author="hao chen" w:date="2015-03-04T21:32:00Z">
        <w:r w:rsidR="00B01CE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>m</w:t>
        </w:r>
        <w:r w:rsidR="00B01CE6">
          <w:rPr>
            <w:rFonts w:ascii="Times New Roman" w:eastAsia="Times New Roman" w:hAnsi="Times New Roman" w:cs="Times New Roman"/>
            <w:sz w:val="23"/>
            <w:szCs w:val="23"/>
          </w:rPr>
          <w:t xml:space="preserve"> </w:t>
        </w:r>
        <w:r w:rsidR="00B01CE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>×</w:t>
        </w:r>
        <w:r w:rsidR="00B01CE6">
          <w:rPr>
            <w:rFonts w:ascii="Times New Roman" w:eastAsia="Times New Roman" w:hAnsi="Times New Roman" w:cs="Times New Roman"/>
            <w:sz w:val="23"/>
            <w:szCs w:val="23"/>
          </w:rPr>
          <w:t xml:space="preserve"> </w:t>
        </w:r>
        <w:r w:rsidR="00B01CE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>N</w:t>
        </w:r>
        <w:r w:rsidR="00B01CE6">
          <w:rPr>
            <w:rFonts w:ascii="Times New Roman" w:eastAsia="Times New Roman" w:hAnsi="Times New Roman" w:cs="Times New Roman"/>
            <w:sz w:val="23"/>
            <w:szCs w:val="23"/>
          </w:rPr>
          <w:t xml:space="preserve"> </w:t>
        </w:r>
        <w:r w:rsidR="00B01CE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>matrix</w:t>
        </w:r>
        <w:r w:rsidR="00B01CE6">
          <w:rPr>
            <w:rFonts w:ascii="Times New Roman" w:eastAsia="Times New Roman" w:hAnsi="Times New Roman" w:cs="Times New Roman"/>
            <w:sz w:val="23"/>
            <w:szCs w:val="23"/>
          </w:rPr>
          <w:t xml:space="preserve"> </w:t>
        </w:r>
      </w:ins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</w:t>
      </w:r>
    </w:p>
    <w:p w14:paraId="0916898C" w14:textId="5E27529C" w:rsidR="00AB2366" w:rsidDel="0000332A" w:rsidRDefault="00C044CB">
      <w:pPr>
        <w:spacing w:line="433" w:lineRule="exact"/>
        <w:ind w:left="1800"/>
        <w:rPr>
          <w:del w:id="646" w:author="Exam" w:date="2015-03-03T02:06:00Z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represents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downsampling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behaviour</w:t>
      </w:r>
      <w:ins w:id="647" w:author="Exam" w:date="2015-03-03T02:05:00Z">
        <w:r w:rsidR="0000332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 of the receiver(??)</w:t>
        </w:r>
      </w:ins>
      <w:ins w:id="648" w:author="hao chen" w:date="2015-03-04T21:33:00Z">
        <w:r w:rsidR="00B01CE6">
          <w:rPr>
            <w:rFonts w:ascii="Times New Roman" w:eastAsia="Times New Roman" w:hAnsi="Times New Roman" w:cs="Times New Roman"/>
            <w:sz w:val="23"/>
            <w:szCs w:val="23"/>
          </w:rPr>
          <w:t xml:space="preserve">, where </w:t>
        </w:r>
      </w:ins>
      <w:del w:id="649" w:author="hao chen" w:date="2015-03-04T21:33:00Z">
        <w:r w:rsidDel="00B01CE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.</w:delText>
        </w:r>
      </w:del>
      <w:del w:id="650" w:author="hao chen" w:date="2015-03-04T21:32:00Z">
        <w:r w:rsidDel="00B01CE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B01CE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It</w:delText>
        </w:r>
        <w:r w:rsidDel="00B01CE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B01CE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is</w:delText>
        </w:r>
        <w:r w:rsidDel="00B01CE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B01CE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</w:delText>
        </w:r>
        <w:r w:rsidDel="00B01CE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B01CE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m</w:delText>
        </w:r>
        <w:r w:rsidDel="00B01CE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B01CE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×</w:delText>
        </w:r>
        <w:r w:rsidDel="00B01CE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B01CE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N</w:delText>
        </w:r>
        <w:r w:rsidDel="00B01CE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B01CE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matrix</w:delText>
        </w:r>
        <w:r w:rsidDel="00B01CE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B01CE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(m</w:delText>
        </w:r>
        <w:r w:rsidDel="00B01CE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B01CE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&lt;&lt;</w:delText>
        </w:r>
        <w:r w:rsidDel="00B01CE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B01CE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N</w:delText>
        </w:r>
        <w:r w:rsidDel="00B01CE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B01CE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)</w:delText>
        </w:r>
        <w:r w:rsidDel="00B01CE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B01CE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with</w:delText>
        </w:r>
        <w:r w:rsidDel="00B01CE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B01CE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0</w:delText>
        </w:r>
      </w:del>
      <w:ins w:id="651" w:author="Exam" w:date="2015-03-03T02:06:00Z">
        <w:del w:id="652" w:author="hao chen" w:date="2015-03-04T21:32:00Z">
          <w:r w:rsidR="0000332A" w:rsidDel="00B01CE6">
            <w:rPr>
              <w:rFonts w:ascii="Times New Roman" w:eastAsia="Times New Roman" w:hAnsi="Times New Roman" w:cs="Times New Roman"/>
              <w:color w:val="000000"/>
              <w:sz w:val="23"/>
              <w:szCs w:val="23"/>
            </w:rPr>
            <w:delText xml:space="preserve"> and 1</w:delText>
          </w:r>
        </w:del>
      </w:ins>
      <w:del w:id="653" w:author="hao chen" w:date="2015-03-04T21:32:00Z">
        <w:r w:rsidDel="00B01CE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-1</w:delText>
        </w:r>
        <w:r w:rsidDel="00B01CE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B01CE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entries</w:delText>
        </w:r>
      </w:del>
      <w:ins w:id="654" w:author="Exam" w:date="2015-03-03T02:06:00Z">
        <w:del w:id="655" w:author="hao chen" w:date="2015-03-04T21:32:00Z">
          <w:r w:rsidR="0000332A" w:rsidDel="00B01CE6">
            <w:rPr>
              <w:rFonts w:ascii="Times New Roman" w:eastAsia="Times New Roman" w:hAnsi="Times New Roman" w:cs="Times New Roman"/>
              <w:color w:val="000000"/>
              <w:sz w:val="23"/>
              <w:szCs w:val="23"/>
            </w:rPr>
            <w:delText xml:space="preserve"> and with</w:delText>
          </w:r>
        </w:del>
      </w:ins>
    </w:p>
    <w:p w14:paraId="40A766BF" w14:textId="24BDFE2F" w:rsidR="00AB2366" w:rsidDel="0000332A" w:rsidRDefault="00C044CB">
      <w:pPr>
        <w:spacing w:line="433" w:lineRule="exact"/>
        <w:ind w:left="1800"/>
        <w:rPr>
          <w:del w:id="656" w:author="Exam" w:date="2015-03-03T02:07:00Z"/>
        </w:rPr>
        <w:pPrChange w:id="657" w:author="Exam" w:date="2015-03-03T02:06:00Z">
          <w:pPr>
            <w:tabs>
              <w:tab w:val="left" w:pos="5919"/>
              <w:tab w:val="left" w:pos="6378"/>
            </w:tabs>
            <w:spacing w:line="326" w:lineRule="exact"/>
            <w:ind w:left="1800"/>
          </w:pPr>
        </w:pPrChange>
      </w:pPr>
      <w:del w:id="658" w:author="Exam" w:date="2015-03-03T02:06:00Z">
        <w:r w:rsidDel="0000332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,</w:delText>
        </w:r>
        <w:r w:rsidDel="0000332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00332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and</w:delText>
        </w:r>
        <w:r w:rsidDel="0000332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</w:del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each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its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rows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contain</w:t>
      </w:r>
      <w:ins w:id="659" w:author="Exam" w:date="2015-03-03T02:06:00Z">
        <w:del w:id="660" w:author="hao chen" w:date="2015-03-04T21:33:00Z">
          <w:r w:rsidR="0000332A" w:rsidDel="00B01CE6">
            <w:rPr>
              <w:rFonts w:ascii="Times New Roman" w:eastAsia="Times New Roman" w:hAnsi="Times New Roman" w:cs="Times New Roman"/>
              <w:color w:val="000000"/>
              <w:sz w:val="23"/>
              <w:szCs w:val="23"/>
            </w:rPr>
            <w:delText>ing</w:delText>
          </w:r>
        </w:del>
      </w:ins>
      <w:del w:id="661" w:author="Exam" w:date="2015-03-03T02:06:00Z">
        <w:r w:rsidDel="0000332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s</w:delText>
        </w:r>
      </w:del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block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 w:rsidR="00B828A6">
        <w:t xml:space="preserve"> m/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</w:t>
      </w:r>
      <w:r w:rsidR="00B828A6"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contiguous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ones</w:t>
      </w:r>
      <w:ins w:id="662" w:author="hao chen" w:date="2015-03-04T21:33:00Z">
        <w:r w:rsidR="00B01CE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 from </w:t>
        </w:r>
      </w:ins>
      <w:ins w:id="663" w:author="hao chen" w:date="2015-03-04T21:36:00Z">
        <w:r w:rsidR="00B01CE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>(</w:t>
        </w:r>
      </w:ins>
      <w:ins w:id="664" w:author="hao chen" w:date="2015-03-04T21:33:00Z">
        <w:r w:rsidR="00B01CE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>1+(</w:t>
        </w:r>
      </w:ins>
      <w:ins w:id="665" w:author="hao chen" w:date="2015-03-04T21:35:00Z">
        <w:r w:rsidR="00B01CE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>i-1</w:t>
        </w:r>
      </w:ins>
      <w:ins w:id="666" w:author="hao chen" w:date="2015-03-04T21:33:00Z">
        <w:r w:rsidR="00B01CE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>)</w:t>
        </w:r>
      </w:ins>
      <w:ins w:id="667" w:author="hao chen" w:date="2015-03-04T21:35:00Z">
        <w:r w:rsidR="00B01CE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>*m/N</w:t>
        </w:r>
      </w:ins>
      <w:ins w:id="668" w:author="hao chen" w:date="2015-03-04T21:36:00Z">
        <w:r w:rsidR="00B01CE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>)th element</w:t>
        </w:r>
      </w:ins>
      <w:ins w:id="669" w:author="hao chen" w:date="2015-03-04T21:35:00Z">
        <w:r w:rsidR="00B01CE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 </w:t>
        </w:r>
      </w:ins>
      <w:ins w:id="670" w:author="hao chen" w:date="2015-03-04T21:36:00Z">
        <w:r w:rsidR="00B01CE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>to the</w:t>
        </w:r>
      </w:ins>
      <w:ins w:id="671" w:author="hao chen" w:date="2015-03-04T21:35:00Z">
        <w:r w:rsidR="00B01CE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 </w:t>
        </w:r>
      </w:ins>
      <w:ins w:id="672" w:author="hao chen" w:date="2015-03-04T21:36:00Z">
        <w:r w:rsidR="00B01CE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>(</w:t>
        </w:r>
      </w:ins>
      <w:ins w:id="673" w:author="hao chen" w:date="2015-03-04T21:35:00Z">
        <w:r w:rsidR="00B01CE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i*m/N) </w:t>
        </w:r>
      </w:ins>
      <w:ins w:id="674" w:author="hao chen" w:date="2015-03-04T21:36:00Z">
        <w:r w:rsidR="00B01CE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>th element</w:t>
        </w:r>
      </w:ins>
      <w:ins w:id="675" w:author="hao chen" w:date="2015-03-04T21:33:00Z">
        <w:r w:rsidR="00B01CE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 </w:t>
        </w:r>
      </w:ins>
      <w:del w:id="676" w:author="Exam" w:date="2015-03-03T02:07:00Z">
        <w:r w:rsidDel="0000332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,</w:delText>
        </w:r>
        <w:r w:rsidDel="0000332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00332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which</w:delText>
        </w:r>
        <w:r w:rsidDel="0000332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00332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has</w:delText>
        </w:r>
        <w:r w:rsidDel="0000332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00332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been</w:delText>
        </w:r>
        <w:r w:rsidDel="0000332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00332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used</w:delText>
        </w:r>
        <w:r w:rsidDel="0000332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00332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for</w:delText>
        </w:r>
      </w:del>
    </w:p>
    <w:p w14:paraId="711D91A3" w14:textId="726C202A" w:rsidR="00AB2366" w:rsidRDefault="00C044CB">
      <w:pPr>
        <w:spacing w:line="433" w:lineRule="exact"/>
        <w:ind w:left="1800"/>
        <w:pPrChange w:id="677" w:author="Exam" w:date="2015-03-03T02:07:00Z">
          <w:pPr>
            <w:spacing w:line="378" w:lineRule="exact"/>
            <w:ind w:left="1800"/>
          </w:pPr>
        </w:pPrChange>
      </w:pPr>
      <w:del w:id="678" w:author="Exam" w:date="2015-03-03T02:07:00Z">
        <w:r w:rsidDel="0000332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simulationin</w:delText>
        </w:r>
      </w:del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[9]</w:t>
      </w:r>
      <w:ins w:id="679" w:author="hao chen" w:date="2015-03-04T21:33:00Z">
        <w:r w:rsidR="00B01CE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 </w:t>
        </w:r>
      </w:ins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del w:id="680" w:author="Exam" w:date="2015-03-03T02:07:00Z">
        <w:r w:rsidDel="0000332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Then</w:delText>
        </w:r>
        <w:r w:rsidDel="0000332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</w:del>
      <w:ins w:id="681" w:author="Exam" w:date="2015-03-03T02:08:00Z">
        <w:r w:rsidR="0000332A">
          <w:rPr>
            <w:rFonts w:ascii="Times New Roman" w:eastAsia="Times New Roman" w:hAnsi="Times New Roman" w:cs="Times New Roman"/>
            <w:sz w:val="23"/>
            <w:szCs w:val="23"/>
          </w:rPr>
          <w:t xml:space="preserve">The receovered signal </w:t>
        </w:r>
      </w:ins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ˆx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can</w:t>
      </w:r>
      <w:ins w:id="682" w:author="Exam" w:date="2015-03-03T02:07:00Z">
        <w:r w:rsidR="0000332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 </w:t>
        </w:r>
      </w:ins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be</w:t>
      </w:r>
      <w:ins w:id="683" w:author="Exam" w:date="2015-03-03T02:07:00Z">
        <w:r w:rsidR="0000332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 </w:t>
        </w:r>
      </w:ins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reconstructed</w:t>
      </w:r>
      <w:ins w:id="684" w:author="Exam" w:date="2015-03-03T02:07:00Z">
        <w:r w:rsidR="0000332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 </w:t>
        </w:r>
      </w:ins>
      <w:ins w:id="685" w:author="Exam" w:date="2015-03-03T02:08:00Z">
        <w:r w:rsidR="0000332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>by using</w:t>
        </w:r>
      </w:ins>
      <w:del w:id="686" w:author="Exam" w:date="2015-03-03T02:08:00Z">
        <w:r w:rsidDel="0000332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fromvarious</w:delText>
        </w:r>
      </w:del>
      <w:ins w:id="687" w:author="Exam" w:date="2015-03-03T02:07:00Z">
        <w:r w:rsidR="0000332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 </w:t>
        </w:r>
      </w:ins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sparse</w:t>
      </w:r>
      <w:ins w:id="688" w:author="Exam" w:date="2015-03-03T02:07:00Z">
        <w:r w:rsidR="0000332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 </w:t>
        </w:r>
      </w:ins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reconstruction</w:t>
      </w:r>
      <w:ins w:id="689" w:author="Exam" w:date="2015-03-03T02:07:00Z">
        <w:r w:rsidR="0000332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 </w:t>
        </w:r>
      </w:ins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algorithm</w:t>
      </w:r>
      <w:ins w:id="690" w:author="Exam" w:date="2015-03-03T02:08:00Z">
        <w:r w:rsidR="0000332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>s</w:t>
        </w:r>
      </w:ins>
    </w:p>
    <w:p w14:paraId="16691BC5" w14:textId="1541B1B6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such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commentRangeStart w:id="691"/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BP,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OMP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CoSaMP</w:t>
      </w:r>
      <w:ins w:id="692" w:author="Exam" w:date="2015-03-03T02:08:00Z">
        <w:r w:rsidR="0000332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, where it is </w:t>
        </w:r>
      </w:ins>
      <w:del w:id="693" w:author="Exam" w:date="2015-03-03T02:08:00Z">
        <w:r w:rsidDel="0000332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.</w:delText>
        </w:r>
        <w:r w:rsidDel="0000332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</w:del>
      <w:del w:id="694" w:author="Exam" w:date="2015-03-03T02:07:00Z">
        <w:r w:rsidDel="0000332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At</w:delText>
        </w:r>
        <w:r w:rsidDel="0000332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00332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last,</w:delText>
        </w:r>
        <w:r w:rsidDel="0000332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</w:del>
      <w:del w:id="695" w:author="Exam" w:date="2015-03-03T02:08:00Z">
        <w:r w:rsidDel="0000332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the</w:delText>
        </w:r>
        <w:r w:rsidDel="0000332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00332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recovered</w:delText>
        </w:r>
        <w:r w:rsidDel="0000332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00332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signal</w:delText>
        </w:r>
        <w:r w:rsidDel="0000332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00332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ˆx</w:delText>
        </w:r>
        <w:r w:rsidDel="0000332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00332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is</w:delText>
        </w:r>
      </w:del>
      <w:ins w:id="696" w:author="Exam" w:date="2015-03-03T02:08:00Z">
        <w:r w:rsidR="0000332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 then used</w:t>
        </w:r>
      </w:ins>
      <w:del w:id="697" w:author="Exam" w:date="2015-03-03T02:09:00Z">
        <w:r w:rsidDel="0000332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00332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applied</w:delText>
        </w:r>
      </w:del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based</w:t>
      </w:r>
    </w:p>
    <w:p w14:paraId="595B0A4A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positioning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estimation</w:t>
      </w:r>
      <w:commentRangeEnd w:id="691"/>
      <w:r w:rsidR="00B01CE6">
        <w:rPr>
          <w:rStyle w:val="CommentReference"/>
        </w:rPr>
        <w:commentReference w:id="691"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.</w:t>
      </w:r>
    </w:p>
    <w:p w14:paraId="14A69BCB" w14:textId="77777777" w:rsidR="00AB2366" w:rsidRDefault="00AB2366">
      <w:pPr>
        <w:spacing w:line="200" w:lineRule="exact"/>
        <w:ind w:left="1799"/>
      </w:pPr>
    </w:p>
    <w:p w14:paraId="56B3653B" w14:textId="77777777" w:rsidR="00AB2366" w:rsidRDefault="00AB2366">
      <w:pPr>
        <w:spacing w:line="345" w:lineRule="exact"/>
        <w:ind w:left="1799"/>
      </w:pPr>
    </w:p>
    <w:p w14:paraId="3B3F61E6" w14:textId="20C7EE27" w:rsidR="00AB2366" w:rsidRDefault="00C044CB">
      <w:pPr>
        <w:tabs>
          <w:tab w:val="left" w:pos="2660"/>
        </w:tabs>
        <w:spacing w:line="373" w:lineRule="exact"/>
        <w:ind w:left="1800"/>
      </w:pPr>
      <w:del w:id="698" w:author="Exam" w:date="2015-03-03T02:09:00Z">
        <w:r w:rsidDel="006C5C3A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delText>4.3.3</w:delText>
        </w:r>
        <w:r w:rsidDel="006C5C3A">
          <w:tab/>
        </w:r>
        <w:r w:rsidDel="006C5C3A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delText>Simulation</w:delText>
        </w:r>
        <w:r w:rsidDel="006C5C3A">
          <w:rPr>
            <w:rFonts w:ascii="Times New Roman" w:eastAsia="Times New Roman" w:hAnsi="Times New Roman" w:cs="Times New Roman"/>
            <w:sz w:val="28"/>
            <w:szCs w:val="28"/>
          </w:rPr>
          <w:delText xml:space="preserve"> </w:delText>
        </w:r>
        <w:r w:rsidDel="006C5C3A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delText>Results</w:delText>
        </w:r>
      </w:del>
    </w:p>
    <w:p w14:paraId="099B89C0" w14:textId="77777777" w:rsidR="00AB2366" w:rsidRDefault="00AB2366">
      <w:pPr>
        <w:spacing w:line="275" w:lineRule="exact"/>
        <w:ind w:left="1799"/>
      </w:pPr>
    </w:p>
    <w:p w14:paraId="2F005262" w14:textId="6F86F872" w:rsidR="00AB2366" w:rsidRDefault="00C044CB">
      <w:pPr>
        <w:spacing w:line="288" w:lineRule="exact"/>
        <w:ind w:left="2151"/>
      </w:pPr>
      <w:del w:id="699" w:author="Exam" w:date="2015-03-03T02:09:00Z">
        <w:r w:rsidDel="006C5C3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This</w:delText>
        </w:r>
        <w:r w:rsidDel="006C5C3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6C5C3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experiment</w:delText>
        </w:r>
        <w:r w:rsidDel="006C5C3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6C5C3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uses</w:delText>
        </w:r>
        <w:r w:rsidDel="006C5C3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6C5C3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Matlab</w:delText>
        </w:r>
        <w:r w:rsidDel="006C5C3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6C5C3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to</w:delText>
        </w:r>
        <w:r w:rsidDel="006C5C3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6C5C3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evaluate</w:delText>
        </w:r>
        <w:r w:rsidDel="006C5C3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6C5C3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the</w:delText>
        </w:r>
      </w:del>
      <w:ins w:id="700" w:author="Exam" w:date="2015-03-03T02:09:00Z">
        <w:r w:rsidR="006C5C3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>The</w:t>
        </w:r>
      </w:ins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performance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proposed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system</w:t>
      </w:r>
      <w:ins w:id="701" w:author="Exam" w:date="2015-03-03T02:09:00Z">
        <w:r w:rsidR="006C5C3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 is evaluated by simulation (in Matlab)</w:t>
        </w:r>
      </w:ins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</w:p>
    <w:p w14:paraId="3A6545F4" w14:textId="16DAA1B6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simulation,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UWB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waveform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periodic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del w:id="702" w:author="Exam" w:date="2015-03-03T02:10:00Z">
        <w:r w:rsidDel="006C5C3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simple</w:delText>
        </w:r>
      </w:del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 w:rsidR="000E5CA0">
        <w:rPr>
          <w:rFonts w:ascii="Times New Roman" w:eastAsia="Times New Roman" w:hAnsi="Times New Roman" w:cs="Times New Roman"/>
          <w:color w:val="000000"/>
          <w:sz w:val="23"/>
          <w:szCs w:val="23"/>
        </w:rPr>
        <w:t>pulse</w:t>
      </w:r>
      <w:r w:rsidR="000E5CA0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 w:rsidR="000E5CA0">
        <w:rPr>
          <w:rFonts w:ascii="Times New Roman" w:eastAsia="Times New Roman" w:hAnsi="Times New Roman" w:cs="Times New Roman"/>
          <w:color w:val="000000"/>
          <w:sz w:val="23"/>
          <w:szCs w:val="23"/>
        </w:rPr>
        <w:t>that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shaped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second</w:t>
      </w:r>
    </w:p>
    <w:p w14:paraId="5A397F00" w14:textId="77777777" w:rsidR="00AB2366" w:rsidRDefault="00C044CB">
      <w:pPr>
        <w:tabs>
          <w:tab w:val="left" w:pos="7358"/>
        </w:tabs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derivative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Gaussian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wave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with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pulse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duration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1ns.</w:t>
      </w:r>
      <w:r w:rsidR="00B828A6"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bandwidth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</w:p>
    <w:p w14:paraId="6ACA0946" w14:textId="77777777" w:rsidR="00AB2366" w:rsidRDefault="00C044CB">
      <w:pPr>
        <w:tabs>
          <w:tab w:val="left" w:pos="2540"/>
        </w:tabs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8GHz.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UWB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channel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model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IEEE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802.15.4a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CM1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model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line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</w:p>
    <w:p w14:paraId="63D2C04F" w14:textId="2F697382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sight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(LOS)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indoor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environment</w:t>
      </w:r>
      <w:ins w:id="703" w:author="Exam" w:date="2015-03-03T02:10:00Z">
        <w:r w:rsidR="006C5C3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>.</w:t>
        </w:r>
      </w:ins>
      <w:del w:id="704" w:author="Exam" w:date="2015-03-03T02:10:00Z">
        <w:r w:rsidDel="006C5C3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,</w:delText>
        </w:r>
        <w:r w:rsidDel="006C5C3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6C5C3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and</w:delText>
        </w:r>
        <w:r w:rsidDel="006C5C3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6C5C3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z</w:delText>
        </w:r>
      </w:del>
      <w:ins w:id="705" w:author="Exam" w:date="2015-03-03T02:10:00Z">
        <w:r w:rsidR="006C5C3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>Z</w:t>
        </w:r>
      </w:ins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ero-mean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additive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white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Gaussian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noise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(AWGN)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</w:p>
    <w:p w14:paraId="27287689" w14:textId="5053310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added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generate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average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SNR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10dB.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del w:id="706" w:author="Exam" w:date="2015-03-03T02:10:00Z">
        <w:r w:rsidDel="006C5C3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The</w:delText>
        </w:r>
        <w:r w:rsidDel="006C5C3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6C5C3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s</w:delText>
        </w:r>
      </w:del>
      <w:ins w:id="707" w:author="Exam" w:date="2015-03-03T02:10:00Z">
        <w:r w:rsidR="006C5C3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>S</w:t>
        </w:r>
      </w:ins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imulation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708" w:author="Exam" w:date="2015-03-03T02:10:00Z">
        <w:r w:rsidR="006C5C3A">
          <w:rPr>
            <w:rFonts w:ascii="Times New Roman" w:eastAsia="Times New Roman" w:hAnsi="Times New Roman" w:cs="Times New Roman"/>
            <w:sz w:val="23"/>
            <w:szCs w:val="23"/>
          </w:rPr>
          <w:t xml:space="preserve">is perfromed </w:t>
        </w:r>
      </w:ins>
      <w:del w:id="709" w:author="Exam" w:date="2015-03-03T02:11:00Z">
        <w:r w:rsidDel="006C5C3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results</w:delText>
        </w:r>
        <w:r w:rsidDel="006C5C3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6C5C3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cover</w:delText>
        </w:r>
      </w:del>
      <w:ins w:id="710" w:author="Exam" w:date="2015-03-03T02:11:00Z">
        <w:r w:rsidR="006C5C3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>for</w:t>
        </w:r>
      </w:ins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random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points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</w:p>
    <w:p w14:paraId="56582575" w14:textId="77777777" w:rsidR="00AB2366" w:rsidRDefault="00C044CB">
      <w:pPr>
        <w:spacing w:line="595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area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10m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×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10m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×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10m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space.</w:t>
      </w:r>
    </w:p>
    <w:p w14:paraId="0EA1E27B" w14:textId="77777777" w:rsidR="00AB2366" w:rsidRDefault="00C044CB">
      <w:pPr>
        <w:spacing w:line="271" w:lineRule="exact"/>
        <w:ind w:left="2151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Basis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pursuit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denoising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(BPDN)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algorithm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receiver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perform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</w:p>
    <w:p w14:paraId="737A4E84" w14:textId="228CBCAD" w:rsidR="00AB2366" w:rsidRDefault="00C044CB">
      <w:pPr>
        <w:tabs>
          <w:tab w:val="left" w:pos="4192"/>
        </w:tabs>
        <w:spacing w:line="433" w:lineRule="exact"/>
        <w:ind w:left="1799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reconstruction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process.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Figure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4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711" w:author="Exam" w:date="2015-03-03T02:12:00Z">
        <w:r w:rsidR="006C5C3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>compares</w:t>
        </w:r>
      </w:ins>
      <w:del w:id="712" w:author="Exam" w:date="2015-03-03T02:12:00Z">
        <w:r w:rsidDel="006C5C3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shows</w:delText>
        </w:r>
      </w:del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results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reconstruction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successful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rate</w:t>
      </w:r>
    </w:p>
    <w:p w14:paraId="362302E2" w14:textId="0C2EF83E" w:rsidR="00AB2366" w:rsidRDefault="00C044CB">
      <w:pPr>
        <w:spacing w:line="433" w:lineRule="exact"/>
        <w:ind w:left="1799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against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receivers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sampling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rates</w:t>
      </w:r>
      <w:ins w:id="713" w:author="Exam" w:date="2015-03-03T02:12:00Z">
        <w:r w:rsidR="006C5C3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 for various design</w:t>
        </w:r>
      </w:ins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Existing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system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achieves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100%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successful</w:t>
      </w:r>
    </w:p>
    <w:p w14:paraId="78326559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reconstruction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starting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200MHz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sampling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rate,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but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requires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10GHz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sequence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each</w:t>
      </w:r>
    </w:p>
    <w:p w14:paraId="406711F3" w14:textId="00F60944" w:rsidR="00AB2366" w:rsidRDefault="00C044CB">
      <w:pPr>
        <w:tabs>
          <w:tab w:val="left" w:pos="2784"/>
        </w:tabs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receiver.</w:t>
      </w:r>
      <w:r>
        <w:tab/>
      </w:r>
      <w:ins w:id="714" w:author="Exam" w:date="2015-03-03T02:12:00Z">
        <w:r w:rsidR="006C5C3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>The</w:t>
        </w:r>
      </w:ins>
      <w:del w:id="715" w:author="Exam" w:date="2015-03-03T02:12:00Z">
        <w:r w:rsidDel="006C5C3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Our</w:delText>
        </w:r>
      </w:del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proposed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system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use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much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lower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rate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sequence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(1GHz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500MHz)</w:t>
      </w:r>
    </w:p>
    <w:p w14:paraId="4D28729D" w14:textId="77777777" w:rsidR="00AB2366" w:rsidRDefault="00AB2366">
      <w:pPr>
        <w:spacing w:line="371" w:lineRule="exact"/>
        <w:ind w:left="1799"/>
      </w:pPr>
    </w:p>
    <w:p w14:paraId="23C1DAFC" w14:textId="77777777" w:rsidR="00AB2366" w:rsidRDefault="00C044CB">
      <w:pPr>
        <w:spacing w:line="288" w:lineRule="exact"/>
        <w:ind w:left="60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11</w:t>
      </w:r>
    </w:p>
    <w:p w14:paraId="5EFAC93D" w14:textId="77777777" w:rsidR="00AB2366" w:rsidRDefault="00AB2366">
      <w:pPr>
        <w:sectPr w:rsidR="00AB2366">
          <w:pgSz w:w="11905" w:h="16837"/>
          <w:pgMar w:top="0" w:right="0" w:bottom="0" w:left="0" w:header="0" w:footer="0" w:gutter="0"/>
          <w:cols w:space="720"/>
        </w:sectPr>
      </w:pPr>
    </w:p>
    <w:p w14:paraId="5607253E" w14:textId="77777777" w:rsidR="00AB2366" w:rsidRDefault="007A10E0">
      <w:pPr>
        <w:spacing w:line="200" w:lineRule="exact"/>
        <w:ind w:left="1800"/>
      </w:pPr>
      <w:r>
        <w:lastRenderedPageBreak/>
        <w:pict w14:anchorId="2DD71BEB">
          <v:group id="_x0000_s1091" style="position:absolute;left:0;text-align:left;margin-left:89.25pt;margin-top:121.5pt;width:432.75pt;height:.75pt;z-index:251641344;mso-position-horizontal-relative:page;mso-position-vertical-relative:page" coordorigin="1785,2430" coordsize="8655,15">
            <v:shape id="_x0000_s1092" style="position:absolute;left:7155;top:9749;width:8655;height:0" coordorigin="1785,2430" coordsize="8655,15" path="m1785,2430l1785,2430,1785,2430,1785,2430,1785,2430,1785,2430,1785,2430,1786,2430,1786,2430,1787,2430,1788,2430,1790,2430,1791,2430,1793,2430,1796,2430,1799,2430,1802,2430,1806,2430,1810,2430,1814,2430,1820,2430,1826,2430,1832,2430,1839,2430,1847,2430,1855,2430,1865,2430,1875,2430,1885,2430,1897,2430,1910,2430,1923,2430,1937,2430,1953,2430,1969,2430,1986,2430,2004,2430,2024,2430,2044,2430,2066,2430,2090,2430,2114,2430,2139,2430,2165,2430,2193,2430,2222,2430,2253,2430,2285,2430,2318,2430,2353,2430,2389,2430,2426,2430,2466,2430,2506,2430,2549,2430,2593,2430,2639,2430,2687,2430,2736,2430,2787,2430,2840,2430,2894,2430,2950,2430,3008,2430,3069,2430,3131,2430,3195,2430,3262,2430,3330,2430,3400,2430,3472,2430,3546,2430,3623,2430,3701,2430,3782,2430,3866,2430,3952,2430,4039,2430,4129,2430,4222,2430,4316,2430,4415,2430,4514,2430,4616,2430,4721,2430,4828,2430,4938,2430,5052,2430,5167,2430,5284,2430,5405,2430,5528,2430,5655,2430,5784,2430,5916,2430,6050,2430,6188,2430,6329,2430,6472,2430,6618,2430,6768,2430,6921,2430,7076,2430,7234,2430,7397,2430,7562,2430,7730,2430,7902,2430,8076,2430,8254,2430,8436,2430,8621,2430,8808,2430,9001,2430,9195,2430,9394,2430,9596,2430,9801,2430,10010,2430,10224,2430,10440,2430e" strokeweight=".1pt">
              <v:path arrowok="t"/>
              <o:lock v:ext="edit" verticies="t"/>
            </v:shape>
            <w10:wrap anchorx="page" anchory="page"/>
          </v:group>
        </w:pict>
      </w:r>
      <w:r>
        <w:pict w14:anchorId="3056C277">
          <v:shape id="_x0000_s1090" type="#_x0000_t75" style="position:absolute;left:0;text-align:left;margin-left:195pt;margin-top:140.25pt;width:216.75pt;height:167.25pt;z-index:251642368;mso-position-horizontal-relative:page;mso-position-vertical-relative:page">
            <v:imagedata r:id="rId14" o:title=""/>
            <w10:wrap anchorx="page" anchory="page"/>
          </v:shape>
        </w:pict>
      </w:r>
      <w:r>
        <w:pict w14:anchorId="0B6F1CA3">
          <v:shape id="_x0000_s1089" type="#_x0000_t75" style="position:absolute;left:0;text-align:left;margin-left:141pt;margin-top:318.75pt;width:324.75pt;height:87.75pt;z-index:251643392;mso-position-horizontal-relative:page;mso-position-vertical-relative:page">
            <v:imagedata r:id="rId15" o:title=""/>
            <w10:wrap anchorx="page" anchory="page"/>
          </v:shape>
        </w:pict>
      </w:r>
    </w:p>
    <w:p w14:paraId="6B2C8D91" w14:textId="77777777" w:rsidR="00AB2366" w:rsidRDefault="00AB2366">
      <w:pPr>
        <w:spacing w:line="200" w:lineRule="exact"/>
        <w:ind w:left="1800"/>
      </w:pPr>
    </w:p>
    <w:p w14:paraId="273FEFE9" w14:textId="77777777" w:rsidR="00AB2366" w:rsidRDefault="00AB2366">
      <w:pPr>
        <w:spacing w:line="200" w:lineRule="exact"/>
        <w:ind w:left="1800"/>
      </w:pPr>
    </w:p>
    <w:p w14:paraId="5AE3776A" w14:textId="77777777" w:rsidR="00AB2366" w:rsidRDefault="00AB2366">
      <w:pPr>
        <w:spacing w:line="200" w:lineRule="exact"/>
        <w:ind w:left="1800"/>
      </w:pPr>
    </w:p>
    <w:p w14:paraId="6368F911" w14:textId="77777777" w:rsidR="00AB2366" w:rsidRDefault="00AB2366">
      <w:pPr>
        <w:spacing w:line="200" w:lineRule="exact"/>
        <w:ind w:left="1800"/>
      </w:pPr>
    </w:p>
    <w:p w14:paraId="4D280007" w14:textId="77777777" w:rsidR="00AB2366" w:rsidRDefault="00AB2366">
      <w:pPr>
        <w:spacing w:line="200" w:lineRule="exact"/>
        <w:ind w:left="1800"/>
      </w:pPr>
    </w:p>
    <w:p w14:paraId="1295FA3E" w14:textId="77777777" w:rsidR="00AB2366" w:rsidRDefault="00AB2366">
      <w:pPr>
        <w:spacing w:line="200" w:lineRule="exact"/>
        <w:ind w:left="1800"/>
      </w:pPr>
    </w:p>
    <w:p w14:paraId="1EADCD01" w14:textId="77777777" w:rsidR="00AB2366" w:rsidRDefault="00AB2366">
      <w:pPr>
        <w:spacing w:line="200" w:lineRule="exact"/>
        <w:ind w:left="1800"/>
      </w:pPr>
    </w:p>
    <w:p w14:paraId="0C9E66D9" w14:textId="77777777" w:rsidR="00AB2366" w:rsidRDefault="00AB2366">
      <w:pPr>
        <w:spacing w:line="200" w:lineRule="exact"/>
        <w:ind w:left="1800"/>
      </w:pPr>
    </w:p>
    <w:p w14:paraId="33DC5140" w14:textId="77777777" w:rsidR="00AB2366" w:rsidRDefault="00AB2366">
      <w:pPr>
        <w:spacing w:line="388" w:lineRule="exact"/>
        <w:ind w:left="1800"/>
      </w:pPr>
    </w:p>
    <w:p w14:paraId="2625C37E" w14:textId="77777777" w:rsidR="00AB2366" w:rsidRDefault="00C044CB">
      <w:pPr>
        <w:spacing w:line="240" w:lineRule="exact"/>
        <w:ind w:left="1804"/>
      </w:pPr>
      <w:bookmarkStart w:id="716" w:name="PageMark23"/>
      <w:bookmarkEnd w:id="716"/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HAPTER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4.</w:t>
      </w:r>
      <w:r>
        <w:rPr>
          <w:rFonts w:ascii="Times New Roman" w:eastAsia="Times New Roman" w:hAnsi="Times New Roman" w:cs="Times New Roman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OMPRESSIVE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U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LTRA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W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IDEBAND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P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OSITIONING</w:t>
      </w:r>
    </w:p>
    <w:p w14:paraId="11C977F1" w14:textId="77777777" w:rsidR="00AB2366" w:rsidRDefault="00AB2366">
      <w:pPr>
        <w:spacing w:line="200" w:lineRule="exact"/>
        <w:ind w:left="1800"/>
      </w:pPr>
    </w:p>
    <w:p w14:paraId="790B10BE" w14:textId="77777777" w:rsidR="00AB2366" w:rsidRDefault="00AB2366">
      <w:pPr>
        <w:spacing w:line="200" w:lineRule="exact"/>
        <w:ind w:left="1800"/>
      </w:pPr>
    </w:p>
    <w:p w14:paraId="388E5211" w14:textId="77777777" w:rsidR="00AB2366" w:rsidRDefault="00AB2366">
      <w:pPr>
        <w:spacing w:line="200" w:lineRule="exact"/>
        <w:ind w:left="1800"/>
      </w:pPr>
    </w:p>
    <w:p w14:paraId="46EF388E" w14:textId="77777777" w:rsidR="00AB2366" w:rsidRDefault="00AB2366">
      <w:pPr>
        <w:spacing w:line="200" w:lineRule="exact"/>
        <w:ind w:left="1800"/>
      </w:pPr>
    </w:p>
    <w:p w14:paraId="62598C61" w14:textId="77777777" w:rsidR="00AB2366" w:rsidRDefault="00AB2366">
      <w:pPr>
        <w:spacing w:line="200" w:lineRule="exact"/>
        <w:ind w:left="1800"/>
      </w:pPr>
    </w:p>
    <w:p w14:paraId="206B5B8D" w14:textId="77777777" w:rsidR="00AB2366" w:rsidRDefault="00AB2366">
      <w:pPr>
        <w:spacing w:line="200" w:lineRule="exact"/>
        <w:ind w:left="1800"/>
      </w:pPr>
    </w:p>
    <w:p w14:paraId="51A402CB" w14:textId="77777777" w:rsidR="00AB2366" w:rsidRDefault="00AB2366">
      <w:pPr>
        <w:spacing w:line="200" w:lineRule="exact"/>
        <w:ind w:left="1800"/>
      </w:pPr>
    </w:p>
    <w:p w14:paraId="1C0C0608" w14:textId="77777777" w:rsidR="00AB2366" w:rsidRDefault="00AB2366">
      <w:pPr>
        <w:spacing w:line="200" w:lineRule="exact"/>
        <w:ind w:left="1800"/>
      </w:pPr>
    </w:p>
    <w:p w14:paraId="1450240C" w14:textId="77777777" w:rsidR="00AB2366" w:rsidRDefault="00AB2366">
      <w:pPr>
        <w:spacing w:line="200" w:lineRule="exact"/>
        <w:ind w:left="1800"/>
      </w:pPr>
    </w:p>
    <w:p w14:paraId="61838A3E" w14:textId="77777777" w:rsidR="00AB2366" w:rsidRDefault="00AB2366">
      <w:pPr>
        <w:spacing w:line="200" w:lineRule="exact"/>
        <w:ind w:left="1800"/>
      </w:pPr>
    </w:p>
    <w:p w14:paraId="0E5B5AF9" w14:textId="77777777" w:rsidR="00AB2366" w:rsidRDefault="00AB2366">
      <w:pPr>
        <w:spacing w:line="200" w:lineRule="exact"/>
        <w:ind w:left="1800"/>
      </w:pPr>
    </w:p>
    <w:p w14:paraId="61BDABE4" w14:textId="77777777" w:rsidR="00AB2366" w:rsidRDefault="00AB2366">
      <w:pPr>
        <w:spacing w:line="200" w:lineRule="exact"/>
        <w:ind w:left="1800"/>
      </w:pPr>
    </w:p>
    <w:p w14:paraId="447834D3" w14:textId="77777777" w:rsidR="00AB2366" w:rsidRDefault="00AB2366">
      <w:pPr>
        <w:spacing w:line="200" w:lineRule="exact"/>
        <w:ind w:left="1800"/>
      </w:pPr>
    </w:p>
    <w:p w14:paraId="528F6B2D" w14:textId="77777777" w:rsidR="00AB2366" w:rsidRDefault="00AB2366">
      <w:pPr>
        <w:spacing w:line="200" w:lineRule="exact"/>
        <w:ind w:left="1800"/>
      </w:pPr>
    </w:p>
    <w:p w14:paraId="630F8618" w14:textId="77777777" w:rsidR="00AB2366" w:rsidRDefault="00AB2366">
      <w:pPr>
        <w:spacing w:line="200" w:lineRule="exact"/>
        <w:ind w:left="1800"/>
      </w:pPr>
    </w:p>
    <w:p w14:paraId="6598445F" w14:textId="77777777" w:rsidR="00AB2366" w:rsidRDefault="00AB2366">
      <w:pPr>
        <w:spacing w:line="200" w:lineRule="exact"/>
        <w:ind w:left="1800"/>
      </w:pPr>
    </w:p>
    <w:p w14:paraId="1D83E1CE" w14:textId="77777777" w:rsidR="00AB2366" w:rsidRDefault="00AB2366">
      <w:pPr>
        <w:spacing w:line="200" w:lineRule="exact"/>
        <w:ind w:left="1800"/>
      </w:pPr>
    </w:p>
    <w:p w14:paraId="677A67E3" w14:textId="77777777" w:rsidR="00AB2366" w:rsidRDefault="00AB2366">
      <w:pPr>
        <w:spacing w:line="200" w:lineRule="exact"/>
        <w:ind w:left="1800"/>
      </w:pPr>
    </w:p>
    <w:p w14:paraId="5DF05750" w14:textId="77777777" w:rsidR="00AB2366" w:rsidRDefault="00AB2366">
      <w:pPr>
        <w:spacing w:line="200" w:lineRule="exact"/>
        <w:ind w:left="1800"/>
      </w:pPr>
    </w:p>
    <w:p w14:paraId="68528ED2" w14:textId="77777777" w:rsidR="00AB2366" w:rsidRDefault="00AB2366">
      <w:pPr>
        <w:spacing w:line="200" w:lineRule="exact"/>
        <w:ind w:left="1800"/>
      </w:pPr>
    </w:p>
    <w:p w14:paraId="423E0AAC" w14:textId="77777777" w:rsidR="00AB2366" w:rsidRDefault="00AB2366">
      <w:pPr>
        <w:spacing w:line="200" w:lineRule="exact"/>
        <w:ind w:left="1800"/>
      </w:pPr>
    </w:p>
    <w:p w14:paraId="612C300A" w14:textId="77777777" w:rsidR="00AB2366" w:rsidRDefault="00AB2366">
      <w:pPr>
        <w:spacing w:line="200" w:lineRule="exact"/>
        <w:ind w:left="1800"/>
      </w:pPr>
    </w:p>
    <w:p w14:paraId="773BDB60" w14:textId="77777777" w:rsidR="00AB2366" w:rsidRDefault="00AB2366">
      <w:pPr>
        <w:spacing w:line="200" w:lineRule="exact"/>
        <w:ind w:left="1800"/>
      </w:pPr>
    </w:p>
    <w:p w14:paraId="4E5BF9B8" w14:textId="77777777" w:rsidR="00AB2366" w:rsidRDefault="00AB2366">
      <w:pPr>
        <w:spacing w:line="200" w:lineRule="exact"/>
        <w:ind w:left="1800"/>
      </w:pPr>
    </w:p>
    <w:p w14:paraId="3987EDD2" w14:textId="77777777" w:rsidR="00AB2366" w:rsidRDefault="00AB2366">
      <w:pPr>
        <w:spacing w:line="200" w:lineRule="exact"/>
        <w:ind w:left="1800"/>
      </w:pPr>
    </w:p>
    <w:p w14:paraId="2EBB734C" w14:textId="77777777" w:rsidR="00AB2366" w:rsidRDefault="00AB2366">
      <w:pPr>
        <w:spacing w:line="200" w:lineRule="exact"/>
        <w:ind w:left="1800"/>
      </w:pPr>
    </w:p>
    <w:p w14:paraId="6842F490" w14:textId="77777777" w:rsidR="00AB2366" w:rsidRDefault="00AB2366">
      <w:pPr>
        <w:spacing w:line="200" w:lineRule="exact"/>
        <w:ind w:left="1800"/>
      </w:pPr>
    </w:p>
    <w:p w14:paraId="6BAD1CDD" w14:textId="77777777" w:rsidR="00AB2366" w:rsidRDefault="00AB2366">
      <w:pPr>
        <w:spacing w:line="200" w:lineRule="exact"/>
        <w:ind w:left="1800"/>
      </w:pPr>
    </w:p>
    <w:p w14:paraId="6B394158" w14:textId="77777777" w:rsidR="00AB2366" w:rsidRDefault="00AB2366">
      <w:pPr>
        <w:spacing w:line="200" w:lineRule="exact"/>
        <w:ind w:left="1800"/>
      </w:pPr>
    </w:p>
    <w:p w14:paraId="0E8CBEF0" w14:textId="77777777" w:rsidR="00AB2366" w:rsidRDefault="00AB2366">
      <w:pPr>
        <w:spacing w:line="317" w:lineRule="exact"/>
        <w:ind w:left="1800"/>
      </w:pPr>
    </w:p>
    <w:p w14:paraId="4885BB4E" w14:textId="77777777" w:rsidR="00AB2366" w:rsidRDefault="00C044CB">
      <w:pPr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transmitter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achieve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100%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successful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reconstruction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350MHz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500MHz</w:t>
      </w:r>
    </w:p>
    <w:p w14:paraId="4D6F6911" w14:textId="41860E0D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sampling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rate.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Hence,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accuracy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717" w:author="Exam" w:date="2015-03-03T02:13:00Z">
        <w:r w:rsidR="006C5C3A">
          <w:rPr>
            <w:rFonts w:ascii="Times New Roman" w:eastAsia="Times New Roman" w:hAnsi="Times New Roman" w:cs="Times New Roman"/>
            <w:sz w:val="23"/>
            <w:szCs w:val="23"/>
          </w:rPr>
          <w:t>using</w:t>
        </w:r>
      </w:ins>
      <w:del w:id="718" w:author="Exam" w:date="2015-03-03T02:13:00Z">
        <w:r w:rsidDel="006C5C3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the</w:delText>
        </w:r>
      </w:del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lower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rate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sequence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system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719" w:author="Exam" w:date="2015-03-03T02:13:00Z">
        <w:r w:rsidR="006C5C3A">
          <w:rPr>
            <w:rFonts w:ascii="Times New Roman" w:eastAsia="Times New Roman" w:hAnsi="Times New Roman" w:cs="Times New Roman"/>
            <w:sz w:val="23"/>
            <w:szCs w:val="23"/>
          </w:rPr>
          <w:t xml:space="preserve">at the transmitter </w:t>
        </w:r>
      </w:ins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can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improved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by</w:t>
      </w:r>
    </w:p>
    <w:p w14:paraId="461E80D3" w14:textId="732E0CC7" w:rsidR="00AB2366" w:rsidRDefault="00C044CB">
      <w:pPr>
        <w:tabs>
          <w:tab w:val="left" w:pos="5948"/>
        </w:tabs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higher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sampling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rate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receiver.</w:t>
      </w:r>
      <w:r w:rsidR="00B828A6">
        <w:t xml:space="preserve"> </w:t>
      </w:r>
      <w:del w:id="720" w:author="Exam" w:date="2015-03-03T02:13:00Z">
        <w:r w:rsidDel="006C5C3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Therefore,</w:delText>
        </w:r>
        <w:r w:rsidDel="006C5C3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6C5C3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the</w:delText>
        </w:r>
        <w:r w:rsidDel="006C5C3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6C5C3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simulation</w:delText>
        </w:r>
      </w:del>
      <w:ins w:id="721" w:author="Exam" w:date="2015-03-03T02:13:00Z">
        <w:r w:rsidR="006C5C3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>The</w:t>
        </w:r>
      </w:ins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result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shows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that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</w:p>
    <w:p w14:paraId="1B40FBB7" w14:textId="48AD1DB6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proposed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system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722" w:author="Exam" w:date="2015-03-03T02:14:00Z">
        <w:r w:rsidR="006C5C3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>allows</w:t>
        </w:r>
      </w:ins>
      <w:del w:id="723" w:author="Exam" w:date="2015-03-03T02:14:00Z">
        <w:r w:rsidDel="006C5C3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can</w:delText>
        </w:r>
        <w:r w:rsidDel="006C5C3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6C5C3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apply</w:delText>
        </w:r>
      </w:del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trade-off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among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random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projection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rate,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sub-Nyquist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sampling</w:t>
      </w:r>
    </w:p>
    <w:p w14:paraId="270565E3" w14:textId="287125E8" w:rsidR="00AB2366" w:rsidDel="006C5C3A" w:rsidRDefault="00C044CB">
      <w:pPr>
        <w:spacing w:line="433" w:lineRule="exact"/>
        <w:ind w:left="1800"/>
        <w:rPr>
          <w:del w:id="724" w:author="Exam" w:date="2015-03-03T02:14:00Z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rate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reconstruction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rate</w:t>
      </w:r>
      <w:del w:id="725" w:author="Exam" w:date="2015-03-03T02:14:00Z">
        <w:r w:rsidDel="006C5C3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.</w:delText>
        </w:r>
        <w:r w:rsidDel="006C5C3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6C5C3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This</w:delText>
        </w:r>
        <w:r w:rsidDel="006C5C3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6C5C3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design</w:delText>
        </w:r>
        <w:r w:rsidDel="006C5C3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6C5C3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significantly</w:delText>
        </w:r>
        <w:r w:rsidDel="006C5C3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6C5C3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reduce</w:delText>
        </w:r>
        <w:r w:rsidDel="006C5C3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6C5C3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the</w:delText>
        </w:r>
        <w:r w:rsidDel="006C5C3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6C5C3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peak</w:delText>
        </w:r>
        <w:r w:rsidDel="006C5C3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6C5C3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frequency</w:delText>
        </w:r>
        <w:r w:rsidDel="006C5C3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6C5C3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(Nyquist</w:delText>
        </w:r>
      </w:del>
    </w:p>
    <w:p w14:paraId="1522771B" w14:textId="797EAE9D" w:rsidR="00AB2366" w:rsidDel="006C5C3A" w:rsidRDefault="00C044CB">
      <w:pPr>
        <w:spacing w:line="433" w:lineRule="exact"/>
        <w:ind w:left="1800"/>
        <w:rPr>
          <w:del w:id="726" w:author="Exam" w:date="2015-03-03T02:14:00Z"/>
        </w:rPr>
      </w:pPr>
      <w:del w:id="727" w:author="Exam" w:date="2015-03-03T02:14:00Z">
        <w:r w:rsidDel="006C5C3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rate</w:delText>
        </w:r>
        <w:r w:rsidDel="006C5C3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6C5C3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in</w:delText>
        </w:r>
        <w:r w:rsidDel="006C5C3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6C5C3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mixing</w:delText>
        </w:r>
        <w:r w:rsidDel="006C5C3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6C5C3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waveform</w:delText>
        </w:r>
        <w:r w:rsidDel="006C5C3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6C5C3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or</w:delText>
        </w:r>
        <w:r w:rsidDel="006C5C3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6C5C3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receiving</w:delText>
        </w:r>
        <w:r w:rsidDel="006C5C3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6C5C3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end)</w:delText>
        </w:r>
        <w:r w:rsidDel="006C5C3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6C5C3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in</w:delText>
        </w:r>
        <w:r w:rsidDel="006C5C3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6C5C3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the</w:delText>
        </w:r>
        <w:r w:rsidDel="006C5C3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6C5C3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system</w:delText>
        </w:r>
        <w:r w:rsidDel="006C5C3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6C5C3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with</w:delText>
        </w:r>
        <w:r w:rsidDel="006C5C3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6C5C3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acceptable</w:delText>
        </w:r>
        <w:r w:rsidDel="006C5C3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6C5C3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rate</w:delText>
        </w:r>
        <w:r w:rsidDel="006C5C3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6C5C3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increase</w:delText>
        </w:r>
        <w:r w:rsidDel="006C5C3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6C5C3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in</w:delText>
        </w:r>
      </w:del>
    </w:p>
    <w:p w14:paraId="663FFEC7" w14:textId="153E104C" w:rsidR="00AB2366" w:rsidRDefault="00C044CB">
      <w:pPr>
        <w:spacing w:line="433" w:lineRule="exact"/>
        <w:ind w:left="1800"/>
      </w:pPr>
      <w:del w:id="728" w:author="Exam" w:date="2015-03-03T02:14:00Z">
        <w:r w:rsidDel="006C5C3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receivers’</w:delText>
        </w:r>
        <w:r w:rsidDel="006C5C3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6C5C3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ADC</w:delText>
        </w:r>
        <w:r w:rsidDel="006C5C3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6C5C3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sampling</w:delText>
        </w:r>
        <w:r w:rsidDel="006C5C3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6C5C3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rate.</w:delText>
        </w:r>
      </w:del>
    </w:p>
    <w:p w14:paraId="401E0C6F" w14:textId="77777777" w:rsidR="00AB2366" w:rsidRDefault="00C044CB">
      <w:pPr>
        <w:spacing w:line="433" w:lineRule="exact"/>
        <w:ind w:left="2151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Table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compares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accuracy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two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systems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against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conventional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UWB</w:t>
      </w:r>
    </w:p>
    <w:p w14:paraId="5BCFC6A1" w14:textId="0903EF2E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system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which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uses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729" w:author="Exam" w:date="2015-03-03T02:14:00Z">
        <w:r w:rsidR="006C5C3A">
          <w:rPr>
            <w:rFonts w:ascii="Times New Roman" w:eastAsia="Times New Roman" w:hAnsi="Times New Roman" w:cs="Times New Roman"/>
            <w:sz w:val="23"/>
            <w:szCs w:val="23"/>
          </w:rPr>
          <w:t xml:space="preserve">a </w:t>
        </w:r>
      </w:ins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hypothetical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10GHz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Nyquist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sampling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rate.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Both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sys-</w:t>
      </w:r>
    </w:p>
    <w:p w14:paraId="4D03F331" w14:textId="77777777" w:rsidR="00AB2366" w:rsidRDefault="00C044CB">
      <w:pPr>
        <w:tabs>
          <w:tab w:val="left" w:pos="9523"/>
        </w:tabs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tems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produces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much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lower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errors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conventional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UWB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system,</w:t>
      </w:r>
      <w:r w:rsidR="00B828A6"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while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</w:p>
    <w:p w14:paraId="2B957D70" w14:textId="24B6EAA0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proposed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RP</w:t>
      </w:r>
      <w:ins w:id="730" w:author="hao chen" w:date="2015-03-04T21:42:00Z">
        <w:r w:rsidR="00B01CE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 (random projection, implemented as </w:t>
        </w:r>
      </w:ins>
      <w:ins w:id="731" w:author="hao chen" w:date="2015-03-04T21:43:00Z">
        <w:r w:rsidR="00B01CE6" w:rsidRPr="00B01CE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>Compressive Sensing based Transmitters</w:t>
        </w:r>
      </w:ins>
      <w:ins w:id="732" w:author="hao chen" w:date="2015-03-04T21:42:00Z">
        <w:r w:rsidR="00B01CE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 ,Chapter 4.2.2)</w:t>
        </w:r>
      </w:ins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commentRangeStart w:id="733"/>
      <w:ins w:id="734" w:author="Exam" w:date="2015-03-03T02:15:00Z">
        <w:r w:rsidR="006C5C3A">
          <w:rPr>
            <w:rFonts w:ascii="Times New Roman" w:eastAsia="Times New Roman" w:hAnsi="Times New Roman" w:cs="Times New Roman"/>
            <w:sz w:val="23"/>
            <w:szCs w:val="23"/>
          </w:rPr>
          <w:t xml:space="preserve">(comment: this term is not mentioned earlier??) </w:t>
        </w:r>
      </w:ins>
      <w:commentRangeEnd w:id="733"/>
      <w:r w:rsidR="00B01CE6">
        <w:rPr>
          <w:rStyle w:val="CommentReference"/>
        </w:rPr>
        <w:commentReference w:id="733"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system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has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similar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performance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system.</w:t>
      </w:r>
    </w:p>
    <w:p w14:paraId="20F9F4FA" w14:textId="77777777" w:rsidR="00AB2366" w:rsidRDefault="00AB2366">
      <w:pPr>
        <w:spacing w:line="200" w:lineRule="exact"/>
        <w:ind w:left="1800"/>
      </w:pPr>
    </w:p>
    <w:p w14:paraId="3037D2A5" w14:textId="77777777" w:rsidR="00AB2366" w:rsidRDefault="00AB2366">
      <w:pPr>
        <w:spacing w:line="200" w:lineRule="exact"/>
        <w:ind w:left="1800"/>
      </w:pPr>
    </w:p>
    <w:p w14:paraId="6898C3C7" w14:textId="77777777" w:rsidR="00AB2366" w:rsidRDefault="00AB2366">
      <w:pPr>
        <w:spacing w:line="200" w:lineRule="exact"/>
        <w:ind w:left="1800"/>
      </w:pPr>
    </w:p>
    <w:p w14:paraId="479BA034" w14:textId="77777777" w:rsidR="00AB2366" w:rsidRDefault="00AB2366">
      <w:pPr>
        <w:spacing w:line="200" w:lineRule="exact"/>
        <w:ind w:left="1800"/>
      </w:pPr>
    </w:p>
    <w:p w14:paraId="385DCED9" w14:textId="77777777" w:rsidR="00AB2366" w:rsidRDefault="00AB2366">
      <w:pPr>
        <w:spacing w:line="200" w:lineRule="exact"/>
        <w:ind w:left="1800"/>
      </w:pPr>
    </w:p>
    <w:p w14:paraId="01D51A27" w14:textId="77777777" w:rsidR="00AB2366" w:rsidRDefault="00AB2366">
      <w:pPr>
        <w:spacing w:line="200" w:lineRule="exact"/>
        <w:ind w:left="1800"/>
      </w:pPr>
    </w:p>
    <w:p w14:paraId="6758E9EF" w14:textId="77777777" w:rsidR="00AB2366" w:rsidRDefault="00AB2366">
      <w:pPr>
        <w:spacing w:line="200" w:lineRule="exact"/>
        <w:ind w:left="1800"/>
      </w:pPr>
    </w:p>
    <w:p w14:paraId="591376A1" w14:textId="77777777" w:rsidR="00AB2366" w:rsidRDefault="00AB2366">
      <w:pPr>
        <w:spacing w:line="200" w:lineRule="exact"/>
        <w:ind w:left="1800"/>
      </w:pPr>
    </w:p>
    <w:p w14:paraId="5ABAD22F" w14:textId="77777777" w:rsidR="00AB2366" w:rsidRDefault="00AB2366">
      <w:pPr>
        <w:spacing w:line="218" w:lineRule="exact"/>
        <w:ind w:left="1800"/>
      </w:pPr>
    </w:p>
    <w:p w14:paraId="4C1E2ACB" w14:textId="77777777" w:rsidR="00AB2366" w:rsidRDefault="00C044CB">
      <w:pPr>
        <w:spacing w:line="288" w:lineRule="exact"/>
        <w:ind w:left="60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12</w:t>
      </w:r>
    </w:p>
    <w:p w14:paraId="3C5C7FCB" w14:textId="77777777" w:rsidR="00AB2366" w:rsidRDefault="00AB2366">
      <w:pPr>
        <w:sectPr w:rsidR="00AB2366">
          <w:pgSz w:w="11905" w:h="16837"/>
          <w:pgMar w:top="0" w:right="0" w:bottom="0" w:left="0" w:header="0" w:footer="0" w:gutter="0"/>
          <w:cols w:space="720"/>
        </w:sectPr>
      </w:pPr>
    </w:p>
    <w:p w14:paraId="439F649D" w14:textId="77777777" w:rsidR="00AB2366" w:rsidRDefault="007A10E0">
      <w:pPr>
        <w:spacing w:line="200" w:lineRule="exact"/>
        <w:ind w:left="1800"/>
      </w:pPr>
      <w:r>
        <w:lastRenderedPageBreak/>
        <w:pict w14:anchorId="40AA3EAE">
          <v:group id="_x0000_s1087" style="position:absolute;left:0;text-align:left;margin-left:89.25pt;margin-top:121.5pt;width:432.75pt;height:.75pt;z-index:251644416;mso-position-horizontal-relative:page;mso-position-vertical-relative:page" coordorigin="1785,2430" coordsize="8655,15">
            <v:shape id="_x0000_s1088" style="position:absolute;left:7155;top:9749;width:8655;height:0" coordorigin="1785,2430" coordsize="8655,15" path="m1785,2430l1785,2430,1785,2430,1785,2430,1785,2430,1785,2430,1785,2430,1786,2430,1786,2430,1787,2430,1788,2430,1790,2430,1791,2430,1793,2430,1796,2430,1799,2430,1802,2430,1806,2430,1810,2430,1814,2430,1820,2430,1826,2430,1832,2430,1839,2430,1847,2430,1855,2430,1865,2430,1875,2430,1885,2430,1897,2430,1910,2430,1923,2430,1937,2430,1953,2430,1969,2430,1986,2430,2004,2430,2024,2430,2044,2430,2066,2430,2090,2430,2114,2430,2139,2430,2165,2430,2193,2430,2222,2430,2253,2430,2285,2430,2318,2430,2353,2430,2389,2430,2426,2430,2466,2430,2506,2430,2549,2430,2593,2430,2639,2430,2687,2430,2736,2430,2787,2430,2840,2430,2894,2430,2950,2430,3008,2430,3069,2430,3131,2430,3195,2430,3262,2430,3330,2430,3400,2430,3472,2430,3546,2430,3623,2430,3701,2430,3782,2430,3866,2430,3952,2430,4039,2430,4129,2430,4222,2430,4316,2430,4415,2430,4514,2430,4616,2430,4721,2430,4828,2430,4938,2430,5052,2430,5167,2430,5284,2430,5405,2430,5528,2430,5655,2430,5784,2430,5916,2430,6050,2430,6188,2430,6329,2430,6472,2430,6618,2430,6768,2430,6921,2430,7076,2430,7234,2430,7397,2430,7562,2430,7730,2430,7902,2430,8076,2430,8254,2430,8436,2430,8621,2430,8808,2430,9001,2430,9195,2430,9394,2430,9596,2430,9801,2430,10010,2430,10224,2430,10440,2430e" strokeweight=".1pt">
              <v:path arrowok="t"/>
              <o:lock v:ext="edit" verticies="t"/>
            </v:shape>
            <w10:wrap anchorx="page" anchory="page"/>
          </v:group>
        </w:pict>
      </w:r>
    </w:p>
    <w:p w14:paraId="54E3BB04" w14:textId="77777777" w:rsidR="00AB2366" w:rsidRDefault="00AB2366">
      <w:pPr>
        <w:spacing w:line="200" w:lineRule="exact"/>
        <w:ind w:left="1800"/>
      </w:pPr>
    </w:p>
    <w:p w14:paraId="3F8A7C71" w14:textId="77777777" w:rsidR="00AB2366" w:rsidRDefault="00AB2366">
      <w:pPr>
        <w:spacing w:line="200" w:lineRule="exact"/>
        <w:ind w:left="1800"/>
      </w:pPr>
    </w:p>
    <w:p w14:paraId="3ED4DBC9" w14:textId="77777777" w:rsidR="00AB2366" w:rsidRDefault="00AB2366">
      <w:pPr>
        <w:spacing w:line="200" w:lineRule="exact"/>
        <w:ind w:left="1800"/>
      </w:pPr>
    </w:p>
    <w:p w14:paraId="0700749B" w14:textId="77777777" w:rsidR="00AB2366" w:rsidRDefault="00AB2366">
      <w:pPr>
        <w:spacing w:line="200" w:lineRule="exact"/>
        <w:ind w:left="1800"/>
      </w:pPr>
    </w:p>
    <w:p w14:paraId="378615D5" w14:textId="77777777" w:rsidR="00AB2366" w:rsidRDefault="00AB2366">
      <w:pPr>
        <w:spacing w:line="200" w:lineRule="exact"/>
        <w:ind w:left="1800"/>
      </w:pPr>
    </w:p>
    <w:p w14:paraId="2E0056B6" w14:textId="77777777" w:rsidR="00AB2366" w:rsidRDefault="00AB2366">
      <w:pPr>
        <w:spacing w:line="200" w:lineRule="exact"/>
        <w:ind w:left="1800"/>
      </w:pPr>
    </w:p>
    <w:p w14:paraId="5E0B3EC9" w14:textId="77777777" w:rsidR="00AB2366" w:rsidRDefault="00AB2366">
      <w:pPr>
        <w:spacing w:line="200" w:lineRule="exact"/>
        <w:ind w:left="1800"/>
      </w:pPr>
    </w:p>
    <w:p w14:paraId="70748779" w14:textId="77777777" w:rsidR="00AB2366" w:rsidRDefault="00AB2366">
      <w:pPr>
        <w:spacing w:line="200" w:lineRule="exact"/>
        <w:ind w:left="1800"/>
      </w:pPr>
    </w:p>
    <w:p w14:paraId="417E20B9" w14:textId="77777777" w:rsidR="00AB2366" w:rsidRDefault="00AB2366">
      <w:pPr>
        <w:spacing w:line="388" w:lineRule="exact"/>
        <w:ind w:left="1800"/>
      </w:pPr>
    </w:p>
    <w:p w14:paraId="1EBA251D" w14:textId="77777777" w:rsidR="00AB2366" w:rsidRDefault="00C044CB">
      <w:pPr>
        <w:spacing w:line="240" w:lineRule="exact"/>
        <w:ind w:left="1804"/>
      </w:pPr>
      <w:bookmarkStart w:id="735" w:name="PageMark24"/>
      <w:bookmarkEnd w:id="735"/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HAPTER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4.</w:t>
      </w:r>
      <w:r>
        <w:rPr>
          <w:rFonts w:ascii="Times New Roman" w:eastAsia="Times New Roman" w:hAnsi="Times New Roman" w:cs="Times New Roman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OMPRESSIVE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U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LTRA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W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IDEBAND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P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OSITIONING</w:t>
      </w:r>
    </w:p>
    <w:p w14:paraId="662E7D15" w14:textId="77777777" w:rsidR="00AB2366" w:rsidRDefault="00AB2366">
      <w:pPr>
        <w:spacing w:line="293" w:lineRule="exact"/>
        <w:ind w:left="1800"/>
      </w:pPr>
    </w:p>
    <w:p w14:paraId="20818DA2" w14:textId="3BC01B99" w:rsidR="00AB2366" w:rsidRDefault="00C044CB">
      <w:pPr>
        <w:tabs>
          <w:tab w:val="left" w:pos="2574"/>
        </w:tabs>
        <w:spacing w:line="447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>4.4</w:t>
      </w:r>
      <w:r>
        <w:tab/>
      </w:r>
      <w:del w:id="736" w:author="Exam" w:date="2015-02-27T08:44:00Z">
        <w:r w:rsidDel="00F7070C">
          <w:rPr>
            <w:rFonts w:ascii="Times New Roman" w:eastAsia="Times New Roman" w:hAnsi="Times New Roman" w:cs="Times New Roman"/>
            <w:color w:val="000000"/>
            <w:sz w:val="34"/>
            <w:szCs w:val="34"/>
          </w:rPr>
          <w:delText>Conclusion</w:delText>
        </w:r>
      </w:del>
      <w:ins w:id="737" w:author="Exam" w:date="2015-02-27T08:44:00Z">
        <w:r w:rsidR="00F7070C">
          <w:rPr>
            <w:rFonts w:ascii="Times New Roman" w:eastAsia="Times New Roman" w:hAnsi="Times New Roman" w:cs="Times New Roman"/>
            <w:color w:val="000000"/>
            <w:sz w:val="34"/>
            <w:szCs w:val="34"/>
          </w:rPr>
          <w:t>Summary</w:t>
        </w:r>
      </w:ins>
    </w:p>
    <w:p w14:paraId="2523551F" w14:textId="77777777" w:rsidR="00AB2366" w:rsidRDefault="00AB2366">
      <w:pPr>
        <w:spacing w:line="342" w:lineRule="exact"/>
        <w:ind w:left="1800"/>
      </w:pPr>
    </w:p>
    <w:p w14:paraId="578554DC" w14:textId="06B745CD" w:rsidR="00AB2366" w:rsidDel="00F7070C" w:rsidRDefault="00C044CB">
      <w:pPr>
        <w:spacing w:line="288" w:lineRule="exact"/>
        <w:ind w:left="2151"/>
        <w:rPr>
          <w:del w:id="738" w:author="Exam" w:date="2015-02-27T08:45:00Z"/>
        </w:rPr>
      </w:pPr>
      <w:del w:id="739" w:author="Exam" w:date="2015-02-27T08:45:00Z">
        <w:r w:rsidDel="00F7070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The</w:delText>
        </w:r>
        <w:r w:rsidDel="00F7070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F7070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compressed</w:delText>
        </w:r>
        <w:r w:rsidDel="00F7070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F7070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sensing</w:delText>
        </w:r>
        <w:r w:rsidDel="00F7070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F7070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is</w:delText>
        </w:r>
        <w:r w:rsidDel="00F7070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F7070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proven</w:delText>
        </w:r>
        <w:r w:rsidDel="00F7070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F7070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effective</w:delText>
        </w:r>
        <w:r w:rsidDel="00F7070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F7070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to</w:delText>
        </w:r>
        <w:r w:rsidDel="00F7070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F7070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improve</w:delText>
        </w:r>
        <w:r w:rsidDel="00F7070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F7070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the</w:delText>
        </w:r>
        <w:r w:rsidDel="00F7070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F7070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accuracy</w:delText>
        </w:r>
        <w:r w:rsidDel="00F7070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F7070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of</w:delText>
        </w:r>
        <w:r w:rsidDel="00F7070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F7070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IR-UWB</w:delText>
        </w:r>
        <w:r w:rsidDel="00F7070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F7070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posi-</w:delText>
        </w:r>
      </w:del>
    </w:p>
    <w:p w14:paraId="31156A84" w14:textId="5C0CF699" w:rsidR="00AB2366" w:rsidDel="00F7070C" w:rsidRDefault="00C044CB" w:rsidP="00F7070C">
      <w:pPr>
        <w:tabs>
          <w:tab w:val="left" w:pos="2659"/>
        </w:tabs>
        <w:spacing w:line="433" w:lineRule="exact"/>
        <w:ind w:left="1800"/>
        <w:rPr>
          <w:del w:id="740" w:author="Exam" w:date="2015-02-27T08:45:00Z"/>
        </w:rPr>
      </w:pPr>
      <w:del w:id="741" w:author="Exam" w:date="2015-02-27T08:45:00Z">
        <w:r w:rsidDel="00F7070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tioning.</w:delText>
        </w:r>
        <w:r w:rsidDel="00F7070C">
          <w:tab/>
        </w:r>
        <w:r w:rsidDel="00F7070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However,</w:delText>
        </w:r>
        <w:r w:rsidDel="00F7070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F7070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most</w:delText>
        </w:r>
        <w:r w:rsidDel="00F7070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F7070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of</w:delText>
        </w:r>
        <w:r w:rsidDel="00F7070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F7070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papers</w:delText>
        </w:r>
        <w:r w:rsidDel="00F7070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F7070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do</w:delText>
        </w:r>
        <w:r w:rsidDel="00F7070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F7070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not</w:delText>
        </w:r>
        <w:r w:rsidDel="00F7070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F7070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concern</w:delText>
        </w:r>
        <w:r w:rsidDel="00F7070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F7070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the</w:delText>
        </w:r>
        <w:r w:rsidDel="00F7070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F7070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design</w:delText>
        </w:r>
        <w:r w:rsidDel="00F7070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F7070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complexity</w:delText>
        </w:r>
        <w:r w:rsidDel="00F7070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F7070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and</w:delText>
        </w:r>
        <w:r w:rsidDel="00F7070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F7070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energy</w:delText>
        </w:r>
        <w:r w:rsidDel="00F7070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F7070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cost</w:delText>
        </w:r>
      </w:del>
    </w:p>
    <w:p w14:paraId="1DA427B1" w14:textId="17B49AC1" w:rsidR="00AB2366" w:rsidDel="00F7070C" w:rsidRDefault="00C044CB">
      <w:pPr>
        <w:tabs>
          <w:tab w:val="left" w:pos="2659"/>
        </w:tabs>
        <w:spacing w:line="433" w:lineRule="exact"/>
        <w:ind w:left="1800"/>
        <w:rPr>
          <w:del w:id="742" w:author="Exam" w:date="2015-02-27T08:45:00Z"/>
        </w:rPr>
        <w:pPrChange w:id="743" w:author="Exam" w:date="2015-02-27T08:45:00Z">
          <w:pPr>
            <w:spacing w:line="433" w:lineRule="exact"/>
            <w:ind w:left="1800"/>
          </w:pPr>
        </w:pPrChange>
      </w:pPr>
      <w:del w:id="744" w:author="Exam" w:date="2015-02-27T08:45:00Z">
        <w:r w:rsidDel="00F7070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in</w:delText>
        </w:r>
        <w:r w:rsidDel="00F7070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F7070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their</w:delText>
        </w:r>
        <w:r w:rsidDel="00F7070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F7070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implementations,</w:delText>
        </w:r>
        <w:r w:rsidDel="00F7070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F7070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for</w:delText>
        </w:r>
        <w:r w:rsidDel="00F7070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F7070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instance,</w:delText>
        </w:r>
        <w:r w:rsidDel="00F7070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F7070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the</w:delText>
        </w:r>
        <w:r w:rsidDel="00F7070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F7070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random</w:delText>
        </w:r>
        <w:r w:rsidDel="00F7070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F7070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mixing</w:delText>
        </w:r>
        <w:r w:rsidDel="00F7070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F7070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waveform</w:delText>
        </w:r>
        <w:r w:rsidDel="00F7070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F7070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is</w:delText>
        </w:r>
        <w:r w:rsidDel="00F7070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F7070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of</w:delText>
        </w:r>
        <w:r w:rsidDel="00F7070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F7070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extremely</w:delText>
        </w:r>
        <w:r w:rsidDel="00F7070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F7070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high</w:delText>
        </w:r>
      </w:del>
    </w:p>
    <w:p w14:paraId="3D936DB2" w14:textId="6B36F60A" w:rsidR="00AB2366" w:rsidDel="00D5712D" w:rsidRDefault="00C044CB">
      <w:pPr>
        <w:tabs>
          <w:tab w:val="left" w:pos="2659"/>
        </w:tabs>
        <w:spacing w:line="433" w:lineRule="exact"/>
        <w:ind w:left="1800"/>
        <w:rPr>
          <w:del w:id="745" w:author="Exam" w:date="2015-03-03T01:45:00Z"/>
        </w:rPr>
        <w:pPrChange w:id="746" w:author="Exam" w:date="2015-02-27T08:45:00Z">
          <w:pPr>
            <w:spacing w:line="433" w:lineRule="exact"/>
            <w:ind w:left="1800"/>
          </w:pPr>
        </w:pPrChange>
      </w:pPr>
      <w:del w:id="747" w:author="Exam" w:date="2015-02-27T08:45:00Z">
        <w:r w:rsidDel="00F7070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frequency</w:delText>
        </w:r>
        <w:r w:rsidDel="00F7070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F7070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(in</w:delText>
        </w:r>
        <w:r w:rsidDel="00F7070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F7070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GHz).</w:delText>
        </w:r>
        <w:r w:rsidDel="00F7070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</w:del>
      <w:del w:id="748" w:author="Exam" w:date="2015-03-03T01:43:00Z">
        <w:r w:rsidDel="00D571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Our</w:delText>
        </w:r>
        <w:r w:rsidDel="00D5712D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D571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proposed</w:delText>
        </w:r>
      </w:del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749" w:author="Exam" w:date="2015-03-03T01:43:00Z">
        <w:r w:rsidR="00D5712D">
          <w:rPr>
            <w:rFonts w:ascii="Times New Roman" w:eastAsia="Times New Roman" w:hAnsi="Times New Roman" w:cs="Times New Roman"/>
            <w:sz w:val="23"/>
            <w:szCs w:val="23"/>
          </w:rPr>
          <w:t xml:space="preserve">A new </w:t>
        </w:r>
      </w:ins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compressive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750" w:author="Exam" w:date="2015-03-03T01:43:00Z">
        <w:r w:rsidR="00D5712D">
          <w:rPr>
            <w:rFonts w:ascii="Times New Roman" w:eastAsia="Times New Roman" w:hAnsi="Times New Roman" w:cs="Times New Roman"/>
            <w:sz w:val="23"/>
            <w:szCs w:val="23"/>
          </w:rPr>
          <w:t xml:space="preserve">sensiing </w:t>
        </w:r>
      </w:ins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UWB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positioning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751" w:author="Exam" w:date="2015-03-03T01:44:00Z">
        <w:r w:rsidR="00D5712D">
          <w:rPr>
            <w:rFonts w:ascii="Times New Roman" w:eastAsia="Times New Roman" w:hAnsi="Times New Roman" w:cs="Times New Roman"/>
            <w:sz w:val="23"/>
            <w:szCs w:val="23"/>
          </w:rPr>
          <w:t xml:space="preserve">is proposed that </w:t>
        </w:r>
      </w:ins>
      <w:del w:id="752" w:author="Exam" w:date="2015-03-03T01:44:00Z">
        <w:r w:rsidDel="00D571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present</w:delText>
        </w:r>
        <w:r w:rsidDel="00D5712D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D571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</w:delText>
        </w:r>
        <w:r w:rsidDel="00D5712D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D571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novel</w:delText>
        </w:r>
        <w:r w:rsidDel="00D5712D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D571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view</w:delText>
        </w:r>
        <w:r w:rsidDel="00D5712D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D571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of</w:delText>
        </w:r>
      </w:del>
    </w:p>
    <w:p w14:paraId="5BE40893" w14:textId="0140CB9F" w:rsidR="00AB2366" w:rsidRDefault="00C044CB">
      <w:pPr>
        <w:tabs>
          <w:tab w:val="left" w:pos="2659"/>
        </w:tabs>
        <w:spacing w:line="433" w:lineRule="exact"/>
        <w:ind w:left="1800"/>
        <w:pPrChange w:id="753" w:author="Exam" w:date="2015-03-03T01:45:00Z">
          <w:pPr>
            <w:spacing w:line="433" w:lineRule="exact"/>
            <w:ind w:left="1800"/>
          </w:pPr>
        </w:pPrChange>
      </w:pPr>
      <w:del w:id="754" w:author="Exam" w:date="2015-03-03T01:45:00Z">
        <w:r w:rsidDel="00D571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energy</w:delText>
        </w:r>
        <w:r w:rsidDel="00D5712D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D571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trade-off</w:delText>
        </w:r>
        <w:r w:rsidDel="00D5712D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</w:del>
      <w:del w:id="755" w:author="Exam" w:date="2015-03-03T01:44:00Z">
        <w:r w:rsidDel="00D571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design</w:delText>
        </w:r>
      </w:del>
      <w:del w:id="756" w:author="Exam" w:date="2015-03-03T01:45:00Z">
        <w:r w:rsidDel="00D571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,</w:delText>
        </w:r>
        <w:r w:rsidDel="00D5712D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D571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which</w:delText>
        </w:r>
        <w:r w:rsidDel="00D5712D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D571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is</w:delText>
        </w:r>
      </w:del>
      <w:ins w:id="757" w:author="Exam" w:date="2015-03-03T01:45:00Z">
        <w:r w:rsidR="00D571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that uses </w:t>
        </w:r>
      </w:ins>
      <w:del w:id="758" w:author="Exam" w:date="2015-03-03T01:45:00Z">
        <w:r w:rsidDel="00D5712D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D571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implemented</w:delText>
        </w:r>
        <w:r w:rsidDel="00D5712D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D571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by</w:delText>
        </w:r>
        <w:r w:rsidDel="00D5712D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</w:del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low-rate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random-projection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transmit-</w:t>
      </w:r>
    </w:p>
    <w:p w14:paraId="5629D11C" w14:textId="13A57980" w:rsidR="00AB2366" w:rsidRDefault="00C044CB">
      <w:pPr>
        <w:tabs>
          <w:tab w:val="left" w:pos="5437"/>
        </w:tabs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ters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low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rate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ADCs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receivers.</w:t>
      </w:r>
      <w:r w:rsidR="00B828A6"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design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del w:id="759" w:author="Exam" w:date="2015-02-27T08:46:00Z">
        <w:r w:rsidDel="00F7070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significantly</w:delText>
        </w:r>
        <w:r w:rsidDel="00F7070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F7070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reduce</w:delText>
        </w:r>
      </w:del>
      <w:ins w:id="760" w:author="Exam" w:date="2015-02-27T08:46:00Z">
        <w:r w:rsidR="00F7070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>enabled</w:t>
        </w:r>
      </w:ins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peak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frequency</w:t>
      </w:r>
    </w:p>
    <w:p w14:paraId="1D47F39E" w14:textId="4E32CD89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(Nyquist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rate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mixing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waveform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receiving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end)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761" w:author="Exam" w:date="2015-02-27T08:46:00Z">
        <w:r w:rsidR="00F7070C">
          <w:rPr>
            <w:rFonts w:ascii="Times New Roman" w:eastAsia="Times New Roman" w:hAnsi="Times New Roman" w:cs="Times New Roman"/>
            <w:sz w:val="23"/>
            <w:szCs w:val="23"/>
          </w:rPr>
          <w:t xml:space="preserve">to be reduced </w:t>
        </w:r>
      </w:ins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system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with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acceptable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rate</w:t>
      </w:r>
    </w:p>
    <w:p w14:paraId="527B596A" w14:textId="77777777" w:rsidR="00F7070C" w:rsidRDefault="00C044CB" w:rsidP="00F7070C">
      <w:pPr>
        <w:spacing w:line="288" w:lineRule="exact"/>
        <w:ind w:left="2151"/>
        <w:rPr>
          <w:ins w:id="762" w:author="Exam" w:date="2015-02-27T08:45:00Z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increase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receivers’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ADC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sampling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rate.</w:t>
      </w:r>
      <w:ins w:id="763" w:author="Exam" w:date="2015-02-27T08:45:00Z">
        <w:r w:rsidR="00F7070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 The</w:t>
        </w:r>
        <w:r w:rsidR="00F7070C">
          <w:rPr>
            <w:rFonts w:ascii="Times New Roman" w:eastAsia="Times New Roman" w:hAnsi="Times New Roman" w:cs="Times New Roman"/>
            <w:sz w:val="23"/>
            <w:szCs w:val="23"/>
          </w:rPr>
          <w:t xml:space="preserve"> </w:t>
        </w:r>
        <w:r w:rsidR="00F7070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>compressed</w:t>
        </w:r>
        <w:r w:rsidR="00F7070C">
          <w:rPr>
            <w:rFonts w:ascii="Times New Roman" w:eastAsia="Times New Roman" w:hAnsi="Times New Roman" w:cs="Times New Roman"/>
            <w:sz w:val="23"/>
            <w:szCs w:val="23"/>
          </w:rPr>
          <w:t xml:space="preserve"> </w:t>
        </w:r>
        <w:r w:rsidR="00F7070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>sensing technique</w:t>
        </w:r>
        <w:r w:rsidR="00F7070C">
          <w:rPr>
            <w:rFonts w:ascii="Times New Roman" w:eastAsia="Times New Roman" w:hAnsi="Times New Roman" w:cs="Times New Roman"/>
            <w:sz w:val="23"/>
            <w:szCs w:val="23"/>
          </w:rPr>
          <w:t xml:space="preserve"> </w:t>
        </w:r>
        <w:r w:rsidR="00F7070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>is</w:t>
        </w:r>
        <w:r w:rsidR="00F7070C">
          <w:rPr>
            <w:rFonts w:ascii="Times New Roman" w:eastAsia="Times New Roman" w:hAnsi="Times New Roman" w:cs="Times New Roman"/>
            <w:sz w:val="23"/>
            <w:szCs w:val="23"/>
          </w:rPr>
          <w:t xml:space="preserve"> shown </w:t>
        </w:r>
        <w:r w:rsidR="00F7070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>effective</w:t>
        </w:r>
        <w:r w:rsidR="00F7070C">
          <w:rPr>
            <w:rFonts w:ascii="Times New Roman" w:eastAsia="Times New Roman" w:hAnsi="Times New Roman" w:cs="Times New Roman"/>
            <w:sz w:val="23"/>
            <w:szCs w:val="23"/>
          </w:rPr>
          <w:t xml:space="preserve"> in </w:t>
        </w:r>
        <w:r w:rsidR="00F7070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>improving</w:t>
        </w:r>
        <w:r w:rsidR="00F7070C">
          <w:rPr>
            <w:rFonts w:ascii="Times New Roman" w:eastAsia="Times New Roman" w:hAnsi="Times New Roman" w:cs="Times New Roman"/>
            <w:sz w:val="23"/>
            <w:szCs w:val="23"/>
          </w:rPr>
          <w:t xml:space="preserve"> </w:t>
        </w:r>
        <w:r w:rsidR="00F7070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>the</w:t>
        </w:r>
        <w:r w:rsidR="00F7070C">
          <w:rPr>
            <w:rFonts w:ascii="Times New Roman" w:eastAsia="Times New Roman" w:hAnsi="Times New Roman" w:cs="Times New Roman"/>
            <w:sz w:val="23"/>
            <w:szCs w:val="23"/>
          </w:rPr>
          <w:t xml:space="preserve"> </w:t>
        </w:r>
        <w:r w:rsidR="00F7070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>accuracy</w:t>
        </w:r>
        <w:r w:rsidR="00F7070C">
          <w:rPr>
            <w:rFonts w:ascii="Times New Roman" w:eastAsia="Times New Roman" w:hAnsi="Times New Roman" w:cs="Times New Roman"/>
            <w:sz w:val="23"/>
            <w:szCs w:val="23"/>
          </w:rPr>
          <w:t xml:space="preserve"> </w:t>
        </w:r>
        <w:r w:rsidR="00F7070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>of</w:t>
        </w:r>
        <w:r w:rsidR="00F7070C">
          <w:rPr>
            <w:rFonts w:ascii="Times New Roman" w:eastAsia="Times New Roman" w:hAnsi="Times New Roman" w:cs="Times New Roman"/>
            <w:sz w:val="23"/>
            <w:szCs w:val="23"/>
          </w:rPr>
          <w:t xml:space="preserve"> </w:t>
        </w:r>
        <w:r w:rsidR="00F7070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>IR-UWB</w:t>
        </w:r>
        <w:r w:rsidR="00F7070C">
          <w:rPr>
            <w:rFonts w:ascii="Times New Roman" w:eastAsia="Times New Roman" w:hAnsi="Times New Roman" w:cs="Times New Roman"/>
            <w:sz w:val="23"/>
            <w:szCs w:val="23"/>
          </w:rPr>
          <w:t xml:space="preserve"> </w:t>
        </w:r>
        <w:r w:rsidR="00F7070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>posi-</w:t>
        </w:r>
      </w:ins>
    </w:p>
    <w:p w14:paraId="6C59C312" w14:textId="61221E62" w:rsidR="00AB2366" w:rsidRDefault="00F7070C" w:rsidP="00F7070C">
      <w:pPr>
        <w:spacing w:line="433" w:lineRule="exact"/>
        <w:ind w:left="1800"/>
      </w:pPr>
      <w:ins w:id="764" w:author="Exam" w:date="2015-02-27T08:45:00Z">
        <w:r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>tioning.</w:t>
        </w:r>
        <w:r>
          <w:tab/>
        </w:r>
      </w:ins>
    </w:p>
    <w:p w14:paraId="4A9D7F1A" w14:textId="77777777" w:rsidR="00AB2366" w:rsidRDefault="00AB2366">
      <w:pPr>
        <w:spacing w:line="200" w:lineRule="exact"/>
        <w:ind w:left="1800"/>
      </w:pPr>
    </w:p>
    <w:p w14:paraId="1721E223" w14:textId="77777777" w:rsidR="00AB2366" w:rsidRDefault="00AB2366">
      <w:pPr>
        <w:spacing w:line="200" w:lineRule="exact"/>
        <w:ind w:left="1800"/>
      </w:pPr>
    </w:p>
    <w:p w14:paraId="09ED1C74" w14:textId="77777777" w:rsidR="00AB2366" w:rsidRDefault="00AB2366">
      <w:pPr>
        <w:spacing w:line="200" w:lineRule="exact"/>
        <w:ind w:left="1800"/>
      </w:pPr>
    </w:p>
    <w:p w14:paraId="68694968" w14:textId="77777777" w:rsidR="00AB2366" w:rsidRDefault="00AB2366">
      <w:pPr>
        <w:spacing w:line="200" w:lineRule="exact"/>
        <w:ind w:left="1800"/>
      </w:pPr>
    </w:p>
    <w:p w14:paraId="2A320E9F" w14:textId="77777777" w:rsidR="00AB2366" w:rsidRDefault="00AB2366">
      <w:pPr>
        <w:spacing w:line="200" w:lineRule="exact"/>
        <w:ind w:left="1800"/>
      </w:pPr>
    </w:p>
    <w:p w14:paraId="5D67BC8E" w14:textId="77777777" w:rsidR="00AB2366" w:rsidRDefault="00AB2366">
      <w:pPr>
        <w:spacing w:line="200" w:lineRule="exact"/>
        <w:ind w:left="1800"/>
      </w:pPr>
    </w:p>
    <w:p w14:paraId="6FB988C5" w14:textId="77777777" w:rsidR="00AB2366" w:rsidRDefault="00AB2366">
      <w:pPr>
        <w:spacing w:line="200" w:lineRule="exact"/>
        <w:ind w:left="1800"/>
      </w:pPr>
    </w:p>
    <w:p w14:paraId="3BC0F111" w14:textId="77777777" w:rsidR="00AB2366" w:rsidRDefault="00AB2366">
      <w:pPr>
        <w:spacing w:line="200" w:lineRule="exact"/>
        <w:ind w:left="1800"/>
      </w:pPr>
    </w:p>
    <w:p w14:paraId="73ECEA9F" w14:textId="77777777" w:rsidR="00AB2366" w:rsidRDefault="00AB2366">
      <w:pPr>
        <w:spacing w:line="200" w:lineRule="exact"/>
        <w:ind w:left="1800"/>
      </w:pPr>
    </w:p>
    <w:p w14:paraId="62F1C09C" w14:textId="77777777" w:rsidR="00AB2366" w:rsidRDefault="00AB2366">
      <w:pPr>
        <w:spacing w:line="200" w:lineRule="exact"/>
        <w:ind w:left="1800"/>
      </w:pPr>
    </w:p>
    <w:p w14:paraId="6F76FB68" w14:textId="77777777" w:rsidR="00AB2366" w:rsidRDefault="00AB2366">
      <w:pPr>
        <w:spacing w:line="200" w:lineRule="exact"/>
        <w:ind w:left="1800"/>
      </w:pPr>
    </w:p>
    <w:p w14:paraId="4297C3B6" w14:textId="77777777" w:rsidR="00AB2366" w:rsidRDefault="00AB2366">
      <w:pPr>
        <w:spacing w:line="200" w:lineRule="exact"/>
        <w:ind w:left="1800"/>
      </w:pPr>
    </w:p>
    <w:p w14:paraId="533BEB91" w14:textId="77777777" w:rsidR="00AB2366" w:rsidRDefault="00AB2366">
      <w:pPr>
        <w:spacing w:line="200" w:lineRule="exact"/>
        <w:ind w:left="1800"/>
      </w:pPr>
    </w:p>
    <w:p w14:paraId="3CC8FA55" w14:textId="77777777" w:rsidR="00AB2366" w:rsidRDefault="00AB2366">
      <w:pPr>
        <w:spacing w:line="200" w:lineRule="exact"/>
        <w:ind w:left="1800"/>
      </w:pPr>
    </w:p>
    <w:p w14:paraId="053874DC" w14:textId="77777777" w:rsidR="00AB2366" w:rsidRDefault="00AB2366">
      <w:pPr>
        <w:spacing w:line="200" w:lineRule="exact"/>
        <w:ind w:left="1800"/>
      </w:pPr>
    </w:p>
    <w:p w14:paraId="61E7D790" w14:textId="77777777" w:rsidR="00AB2366" w:rsidRDefault="00AB2366">
      <w:pPr>
        <w:spacing w:line="200" w:lineRule="exact"/>
        <w:ind w:left="1800"/>
      </w:pPr>
    </w:p>
    <w:p w14:paraId="16459FA2" w14:textId="77777777" w:rsidR="00AB2366" w:rsidRDefault="00AB2366">
      <w:pPr>
        <w:spacing w:line="200" w:lineRule="exact"/>
        <w:ind w:left="1800"/>
      </w:pPr>
    </w:p>
    <w:p w14:paraId="0809C80C" w14:textId="77777777" w:rsidR="00AB2366" w:rsidRDefault="00AB2366">
      <w:pPr>
        <w:spacing w:line="200" w:lineRule="exact"/>
        <w:ind w:left="1800"/>
      </w:pPr>
    </w:p>
    <w:p w14:paraId="7A4C1EB1" w14:textId="77777777" w:rsidR="00AB2366" w:rsidRDefault="00AB2366">
      <w:pPr>
        <w:spacing w:line="200" w:lineRule="exact"/>
        <w:ind w:left="1800"/>
      </w:pPr>
    </w:p>
    <w:p w14:paraId="55425E31" w14:textId="77777777" w:rsidR="00AB2366" w:rsidRDefault="00AB2366">
      <w:pPr>
        <w:spacing w:line="200" w:lineRule="exact"/>
        <w:ind w:left="1800"/>
      </w:pPr>
    </w:p>
    <w:p w14:paraId="6E245B3C" w14:textId="77777777" w:rsidR="00AB2366" w:rsidRDefault="00AB2366">
      <w:pPr>
        <w:spacing w:line="200" w:lineRule="exact"/>
        <w:ind w:left="1800"/>
      </w:pPr>
    </w:p>
    <w:p w14:paraId="03CCFA0C" w14:textId="77777777" w:rsidR="00AB2366" w:rsidRDefault="00AB2366">
      <w:pPr>
        <w:spacing w:line="200" w:lineRule="exact"/>
        <w:ind w:left="1800"/>
      </w:pPr>
    </w:p>
    <w:p w14:paraId="69A14B8A" w14:textId="77777777" w:rsidR="00AB2366" w:rsidRDefault="00AB2366">
      <w:pPr>
        <w:spacing w:line="200" w:lineRule="exact"/>
        <w:ind w:left="1800"/>
      </w:pPr>
    </w:p>
    <w:p w14:paraId="6BDBDB46" w14:textId="77777777" w:rsidR="00AB2366" w:rsidRDefault="00AB2366">
      <w:pPr>
        <w:spacing w:line="200" w:lineRule="exact"/>
        <w:ind w:left="1800"/>
      </w:pPr>
    </w:p>
    <w:p w14:paraId="6C780D14" w14:textId="77777777" w:rsidR="00AB2366" w:rsidRDefault="00AB2366">
      <w:pPr>
        <w:spacing w:line="200" w:lineRule="exact"/>
        <w:ind w:left="1800"/>
      </w:pPr>
    </w:p>
    <w:p w14:paraId="549AB3D2" w14:textId="77777777" w:rsidR="00AB2366" w:rsidRDefault="00AB2366">
      <w:pPr>
        <w:spacing w:line="200" w:lineRule="exact"/>
        <w:ind w:left="1800"/>
      </w:pPr>
    </w:p>
    <w:p w14:paraId="4DF16D5C" w14:textId="77777777" w:rsidR="00AB2366" w:rsidRDefault="00AB2366">
      <w:pPr>
        <w:spacing w:line="200" w:lineRule="exact"/>
        <w:ind w:left="1800"/>
      </w:pPr>
    </w:p>
    <w:p w14:paraId="41FD35BE" w14:textId="77777777" w:rsidR="00AB2366" w:rsidRDefault="00AB2366">
      <w:pPr>
        <w:spacing w:line="200" w:lineRule="exact"/>
        <w:ind w:left="1800"/>
      </w:pPr>
    </w:p>
    <w:p w14:paraId="2A039344" w14:textId="77777777" w:rsidR="00AB2366" w:rsidRDefault="00AB2366">
      <w:pPr>
        <w:spacing w:line="200" w:lineRule="exact"/>
        <w:ind w:left="1800"/>
      </w:pPr>
    </w:p>
    <w:p w14:paraId="663557FD" w14:textId="77777777" w:rsidR="00AB2366" w:rsidRDefault="00AB2366">
      <w:pPr>
        <w:spacing w:line="200" w:lineRule="exact"/>
        <w:ind w:left="1800"/>
      </w:pPr>
    </w:p>
    <w:p w14:paraId="277D7F45" w14:textId="77777777" w:rsidR="00AB2366" w:rsidRDefault="00AB2366">
      <w:pPr>
        <w:spacing w:line="200" w:lineRule="exact"/>
        <w:ind w:left="1800"/>
      </w:pPr>
    </w:p>
    <w:p w14:paraId="1488454C" w14:textId="77777777" w:rsidR="00AB2366" w:rsidRDefault="00AB2366">
      <w:pPr>
        <w:spacing w:line="200" w:lineRule="exact"/>
        <w:ind w:left="1800"/>
      </w:pPr>
    </w:p>
    <w:p w14:paraId="4AD7362C" w14:textId="77777777" w:rsidR="00AB2366" w:rsidRDefault="00AB2366">
      <w:pPr>
        <w:spacing w:line="200" w:lineRule="exact"/>
        <w:ind w:left="1800"/>
      </w:pPr>
    </w:p>
    <w:p w14:paraId="3D460D5A" w14:textId="77777777" w:rsidR="00AB2366" w:rsidRDefault="00AB2366">
      <w:pPr>
        <w:spacing w:line="200" w:lineRule="exact"/>
        <w:ind w:left="1800"/>
      </w:pPr>
    </w:p>
    <w:p w14:paraId="437B0798" w14:textId="77777777" w:rsidR="00AB2366" w:rsidRDefault="00AB2366">
      <w:pPr>
        <w:spacing w:line="200" w:lineRule="exact"/>
        <w:ind w:left="1800"/>
      </w:pPr>
    </w:p>
    <w:p w14:paraId="61DF1A26" w14:textId="77777777" w:rsidR="00AB2366" w:rsidRDefault="00AB2366">
      <w:pPr>
        <w:spacing w:line="200" w:lineRule="exact"/>
        <w:ind w:left="1800"/>
      </w:pPr>
    </w:p>
    <w:p w14:paraId="46FB0C08" w14:textId="77777777" w:rsidR="00AB2366" w:rsidRDefault="00AB2366">
      <w:pPr>
        <w:spacing w:line="200" w:lineRule="exact"/>
        <w:ind w:left="1800"/>
      </w:pPr>
    </w:p>
    <w:p w14:paraId="28095BC9" w14:textId="77777777" w:rsidR="00AB2366" w:rsidRDefault="00AB2366">
      <w:pPr>
        <w:spacing w:line="200" w:lineRule="exact"/>
        <w:ind w:left="1800"/>
      </w:pPr>
    </w:p>
    <w:p w14:paraId="0A12EF70" w14:textId="77777777" w:rsidR="00AB2366" w:rsidRDefault="00AB2366">
      <w:pPr>
        <w:spacing w:line="200" w:lineRule="exact"/>
        <w:ind w:left="1800"/>
      </w:pPr>
    </w:p>
    <w:p w14:paraId="13783EC2" w14:textId="77777777" w:rsidR="00AB2366" w:rsidRDefault="00AB2366">
      <w:pPr>
        <w:spacing w:line="351" w:lineRule="exact"/>
        <w:ind w:left="1800"/>
      </w:pPr>
    </w:p>
    <w:p w14:paraId="070C4C41" w14:textId="77777777" w:rsidR="00AB2366" w:rsidRDefault="00C044CB">
      <w:pPr>
        <w:spacing w:line="288" w:lineRule="exact"/>
        <w:ind w:left="60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13</w:t>
      </w:r>
    </w:p>
    <w:p w14:paraId="7DD620CB" w14:textId="77777777" w:rsidR="00AB2366" w:rsidRDefault="00AB2366">
      <w:pPr>
        <w:sectPr w:rsidR="00AB2366">
          <w:pgSz w:w="11905" w:h="16837"/>
          <w:pgMar w:top="0" w:right="0" w:bottom="0" w:left="0" w:header="0" w:footer="0" w:gutter="0"/>
          <w:cols w:space="720"/>
        </w:sectPr>
      </w:pPr>
    </w:p>
    <w:p w14:paraId="1AB4FB04" w14:textId="77777777" w:rsidR="00AB2366" w:rsidRDefault="00AB2366">
      <w:pPr>
        <w:spacing w:line="200" w:lineRule="exact"/>
        <w:ind w:left="1800"/>
      </w:pPr>
    </w:p>
    <w:p w14:paraId="2C0E9841" w14:textId="77777777" w:rsidR="00AB2366" w:rsidRDefault="00AB2366">
      <w:pPr>
        <w:spacing w:line="200" w:lineRule="exact"/>
        <w:ind w:left="1800"/>
      </w:pPr>
    </w:p>
    <w:p w14:paraId="46F3BA3F" w14:textId="77777777" w:rsidR="00AB2366" w:rsidRDefault="00AB2366">
      <w:pPr>
        <w:spacing w:line="200" w:lineRule="exact"/>
        <w:ind w:left="1800"/>
      </w:pPr>
    </w:p>
    <w:p w14:paraId="0F3CEB6A" w14:textId="77777777" w:rsidR="00AB2366" w:rsidRDefault="00AB2366">
      <w:pPr>
        <w:spacing w:line="200" w:lineRule="exact"/>
        <w:ind w:left="1800"/>
      </w:pPr>
    </w:p>
    <w:p w14:paraId="2F2003E5" w14:textId="77777777" w:rsidR="00AB2366" w:rsidRDefault="00AB2366">
      <w:pPr>
        <w:spacing w:line="200" w:lineRule="exact"/>
        <w:ind w:left="1800"/>
      </w:pPr>
    </w:p>
    <w:p w14:paraId="7A423F7B" w14:textId="77777777" w:rsidR="00AB2366" w:rsidRDefault="00AB2366">
      <w:pPr>
        <w:spacing w:line="200" w:lineRule="exact"/>
        <w:ind w:left="1800"/>
      </w:pPr>
    </w:p>
    <w:p w14:paraId="5A8A42F9" w14:textId="77777777" w:rsidR="00AB2366" w:rsidRDefault="00AB2366">
      <w:pPr>
        <w:spacing w:line="200" w:lineRule="exact"/>
        <w:ind w:left="1800"/>
      </w:pPr>
    </w:p>
    <w:p w14:paraId="05383CE0" w14:textId="77777777" w:rsidR="00AB2366" w:rsidRDefault="00AB2366">
      <w:pPr>
        <w:spacing w:line="200" w:lineRule="exact"/>
        <w:ind w:left="1800"/>
      </w:pPr>
    </w:p>
    <w:p w14:paraId="59841EDC" w14:textId="77777777" w:rsidR="00AB2366" w:rsidRDefault="00AB2366">
      <w:pPr>
        <w:spacing w:line="200" w:lineRule="exact"/>
        <w:ind w:left="1800"/>
      </w:pPr>
    </w:p>
    <w:p w14:paraId="3CA0D4AF" w14:textId="77777777" w:rsidR="00AB2366" w:rsidRDefault="00AB2366">
      <w:pPr>
        <w:spacing w:line="200" w:lineRule="exact"/>
        <w:ind w:left="1800"/>
      </w:pPr>
    </w:p>
    <w:p w14:paraId="010C1399" w14:textId="77777777" w:rsidR="00AB2366" w:rsidRDefault="00AB2366">
      <w:pPr>
        <w:spacing w:line="200" w:lineRule="exact"/>
        <w:ind w:left="1800"/>
      </w:pPr>
    </w:p>
    <w:p w14:paraId="475875C6" w14:textId="77777777" w:rsidR="00AB2366" w:rsidRDefault="00AB2366">
      <w:pPr>
        <w:spacing w:line="200" w:lineRule="exact"/>
        <w:ind w:left="1800"/>
      </w:pPr>
    </w:p>
    <w:p w14:paraId="27AB18AE" w14:textId="77777777" w:rsidR="00AB2366" w:rsidRDefault="00AB2366">
      <w:pPr>
        <w:spacing w:line="200" w:lineRule="exact"/>
        <w:ind w:left="1800"/>
      </w:pPr>
    </w:p>
    <w:p w14:paraId="69DE91CB" w14:textId="77777777" w:rsidR="00AB2366" w:rsidRDefault="00AB2366">
      <w:pPr>
        <w:spacing w:line="200" w:lineRule="exact"/>
        <w:ind w:left="1800"/>
      </w:pPr>
    </w:p>
    <w:p w14:paraId="1A8BF6A2" w14:textId="77777777" w:rsidR="00AB2366" w:rsidRDefault="00AB2366">
      <w:pPr>
        <w:spacing w:line="200" w:lineRule="exact"/>
        <w:ind w:left="1800"/>
      </w:pPr>
    </w:p>
    <w:p w14:paraId="06816F2F" w14:textId="77777777" w:rsidR="00AB2366" w:rsidRDefault="00AB2366">
      <w:pPr>
        <w:spacing w:line="200" w:lineRule="exact"/>
        <w:ind w:left="1800"/>
      </w:pPr>
    </w:p>
    <w:p w14:paraId="2E9318BF" w14:textId="77777777" w:rsidR="00AB2366" w:rsidRDefault="00AB2366">
      <w:pPr>
        <w:spacing w:line="200" w:lineRule="exact"/>
        <w:ind w:left="1800"/>
      </w:pPr>
    </w:p>
    <w:p w14:paraId="5C29137A" w14:textId="77777777" w:rsidR="00AB2366" w:rsidRDefault="00AB2366">
      <w:pPr>
        <w:spacing w:line="200" w:lineRule="exact"/>
        <w:ind w:left="1800"/>
      </w:pPr>
    </w:p>
    <w:p w14:paraId="2EDD2316" w14:textId="77777777" w:rsidR="00AB2366" w:rsidRDefault="00AB2366">
      <w:pPr>
        <w:spacing w:line="200" w:lineRule="exact"/>
        <w:ind w:left="1800"/>
      </w:pPr>
    </w:p>
    <w:p w14:paraId="7497CED1" w14:textId="77777777" w:rsidR="00AB2366" w:rsidRDefault="00AB2366">
      <w:pPr>
        <w:spacing w:line="200" w:lineRule="exact"/>
        <w:ind w:left="1800"/>
      </w:pPr>
    </w:p>
    <w:p w14:paraId="7EE6213B" w14:textId="77777777" w:rsidR="00AB2366" w:rsidRDefault="00AB2366">
      <w:pPr>
        <w:spacing w:line="200" w:lineRule="exact"/>
        <w:ind w:left="1800"/>
      </w:pPr>
    </w:p>
    <w:p w14:paraId="5D95D7A2" w14:textId="77777777" w:rsidR="00AB2366" w:rsidRDefault="00AB2366">
      <w:pPr>
        <w:spacing w:line="269" w:lineRule="exact"/>
        <w:ind w:left="1800"/>
      </w:pPr>
    </w:p>
    <w:p w14:paraId="587E3DCA" w14:textId="246E6F88" w:rsidR="00AB2366" w:rsidRDefault="00C044CB">
      <w:pPr>
        <w:spacing w:line="644" w:lineRule="exact"/>
        <w:ind w:left="1800"/>
      </w:pPr>
      <w:bookmarkStart w:id="765" w:name="PageMark25"/>
      <w:bookmarkEnd w:id="765"/>
      <w:r>
        <w:rPr>
          <w:rFonts w:ascii="Times New Roman" w:eastAsia="Times New Roman" w:hAnsi="Times New Roman" w:cs="Times New Roman"/>
          <w:color w:val="000000"/>
          <w:sz w:val="49"/>
          <w:szCs w:val="49"/>
        </w:rPr>
        <w:t>Chapter</w:t>
      </w:r>
      <w:r>
        <w:rPr>
          <w:rFonts w:ascii="Times New Roman" w:eastAsia="Times New Roman" w:hAnsi="Times New Roman" w:cs="Times New Roman"/>
          <w:sz w:val="49"/>
          <w:szCs w:val="4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9"/>
          <w:szCs w:val="49"/>
        </w:rPr>
        <w:t>5</w:t>
      </w:r>
    </w:p>
    <w:p w14:paraId="7E154359" w14:textId="77777777" w:rsidR="00AB2366" w:rsidRDefault="00AB2366">
      <w:pPr>
        <w:spacing w:line="200" w:lineRule="exact"/>
        <w:ind w:left="1800"/>
      </w:pPr>
    </w:p>
    <w:p w14:paraId="10C5ACCA" w14:textId="77777777" w:rsidR="00AB2366" w:rsidRDefault="00AB2366">
      <w:pPr>
        <w:spacing w:line="200" w:lineRule="exact"/>
        <w:ind w:left="1800"/>
      </w:pPr>
    </w:p>
    <w:p w14:paraId="0A8273D0" w14:textId="77777777" w:rsidR="00AB2366" w:rsidRDefault="00AB2366">
      <w:pPr>
        <w:spacing w:line="250" w:lineRule="exact"/>
        <w:ind w:left="1800"/>
      </w:pPr>
    </w:p>
    <w:p w14:paraId="49A1AF67" w14:textId="77777777" w:rsidR="00AB2366" w:rsidRDefault="00C044CB">
      <w:pPr>
        <w:spacing w:line="644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49"/>
          <w:szCs w:val="49"/>
        </w:rPr>
        <w:t>Wideband</w:t>
      </w:r>
      <w:r>
        <w:rPr>
          <w:rFonts w:ascii="Times New Roman" w:eastAsia="Times New Roman" w:hAnsi="Times New Roman" w:cs="Times New Roman"/>
          <w:sz w:val="49"/>
          <w:szCs w:val="4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9"/>
          <w:szCs w:val="49"/>
        </w:rPr>
        <w:t>Cognitive</w:t>
      </w:r>
      <w:r>
        <w:rPr>
          <w:rFonts w:ascii="Times New Roman" w:eastAsia="Times New Roman" w:hAnsi="Times New Roman" w:cs="Times New Roman"/>
          <w:sz w:val="49"/>
          <w:szCs w:val="4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9"/>
          <w:szCs w:val="49"/>
        </w:rPr>
        <w:t>Spectrum</w:t>
      </w:r>
      <w:r>
        <w:rPr>
          <w:rFonts w:ascii="Times New Roman" w:eastAsia="Times New Roman" w:hAnsi="Times New Roman" w:cs="Times New Roman"/>
          <w:sz w:val="49"/>
          <w:szCs w:val="4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9"/>
          <w:szCs w:val="49"/>
        </w:rPr>
        <w:t>Sensing</w:t>
      </w:r>
    </w:p>
    <w:p w14:paraId="5AD2EF23" w14:textId="77777777" w:rsidR="00AB2366" w:rsidRDefault="00AB2366">
      <w:pPr>
        <w:spacing w:line="200" w:lineRule="exact"/>
        <w:ind w:left="1800"/>
      </w:pPr>
    </w:p>
    <w:p w14:paraId="692D010E" w14:textId="77777777" w:rsidR="00AB2366" w:rsidRDefault="00AB2366">
      <w:pPr>
        <w:spacing w:line="200" w:lineRule="exact"/>
        <w:ind w:left="1800"/>
      </w:pPr>
    </w:p>
    <w:p w14:paraId="7E8E7323" w14:textId="77777777" w:rsidR="00AB2366" w:rsidRDefault="00AB2366">
      <w:pPr>
        <w:spacing w:line="200" w:lineRule="exact"/>
        <w:ind w:left="1800"/>
      </w:pPr>
    </w:p>
    <w:p w14:paraId="39E40BFD" w14:textId="77777777" w:rsidR="00AB2366" w:rsidRDefault="00AB2366">
      <w:pPr>
        <w:spacing w:line="240" w:lineRule="exact"/>
        <w:ind w:left="1800"/>
      </w:pPr>
    </w:p>
    <w:p w14:paraId="7CACAF90" w14:textId="77777777" w:rsidR="00AB2366" w:rsidRDefault="00C044CB">
      <w:pPr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Cognitive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Radio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(CR)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has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been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attracting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many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attention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recent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researches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with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respect</w:t>
      </w:r>
    </w:p>
    <w:p w14:paraId="07D83288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potential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better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utilisation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performance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limited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spectrum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resources.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chapter,</w:t>
      </w:r>
    </w:p>
    <w:p w14:paraId="0C1751C4" w14:textId="12880CC2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first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propose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overview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cognitive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radio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networks.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del w:id="766" w:author="Exam" w:date="2015-02-27T08:46:00Z">
        <w:r w:rsidDel="00BE16C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Then</w:delText>
        </w:r>
        <w:r w:rsidDel="00BE16C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BE16C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w</w:delText>
        </w:r>
      </w:del>
      <w:ins w:id="767" w:author="Exam" w:date="2015-02-27T08:46:00Z">
        <w:r w:rsidR="00BE16C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>W</w:t>
        </w:r>
      </w:ins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768" w:author="Exam" w:date="2015-02-27T08:46:00Z">
        <w:r w:rsidR="00BE16CC">
          <w:rPr>
            <w:rFonts w:ascii="Times New Roman" w:eastAsia="Times New Roman" w:hAnsi="Times New Roman" w:cs="Times New Roman"/>
            <w:sz w:val="23"/>
            <w:szCs w:val="23"/>
          </w:rPr>
          <w:t xml:space="preserve">then </w:t>
        </w:r>
      </w:ins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focus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bottleneck</w:t>
      </w:r>
    </w:p>
    <w:p w14:paraId="75A8952E" w14:textId="3CBF0A8A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its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front-end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sampling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devices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del w:id="769" w:author="Exam" w:date="2015-02-27T08:47:00Z">
        <w:r w:rsidDel="00BE16C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investigate</w:delText>
        </w:r>
        <w:r w:rsidDel="00BE16C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</w:del>
      <w:ins w:id="770" w:author="Exam" w:date="2015-02-27T08:47:00Z">
        <w:r w:rsidR="00BE16C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>study</w:t>
        </w:r>
        <w:r w:rsidR="00BE16CC">
          <w:rPr>
            <w:rFonts w:ascii="Times New Roman" w:eastAsia="Times New Roman" w:hAnsi="Times New Roman" w:cs="Times New Roman"/>
            <w:sz w:val="23"/>
            <w:szCs w:val="23"/>
          </w:rPr>
          <w:t xml:space="preserve"> </w:t>
        </w:r>
      </w:ins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typical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framework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spectrum</w:t>
      </w:r>
    </w:p>
    <w:p w14:paraId="5F7002C4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CR.</w:t>
      </w:r>
    </w:p>
    <w:p w14:paraId="6726F92F" w14:textId="77777777" w:rsidR="00AB2366" w:rsidRDefault="00AB2366">
      <w:pPr>
        <w:spacing w:line="200" w:lineRule="exact"/>
        <w:ind w:left="1800"/>
      </w:pPr>
    </w:p>
    <w:p w14:paraId="5D327410" w14:textId="77777777" w:rsidR="00AB2366" w:rsidRDefault="00AB2366">
      <w:pPr>
        <w:spacing w:line="200" w:lineRule="exact"/>
        <w:ind w:left="1800"/>
      </w:pPr>
    </w:p>
    <w:p w14:paraId="739B6A8B" w14:textId="77777777" w:rsidR="00AB2366" w:rsidRDefault="00AB2366">
      <w:pPr>
        <w:spacing w:line="236" w:lineRule="exact"/>
        <w:ind w:left="1800"/>
      </w:pPr>
    </w:p>
    <w:p w14:paraId="2C534372" w14:textId="77777777" w:rsidR="00AB2366" w:rsidRDefault="00C044CB">
      <w:pPr>
        <w:tabs>
          <w:tab w:val="left" w:pos="2574"/>
        </w:tabs>
        <w:spacing w:line="447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>5.1</w:t>
      </w:r>
      <w:r>
        <w:tab/>
      </w:r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>Introduction</w:t>
      </w:r>
    </w:p>
    <w:p w14:paraId="114F2417" w14:textId="77777777" w:rsidR="00AB2366" w:rsidRDefault="00AB2366">
      <w:pPr>
        <w:spacing w:line="342" w:lineRule="exact"/>
        <w:ind w:left="1800"/>
      </w:pPr>
    </w:p>
    <w:p w14:paraId="24283842" w14:textId="77777777" w:rsidR="00AB2366" w:rsidRDefault="00C044CB">
      <w:pPr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wireless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techniques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keep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fast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developing,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limited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spectrum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resource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seriously</w:t>
      </w:r>
    </w:p>
    <w:p w14:paraId="360314C4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restrictsthefastincreasingdemandformoreaccessiblebandwidth.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Asaresult,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thedynamic</w:t>
      </w:r>
    </w:p>
    <w:p w14:paraId="2F408669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spectrum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access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(DSA)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becomes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necessary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popular,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which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enables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unused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spectrum</w:t>
      </w:r>
    </w:p>
    <w:p w14:paraId="59713080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accessed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opportunistically,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shown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figure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5.1.(a).</w:t>
      </w:r>
    </w:p>
    <w:p w14:paraId="665E8DD7" w14:textId="77777777" w:rsidR="00AB2366" w:rsidRDefault="00C044CB">
      <w:pPr>
        <w:tabs>
          <w:tab w:val="left" w:pos="4204"/>
        </w:tabs>
        <w:spacing w:line="433" w:lineRule="exact"/>
        <w:ind w:left="2151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Following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idea,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cognitive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radio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(CR)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develops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aiming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optimizing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utilisa-</w:t>
      </w:r>
    </w:p>
    <w:p w14:paraId="54746E29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idle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bands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communications,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without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doing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harm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primary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users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(licensed</w:t>
      </w:r>
    </w:p>
    <w:p w14:paraId="11B2FACE" w14:textId="77777777" w:rsidR="00AB2366" w:rsidRDefault="00C044CB">
      <w:pPr>
        <w:tabs>
          <w:tab w:val="left" w:pos="3403"/>
        </w:tabs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spectrum)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[10].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Correspondingly,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devices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have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environment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(includ-</w:t>
      </w:r>
    </w:p>
    <w:p w14:paraId="1A4C777F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spectrum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usage,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noise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level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etc)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quickly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accurately,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reconfigure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themselves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</w:p>
    <w:p w14:paraId="029101A2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adapt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varying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circumstance.</w:t>
      </w:r>
    </w:p>
    <w:p w14:paraId="0FF843B3" w14:textId="77777777" w:rsidR="00AB2366" w:rsidRDefault="00AB2366">
      <w:pPr>
        <w:sectPr w:rsidR="00AB2366">
          <w:pgSz w:w="11905" w:h="16837"/>
          <w:pgMar w:top="0" w:right="0" w:bottom="0" w:left="0" w:header="0" w:footer="0" w:gutter="0"/>
          <w:cols w:space="720"/>
        </w:sectPr>
      </w:pPr>
    </w:p>
    <w:p w14:paraId="4249E513" w14:textId="77777777" w:rsidR="00AB2366" w:rsidRDefault="007A10E0">
      <w:pPr>
        <w:spacing w:line="200" w:lineRule="exact"/>
        <w:ind w:left="1800"/>
      </w:pPr>
      <w:r>
        <w:lastRenderedPageBreak/>
        <w:pict w14:anchorId="5E336C28">
          <v:group id="_x0000_s1085" style="position:absolute;left:0;text-align:left;margin-left:89.25pt;margin-top:121.5pt;width:432.75pt;height:.75pt;z-index:251645440;mso-position-horizontal-relative:page;mso-position-vertical-relative:page" coordorigin="1785,2430" coordsize="8655,15">
            <v:shape id="_x0000_s1086" style="position:absolute;left:7155;top:9749;width:8655;height:0" coordorigin="1785,2430" coordsize="8655,15" path="m1785,2430l1785,2430,1785,2430,1785,2430,1785,2430,1785,2430,1785,2430,1786,2430,1786,2430,1787,2430,1788,2430,1790,2430,1791,2430,1793,2430,1796,2430,1799,2430,1802,2430,1806,2430,1810,2430,1814,2430,1820,2430,1826,2430,1832,2430,1839,2430,1847,2430,1855,2430,1865,2430,1875,2430,1885,2430,1897,2430,1910,2430,1923,2430,1937,2430,1953,2430,1969,2430,1986,2430,2004,2430,2024,2430,2044,2430,2066,2430,2090,2430,2114,2430,2139,2430,2165,2430,2193,2430,2222,2430,2253,2430,2285,2430,2318,2430,2353,2430,2389,2430,2426,2430,2466,2430,2506,2430,2549,2430,2593,2430,2639,2430,2687,2430,2736,2430,2787,2430,2840,2430,2894,2430,2950,2430,3008,2430,3069,2430,3131,2430,3195,2430,3262,2430,3330,2430,3400,2430,3472,2430,3546,2430,3623,2430,3701,2430,3782,2430,3866,2430,3952,2430,4039,2430,4129,2430,4222,2430,4316,2430,4415,2430,4514,2430,4616,2430,4721,2430,4828,2430,4938,2430,5052,2430,5167,2430,5284,2430,5405,2430,5528,2430,5655,2430,5784,2430,5916,2430,6050,2430,6188,2430,6329,2430,6472,2430,6618,2430,6768,2430,6921,2430,7076,2430,7234,2430,7397,2430,7562,2430,7730,2430,7902,2430,8076,2430,8254,2430,8436,2430,8621,2430,8808,2430,9001,2430,9195,2430,9394,2430,9596,2430,9801,2430,10010,2430,10224,2430,10440,2430e" strokeweight=".1pt">
              <v:path arrowok="t"/>
              <o:lock v:ext="edit" verticies="t"/>
            </v:shape>
            <w10:wrap anchorx="page" anchory="page"/>
          </v:group>
        </w:pict>
      </w:r>
      <w:r>
        <w:pict w14:anchorId="75C9174A">
          <v:shape id="_x0000_s1084" type="#_x0000_t75" style="position:absolute;left:0;text-align:left;margin-left:122.25pt;margin-top:140.25pt;width:367.5pt;height:116.25pt;z-index:-251670016;mso-position-horizontal-relative:page;mso-position-vertical-relative:page">
            <v:imagedata r:id="rId16" o:title=""/>
            <w10:wrap anchorx="page" anchory="page"/>
          </v:shape>
        </w:pict>
      </w:r>
    </w:p>
    <w:p w14:paraId="27E5D97A" w14:textId="77777777" w:rsidR="00AB2366" w:rsidRDefault="00AB2366">
      <w:pPr>
        <w:spacing w:line="200" w:lineRule="exact"/>
        <w:ind w:left="1800"/>
      </w:pPr>
    </w:p>
    <w:p w14:paraId="37D4F36A" w14:textId="77777777" w:rsidR="00AB2366" w:rsidRDefault="00AB2366">
      <w:pPr>
        <w:spacing w:line="200" w:lineRule="exact"/>
        <w:ind w:left="1800"/>
      </w:pPr>
    </w:p>
    <w:p w14:paraId="7F8AF807" w14:textId="77777777" w:rsidR="00AB2366" w:rsidRDefault="00AB2366">
      <w:pPr>
        <w:spacing w:line="200" w:lineRule="exact"/>
        <w:ind w:left="1800"/>
      </w:pPr>
    </w:p>
    <w:p w14:paraId="115A3289" w14:textId="77777777" w:rsidR="00AB2366" w:rsidRDefault="00AB2366">
      <w:pPr>
        <w:spacing w:line="200" w:lineRule="exact"/>
        <w:ind w:left="1800"/>
      </w:pPr>
    </w:p>
    <w:p w14:paraId="4C516D56" w14:textId="77777777" w:rsidR="00AB2366" w:rsidRDefault="00AB2366">
      <w:pPr>
        <w:spacing w:line="200" w:lineRule="exact"/>
        <w:ind w:left="1800"/>
      </w:pPr>
    </w:p>
    <w:p w14:paraId="6ADC6597" w14:textId="77777777" w:rsidR="00AB2366" w:rsidRDefault="00AB2366">
      <w:pPr>
        <w:spacing w:line="200" w:lineRule="exact"/>
        <w:ind w:left="1800"/>
      </w:pPr>
    </w:p>
    <w:p w14:paraId="24323A88" w14:textId="77777777" w:rsidR="00AB2366" w:rsidRDefault="00AB2366">
      <w:pPr>
        <w:spacing w:line="200" w:lineRule="exact"/>
        <w:ind w:left="1800"/>
      </w:pPr>
    </w:p>
    <w:p w14:paraId="35FC43CE" w14:textId="77777777" w:rsidR="00AB2366" w:rsidRDefault="00AB2366">
      <w:pPr>
        <w:spacing w:line="200" w:lineRule="exact"/>
        <w:ind w:left="1800"/>
      </w:pPr>
    </w:p>
    <w:p w14:paraId="29C20BDB" w14:textId="77777777" w:rsidR="00AB2366" w:rsidRDefault="00AB2366">
      <w:pPr>
        <w:spacing w:line="388" w:lineRule="exact"/>
        <w:ind w:left="1800"/>
      </w:pPr>
    </w:p>
    <w:p w14:paraId="144D981E" w14:textId="77777777" w:rsidR="00AB2366" w:rsidRDefault="00C044CB">
      <w:pPr>
        <w:spacing w:line="240" w:lineRule="exact"/>
        <w:ind w:left="1804"/>
      </w:pPr>
      <w:bookmarkStart w:id="771" w:name="PageMark26"/>
      <w:bookmarkEnd w:id="771"/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HAPTER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5.</w:t>
      </w:r>
      <w:r>
        <w:rPr>
          <w:rFonts w:ascii="Times New Roman" w:eastAsia="Times New Roman" w:hAnsi="Times New Roman" w:cs="Times New Roman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W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IDEBAND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OGNITIVE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PECTRUM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ENSING</w:t>
      </w:r>
    </w:p>
    <w:p w14:paraId="7FD17C47" w14:textId="77777777" w:rsidR="00AB2366" w:rsidRDefault="00AB2366">
      <w:pPr>
        <w:spacing w:line="200" w:lineRule="exact"/>
        <w:ind w:left="1800"/>
      </w:pPr>
    </w:p>
    <w:p w14:paraId="2299B7A4" w14:textId="77777777" w:rsidR="00AB2366" w:rsidRDefault="00AB2366">
      <w:pPr>
        <w:spacing w:line="200" w:lineRule="exact"/>
        <w:ind w:left="1800"/>
      </w:pPr>
    </w:p>
    <w:p w14:paraId="7E26CE30" w14:textId="77777777" w:rsidR="00AB2366" w:rsidRDefault="00AB2366">
      <w:pPr>
        <w:spacing w:line="200" w:lineRule="exact"/>
        <w:ind w:left="1800"/>
      </w:pPr>
    </w:p>
    <w:p w14:paraId="31C10FCF" w14:textId="77777777" w:rsidR="00AB2366" w:rsidRDefault="00AB2366">
      <w:pPr>
        <w:spacing w:line="200" w:lineRule="exact"/>
        <w:ind w:left="1800"/>
      </w:pPr>
    </w:p>
    <w:p w14:paraId="56884227" w14:textId="77777777" w:rsidR="00AB2366" w:rsidRDefault="00AB2366">
      <w:pPr>
        <w:spacing w:line="200" w:lineRule="exact"/>
        <w:ind w:left="1800"/>
      </w:pPr>
    </w:p>
    <w:p w14:paraId="445EB6B9" w14:textId="77777777" w:rsidR="00AB2366" w:rsidRDefault="00AB2366">
      <w:pPr>
        <w:spacing w:line="200" w:lineRule="exact"/>
        <w:ind w:left="1800"/>
      </w:pPr>
    </w:p>
    <w:p w14:paraId="0094A7E9" w14:textId="77777777" w:rsidR="00AB2366" w:rsidRDefault="00AB2366">
      <w:pPr>
        <w:spacing w:line="200" w:lineRule="exact"/>
        <w:ind w:left="1800"/>
      </w:pPr>
    </w:p>
    <w:p w14:paraId="61FA3ACF" w14:textId="77777777" w:rsidR="00AB2366" w:rsidRDefault="00AB2366">
      <w:pPr>
        <w:spacing w:line="200" w:lineRule="exact"/>
        <w:ind w:left="1800"/>
      </w:pPr>
    </w:p>
    <w:p w14:paraId="57AEF4A3" w14:textId="77777777" w:rsidR="00AB2366" w:rsidRDefault="00AB2366">
      <w:pPr>
        <w:spacing w:line="200" w:lineRule="exact"/>
        <w:ind w:left="1800"/>
      </w:pPr>
    </w:p>
    <w:p w14:paraId="6DEBE38F" w14:textId="77777777" w:rsidR="00AB2366" w:rsidRDefault="00AB2366">
      <w:pPr>
        <w:spacing w:line="200" w:lineRule="exact"/>
        <w:ind w:left="1800"/>
      </w:pPr>
    </w:p>
    <w:p w14:paraId="0D85D6B2" w14:textId="77777777" w:rsidR="00AB2366" w:rsidRDefault="00AB2366">
      <w:pPr>
        <w:spacing w:line="200" w:lineRule="exact"/>
        <w:ind w:left="1800"/>
      </w:pPr>
    </w:p>
    <w:p w14:paraId="628A13F3" w14:textId="77777777" w:rsidR="00AB2366" w:rsidRDefault="00AB2366">
      <w:pPr>
        <w:spacing w:line="200" w:lineRule="exact"/>
        <w:ind w:left="1800"/>
      </w:pPr>
    </w:p>
    <w:p w14:paraId="662C2E56" w14:textId="77777777" w:rsidR="00AB2366" w:rsidRDefault="00AB2366">
      <w:pPr>
        <w:spacing w:line="295" w:lineRule="exact"/>
        <w:ind w:left="1800"/>
      </w:pPr>
    </w:p>
    <w:p w14:paraId="47FA8A02" w14:textId="77777777" w:rsidR="00AB2366" w:rsidRDefault="00C044CB">
      <w:pPr>
        <w:tabs>
          <w:tab w:val="left" w:pos="7757"/>
        </w:tabs>
        <w:spacing w:line="344" w:lineRule="exact"/>
        <w:ind w:left="4118"/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(a)</w:t>
      </w:r>
      <w:r>
        <w:tab/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(b)</w:t>
      </w:r>
    </w:p>
    <w:p w14:paraId="718D56B9" w14:textId="77777777" w:rsidR="00AB2366" w:rsidRDefault="00AB2366">
      <w:pPr>
        <w:spacing w:line="384" w:lineRule="exact"/>
        <w:ind w:left="1800"/>
      </w:pPr>
    </w:p>
    <w:p w14:paraId="5644FBE7" w14:textId="77777777" w:rsidR="00AB2366" w:rsidRDefault="00C044CB">
      <w:pPr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Figure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5.1: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(a)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existence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unused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spectrum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resources;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(b)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concept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spectrum</w:t>
      </w:r>
    </w:p>
    <w:p w14:paraId="2F80C122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holes</w:t>
      </w:r>
    </w:p>
    <w:p w14:paraId="797E049F" w14:textId="77777777" w:rsidR="00AB2366" w:rsidRDefault="00AB2366">
      <w:pPr>
        <w:spacing w:line="352" w:lineRule="exact"/>
        <w:ind w:left="1800"/>
      </w:pPr>
    </w:p>
    <w:p w14:paraId="72844EB4" w14:textId="77777777" w:rsidR="00AB2366" w:rsidRDefault="00C044CB">
      <w:pPr>
        <w:spacing w:line="288" w:lineRule="exact"/>
        <w:ind w:left="2151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Therefore,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cognitive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radios,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first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important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procedure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unused</w:t>
      </w:r>
    </w:p>
    <w:p w14:paraId="58CC54D6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bandwidth,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termed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spectrum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holes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shown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figure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5.1.(b).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detected</w:t>
      </w:r>
    </w:p>
    <w:p w14:paraId="31DF82EA" w14:textId="55B50CC6" w:rsidR="00AB2366" w:rsidRDefault="00C044CB">
      <w:pPr>
        <w:tabs>
          <w:tab w:val="left" w:pos="2924"/>
          <w:tab w:val="left" w:pos="8598"/>
          <w:tab w:val="left" w:pos="9738"/>
        </w:tabs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unused,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networks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will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use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further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communication.</w:t>
      </w:r>
      <w:r w:rsidR="00C95047"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Otherwise,</w:t>
      </w:r>
      <w:r w:rsidR="00C95047"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CR</w:t>
      </w:r>
    </w:p>
    <w:p w14:paraId="66AE176F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moves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other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spectrum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holes,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stays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but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avoid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interference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by</w:t>
      </w:r>
    </w:p>
    <w:p w14:paraId="3FC5E1A7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changing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its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transmission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power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modulation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model.</w:t>
      </w:r>
    </w:p>
    <w:p w14:paraId="256EA5D3" w14:textId="77777777" w:rsidR="00AB2366" w:rsidRDefault="00C044CB">
      <w:pPr>
        <w:spacing w:line="433" w:lineRule="exact"/>
        <w:ind w:left="2151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However,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trends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communicating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requires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higher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frequency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wider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bandwidth.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As</w:t>
      </w:r>
    </w:p>
    <w:p w14:paraId="20DC678C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result,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acquisition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significant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crucial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according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Nyquist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sampling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theory.</w:t>
      </w:r>
    </w:p>
    <w:p w14:paraId="427D1BCF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What’s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worse,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since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should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not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generates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additional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interference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licensed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users,</w:t>
      </w:r>
    </w:p>
    <w:p w14:paraId="54A0A5A5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must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limits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its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working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power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relatively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low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level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(if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not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change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its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mod-</w:t>
      </w:r>
    </w:p>
    <w:p w14:paraId="31FF95CA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ulation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model).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demand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with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low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power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contradicts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with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requirement</w:t>
      </w:r>
    </w:p>
    <w:p w14:paraId="352240F9" w14:textId="77777777" w:rsidR="00AB2366" w:rsidRDefault="00C044CB">
      <w:pPr>
        <w:tabs>
          <w:tab w:val="left" w:pos="4812"/>
        </w:tabs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high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sensitivity.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Thus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contradiction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makes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acquisition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much</w:t>
      </w:r>
    </w:p>
    <w:p w14:paraId="7E235B15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more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difficult.</w:t>
      </w:r>
    </w:p>
    <w:p w14:paraId="2D6A3189" w14:textId="77777777" w:rsidR="00AB2366" w:rsidRDefault="00C044CB">
      <w:pPr>
        <w:spacing w:line="433" w:lineRule="exact"/>
        <w:ind w:left="2151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conclusion,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spectrum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becomes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one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most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crucial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problem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cognitive</w:t>
      </w:r>
    </w:p>
    <w:p w14:paraId="5DFB26D1" w14:textId="362E6845" w:rsidR="00AB2366" w:rsidRDefault="00C044CB">
      <w:pPr>
        <w:tabs>
          <w:tab w:val="left" w:pos="5413"/>
        </w:tabs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radios,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still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open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issue.</w:t>
      </w:r>
      <w:r w:rsidR="00C95047"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Then,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compressed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will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introduced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be</w:t>
      </w:r>
    </w:p>
    <w:p w14:paraId="070CF5CC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embedded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traditional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spectrum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algorithms,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order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solve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problem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</w:p>
    <w:p w14:paraId="173E4CBB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enhance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overall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performance.</w:t>
      </w:r>
    </w:p>
    <w:p w14:paraId="4C126F8F" w14:textId="77777777" w:rsidR="00AB2366" w:rsidRDefault="00AB2366">
      <w:pPr>
        <w:spacing w:line="200" w:lineRule="exact"/>
        <w:ind w:left="1800"/>
      </w:pPr>
    </w:p>
    <w:p w14:paraId="7A4EA1AE" w14:textId="77777777" w:rsidR="00AB2366" w:rsidRDefault="00AB2366">
      <w:pPr>
        <w:spacing w:line="200" w:lineRule="exact"/>
        <w:ind w:left="1800"/>
      </w:pPr>
    </w:p>
    <w:p w14:paraId="359D7D28" w14:textId="77777777" w:rsidR="00AB2366" w:rsidRDefault="00AB2366">
      <w:pPr>
        <w:spacing w:line="200" w:lineRule="exact"/>
        <w:ind w:left="1800"/>
      </w:pPr>
    </w:p>
    <w:p w14:paraId="75D74590" w14:textId="77777777" w:rsidR="00AB2366" w:rsidRDefault="00AB2366">
      <w:pPr>
        <w:spacing w:line="200" w:lineRule="exact"/>
        <w:ind w:left="1800"/>
      </w:pPr>
    </w:p>
    <w:p w14:paraId="5E94A3F1" w14:textId="77777777" w:rsidR="00AB2366" w:rsidRDefault="00AB2366">
      <w:pPr>
        <w:spacing w:line="200" w:lineRule="exact"/>
        <w:ind w:left="1800"/>
      </w:pPr>
    </w:p>
    <w:p w14:paraId="07622D7F" w14:textId="77777777" w:rsidR="00AB2366" w:rsidRDefault="00AB2366">
      <w:pPr>
        <w:spacing w:line="270" w:lineRule="exact"/>
        <w:ind w:left="1800"/>
      </w:pPr>
    </w:p>
    <w:p w14:paraId="5C78058D" w14:textId="77777777" w:rsidR="00AB2366" w:rsidRDefault="00C044CB">
      <w:pPr>
        <w:spacing w:line="288" w:lineRule="exact"/>
        <w:ind w:left="60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15</w:t>
      </w:r>
    </w:p>
    <w:p w14:paraId="0379D6B5" w14:textId="77777777" w:rsidR="00AB2366" w:rsidRDefault="00AB2366">
      <w:pPr>
        <w:sectPr w:rsidR="00AB2366">
          <w:pgSz w:w="11905" w:h="16837"/>
          <w:pgMar w:top="0" w:right="0" w:bottom="0" w:left="0" w:header="0" w:footer="0" w:gutter="0"/>
          <w:cols w:space="720"/>
        </w:sectPr>
      </w:pPr>
    </w:p>
    <w:p w14:paraId="742E811E" w14:textId="5A769C5B" w:rsidR="00AB2366" w:rsidRDefault="007A10E0">
      <w:pPr>
        <w:spacing w:line="200" w:lineRule="exact"/>
        <w:ind w:left="1800"/>
      </w:pPr>
      <w:r>
        <w:lastRenderedPageBreak/>
        <w:pict w14:anchorId="3E8F6D24">
          <v:group id="_x0000_s1082" style="position:absolute;left:0;text-align:left;margin-left:89.25pt;margin-top:121.5pt;width:432.75pt;height:.75pt;z-index:251647488;mso-position-horizontal-relative:page;mso-position-vertical-relative:page" coordorigin="1785,2430" coordsize="8655,15">
            <v:shape id="_x0000_s1083" style="position:absolute;left:7155;top:9749;width:8655;height:0" coordorigin="1785,2430" coordsize="8655,15" path="m1785,2430l1785,2430,1785,2430,1785,2430,1785,2430,1785,2430,1785,2430,1786,2430,1786,2430,1787,2430,1788,2430,1790,2430,1791,2430,1793,2430,1796,2430,1799,2430,1802,2430,1806,2430,1810,2430,1814,2430,1820,2430,1826,2430,1832,2430,1839,2430,1847,2430,1855,2430,1865,2430,1875,2430,1885,2430,1897,2430,1910,2430,1923,2430,1937,2430,1953,2430,1969,2430,1986,2430,2004,2430,2024,2430,2044,2430,2066,2430,2090,2430,2114,2430,2139,2430,2165,2430,2193,2430,2222,2430,2253,2430,2285,2430,2318,2430,2353,2430,2389,2430,2426,2430,2466,2430,2506,2430,2549,2430,2593,2430,2639,2430,2687,2430,2736,2430,2787,2430,2840,2430,2894,2430,2950,2430,3008,2430,3069,2430,3131,2430,3195,2430,3262,2430,3330,2430,3400,2430,3472,2430,3546,2430,3623,2430,3701,2430,3782,2430,3866,2430,3952,2430,4039,2430,4129,2430,4222,2430,4316,2430,4415,2430,4514,2430,4616,2430,4721,2430,4828,2430,4938,2430,5052,2430,5167,2430,5284,2430,5405,2430,5528,2430,5655,2430,5784,2430,5916,2430,6050,2430,6188,2430,6329,2430,6472,2430,6618,2430,6768,2430,6921,2430,7076,2430,7234,2430,7397,2430,7562,2430,7730,2430,7902,2430,8076,2430,8254,2430,8436,2430,8621,2430,8808,2430,9001,2430,9195,2430,9394,2430,9596,2430,9801,2430,10010,2430,10224,2430,10440,2430e" strokeweight=".1pt">
              <v:path arrowok="t"/>
              <o:lock v:ext="edit" verticies="t"/>
            </v:shape>
            <w10:wrap anchorx="page" anchory="page"/>
          </v:group>
        </w:pict>
      </w:r>
    </w:p>
    <w:p w14:paraId="371C51E9" w14:textId="77777777" w:rsidR="00AB2366" w:rsidRDefault="00AB2366">
      <w:pPr>
        <w:spacing w:line="200" w:lineRule="exact"/>
        <w:ind w:left="1800"/>
      </w:pPr>
    </w:p>
    <w:p w14:paraId="547F34C8" w14:textId="77777777" w:rsidR="00AB2366" w:rsidRDefault="00AB2366">
      <w:pPr>
        <w:spacing w:line="200" w:lineRule="exact"/>
        <w:ind w:left="1800"/>
      </w:pPr>
    </w:p>
    <w:p w14:paraId="2F18AE08" w14:textId="77777777" w:rsidR="00AB2366" w:rsidRDefault="00AB2366">
      <w:pPr>
        <w:spacing w:line="200" w:lineRule="exact"/>
        <w:ind w:left="1800"/>
      </w:pPr>
    </w:p>
    <w:p w14:paraId="60D9266C" w14:textId="77777777" w:rsidR="00AB2366" w:rsidRDefault="00AB2366">
      <w:pPr>
        <w:spacing w:line="200" w:lineRule="exact"/>
        <w:ind w:left="1800"/>
      </w:pPr>
    </w:p>
    <w:p w14:paraId="05A3DBF3" w14:textId="77777777" w:rsidR="00AB2366" w:rsidRDefault="00AB2366">
      <w:pPr>
        <w:spacing w:line="200" w:lineRule="exact"/>
        <w:ind w:left="1800"/>
      </w:pPr>
    </w:p>
    <w:p w14:paraId="7A399D2A" w14:textId="77777777" w:rsidR="00AB2366" w:rsidRDefault="00AB2366">
      <w:pPr>
        <w:spacing w:line="200" w:lineRule="exact"/>
        <w:ind w:left="1800"/>
      </w:pPr>
    </w:p>
    <w:p w14:paraId="0F4F54B0" w14:textId="77777777" w:rsidR="00AB2366" w:rsidRDefault="00AB2366">
      <w:pPr>
        <w:spacing w:line="200" w:lineRule="exact"/>
        <w:ind w:left="1800"/>
      </w:pPr>
    </w:p>
    <w:p w14:paraId="7170A44C" w14:textId="77777777" w:rsidR="00AB2366" w:rsidRDefault="00AB2366">
      <w:pPr>
        <w:spacing w:line="200" w:lineRule="exact"/>
        <w:ind w:left="1800"/>
      </w:pPr>
    </w:p>
    <w:p w14:paraId="095BF8F0" w14:textId="77777777" w:rsidR="00AB2366" w:rsidRDefault="00AB2366">
      <w:pPr>
        <w:spacing w:line="388" w:lineRule="exact"/>
        <w:ind w:left="1800"/>
      </w:pPr>
    </w:p>
    <w:p w14:paraId="2869D672" w14:textId="77777777" w:rsidR="00AB2366" w:rsidRDefault="00C044CB">
      <w:pPr>
        <w:spacing w:line="240" w:lineRule="exact"/>
        <w:ind w:left="1804"/>
      </w:pPr>
      <w:bookmarkStart w:id="772" w:name="PageMark27"/>
      <w:bookmarkEnd w:id="772"/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HAPTER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5.</w:t>
      </w:r>
      <w:r>
        <w:rPr>
          <w:rFonts w:ascii="Times New Roman" w:eastAsia="Times New Roman" w:hAnsi="Times New Roman" w:cs="Times New Roman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W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IDEBAND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OGNITIVE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PECTRUM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ENSING</w:t>
      </w:r>
    </w:p>
    <w:p w14:paraId="7F54A349" w14:textId="77777777" w:rsidR="00AB2366" w:rsidRDefault="00AB2366">
      <w:pPr>
        <w:spacing w:line="293" w:lineRule="exact"/>
        <w:ind w:left="1800"/>
      </w:pPr>
    </w:p>
    <w:p w14:paraId="6D09197C" w14:textId="77777777" w:rsidR="00AB2366" w:rsidRDefault="00C044CB">
      <w:pPr>
        <w:tabs>
          <w:tab w:val="left" w:pos="2574"/>
        </w:tabs>
        <w:spacing w:line="447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>5.2</w:t>
      </w:r>
      <w:r>
        <w:tab/>
      </w:r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>Hypothesis</w:t>
      </w:r>
      <w:r>
        <w:rPr>
          <w:rFonts w:ascii="Times New Roman" w:eastAsia="Times New Roman" w:hAnsi="Times New Roman" w:cs="Times New Roman"/>
          <w:sz w:val="34"/>
          <w:szCs w:val="3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>Test</w:t>
      </w:r>
      <w:r>
        <w:rPr>
          <w:rFonts w:ascii="Times New Roman" w:eastAsia="Times New Roman" w:hAnsi="Times New Roman" w:cs="Times New Roman"/>
          <w:sz w:val="34"/>
          <w:szCs w:val="3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>Model</w:t>
      </w:r>
      <w:r>
        <w:rPr>
          <w:rFonts w:ascii="Times New Roman" w:eastAsia="Times New Roman" w:hAnsi="Times New Roman" w:cs="Times New Roman"/>
          <w:sz w:val="34"/>
          <w:szCs w:val="3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>for</w:t>
      </w:r>
      <w:r>
        <w:rPr>
          <w:rFonts w:ascii="Times New Roman" w:eastAsia="Times New Roman" w:hAnsi="Times New Roman" w:cs="Times New Roman"/>
          <w:sz w:val="34"/>
          <w:szCs w:val="3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>Spectrum</w:t>
      </w:r>
      <w:r>
        <w:rPr>
          <w:rFonts w:ascii="Times New Roman" w:eastAsia="Times New Roman" w:hAnsi="Times New Roman" w:cs="Times New Roman"/>
          <w:sz w:val="34"/>
          <w:szCs w:val="3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>Sensing</w:t>
      </w:r>
    </w:p>
    <w:p w14:paraId="11238E87" w14:textId="77777777" w:rsidR="00AB2366" w:rsidRDefault="00AB2366">
      <w:pPr>
        <w:spacing w:line="342" w:lineRule="exact"/>
        <w:ind w:left="1800"/>
      </w:pPr>
    </w:p>
    <w:p w14:paraId="1C1F9ADA" w14:textId="77777777" w:rsidR="00AB2366" w:rsidRDefault="00C044CB">
      <w:pPr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aim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spectrum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decide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whether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particular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sub-band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spectrum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</w:p>
    <w:p w14:paraId="03844D74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available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not.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other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words,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procedure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discriminate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two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hypotheses</w:t>
      </w:r>
    </w:p>
    <w:p w14:paraId="059C0DB9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equation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5.1:</w:t>
      </w:r>
    </w:p>
    <w:p w14:paraId="4EC7169F" w14:textId="77777777" w:rsidR="00AB2366" w:rsidRDefault="00AB2366">
      <w:pPr>
        <w:sectPr w:rsidR="00AB2366">
          <w:pgSz w:w="11905" w:h="16837"/>
          <w:pgMar w:top="0" w:right="0" w:bottom="0" w:left="0" w:header="0" w:footer="0" w:gutter="0"/>
          <w:cols w:space="720"/>
        </w:sectPr>
      </w:pPr>
    </w:p>
    <w:p w14:paraId="46BBB63E" w14:textId="77777777" w:rsidR="00AB2366" w:rsidRDefault="00C044CB">
      <w:pPr>
        <w:spacing w:line="367" w:lineRule="exact"/>
        <w:ind w:left="5646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lastRenderedPageBreak/>
        <w:t>H0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: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y[n]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=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w[n]</w:t>
      </w:r>
    </w:p>
    <w:p w14:paraId="2A4B3241" w14:textId="77777777" w:rsidR="00AB2366" w:rsidRDefault="00AB2366">
      <w:pPr>
        <w:spacing w:line="253" w:lineRule="exact"/>
        <w:ind w:left="4955"/>
      </w:pPr>
    </w:p>
    <w:p w14:paraId="21D3B744" w14:textId="77777777" w:rsidR="00AB2366" w:rsidRDefault="00C044CB">
      <w:pPr>
        <w:spacing w:line="239" w:lineRule="exact"/>
        <w:ind w:left="4955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H1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: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y[n]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=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w[n]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+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x[n]</w:t>
      </w:r>
    </w:p>
    <w:p w14:paraId="522A6266" w14:textId="77777777" w:rsidR="00AB2366" w:rsidRDefault="00C044CB">
      <w:pPr>
        <w:spacing w:line="19" w:lineRule="exact"/>
      </w:pPr>
      <w:r>
        <w:t xml:space="preserve"> </w:t>
      </w:r>
      <w:r>
        <w:br w:type="column"/>
      </w:r>
      <w:r>
        <w:lastRenderedPageBreak/>
        <w:t xml:space="preserve"> </w:t>
      </w:r>
    </w:p>
    <w:p w14:paraId="3F0DD3D2" w14:textId="77777777" w:rsidR="00AB2366" w:rsidRDefault="00AB2366">
      <w:pPr>
        <w:spacing w:line="306" w:lineRule="exact"/>
      </w:pPr>
    </w:p>
    <w:p w14:paraId="1084074B" w14:textId="77777777" w:rsidR="00AB2366" w:rsidRDefault="00C044CB">
      <w:pPr>
        <w:spacing w:line="288" w:lineRule="exact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(5.1)</w:t>
      </w:r>
    </w:p>
    <w:p w14:paraId="34188038" w14:textId="77777777" w:rsidR="00AB2366" w:rsidRDefault="00AB2366">
      <w:pPr>
        <w:sectPr w:rsidR="00AB2366">
          <w:type w:val="continuous"/>
          <w:pgSz w:w="11905" w:h="16837"/>
          <w:pgMar w:top="0" w:right="0" w:bottom="0" w:left="0" w:header="0" w:footer="0" w:gutter="0"/>
          <w:cols w:num="2" w:space="720" w:equalWidth="0">
            <w:col w:w="9981" w:space="0"/>
            <w:col w:w="1923"/>
          </w:cols>
        </w:sectPr>
      </w:pPr>
    </w:p>
    <w:p w14:paraId="2AFBB21F" w14:textId="0B1B8094" w:rsidR="00AB2366" w:rsidRDefault="00C044CB">
      <w:pPr>
        <w:tabs>
          <w:tab w:val="left" w:pos="1963"/>
          <w:tab w:val="left" w:pos="6023"/>
          <w:tab w:val="left" w:pos="9354"/>
        </w:tabs>
        <w:spacing w:line="465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lastRenderedPageBreak/>
        <w:t>,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where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x[n]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primary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user’s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signal,</w:t>
      </w:r>
      <w:r w:rsidR="00C95047">
        <w:t xml:space="preserve"> 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y[n]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vectorial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observation,</w:t>
      </w:r>
      <w:r w:rsidR="00C95047">
        <w:t xml:space="preserve"> 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w[n]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</w:p>
    <w:p w14:paraId="14ED1792" w14:textId="2903276C" w:rsidR="00AB2366" w:rsidRDefault="00C044CB">
      <w:pPr>
        <w:tabs>
          <w:tab w:val="left" w:pos="5024"/>
        </w:tabs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noise,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refers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time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slots.</w:t>
      </w:r>
      <w:r w:rsidR="00C95047">
        <w:t xml:space="preserve"> 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hypothesis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1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suggests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that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primary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user’s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</w:t>
      </w:r>
    </w:p>
    <w:p w14:paraId="66ADFA61" w14:textId="5CF38B70" w:rsidR="00AB2366" w:rsidRDefault="00C044CB">
      <w:pPr>
        <w:tabs>
          <w:tab w:val="left" w:pos="5763"/>
        </w:tabs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exists,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while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hypothesis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0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suggests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no.</w:t>
      </w:r>
      <w:r w:rsidR="00C95047">
        <w:t xml:space="preserve"> 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Typically,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decision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made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comparing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</w:p>
    <w:p w14:paraId="3B6B39E0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predetermined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threshold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with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test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statistic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Λ(y)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equation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5.2:</w:t>
      </w:r>
    </w:p>
    <w:p w14:paraId="1B9809AA" w14:textId="77777777" w:rsidR="00AB2366" w:rsidRDefault="00AB2366">
      <w:pPr>
        <w:sectPr w:rsidR="00AB2366">
          <w:type w:val="continuous"/>
          <w:pgSz w:w="11905" w:h="16837"/>
          <w:pgMar w:top="0" w:right="0" w:bottom="0" w:left="0" w:header="0" w:footer="0" w:gutter="0"/>
          <w:cols w:space="720"/>
        </w:sectPr>
      </w:pPr>
    </w:p>
    <w:p w14:paraId="32B77695" w14:textId="598E0D0A" w:rsidR="00AB2366" w:rsidRDefault="00AB2366">
      <w:pPr>
        <w:spacing w:line="275" w:lineRule="exact"/>
        <w:ind w:left="5660"/>
      </w:pPr>
    </w:p>
    <w:p w14:paraId="434CF1F8" w14:textId="77777777" w:rsidR="00AB2366" w:rsidRDefault="00AB2366">
      <w:pPr>
        <w:sectPr w:rsidR="00AB2366">
          <w:type w:val="continuous"/>
          <w:pgSz w:w="11905" w:h="16837"/>
          <w:pgMar w:top="0" w:right="0" w:bottom="0" w:left="0" w:header="0" w:footer="0" w:gutter="0"/>
          <w:cols w:space="720"/>
        </w:sectPr>
      </w:pPr>
    </w:p>
    <w:p w14:paraId="7FB1955B" w14:textId="3997201C" w:rsidR="00AB2366" w:rsidRDefault="00C95047">
      <w:pPr>
        <w:sectPr w:rsidR="00AB2366">
          <w:type w:val="continuous"/>
          <w:pgSz w:w="11905" w:h="16837"/>
          <w:pgMar w:top="0" w:right="0" w:bottom="0" w:left="0" w:header="0" w:footer="0" w:gutter="0"/>
          <w:cols w:num="3" w:space="720" w:equalWidth="0">
            <w:col w:w="6167" w:space="0"/>
            <w:col w:w="262" w:space="0"/>
            <w:col w:w="5476"/>
          </w:cols>
        </w:sectPr>
      </w:pPr>
      <w:r>
        <w:rPr>
          <w:noProof/>
        </w:rPr>
        <w:lastRenderedPageBreak/>
        <w:drawing>
          <wp:anchor distT="0" distB="0" distL="114300" distR="114300" simplePos="0" relativeHeight="251686400" behindDoc="0" locked="0" layoutInCell="1" allowOverlap="1" wp14:anchorId="4622BAAE" wp14:editId="75B7A617">
            <wp:simplePos x="0" y="0"/>
            <wp:positionH relativeFrom="column">
              <wp:posOffset>1143000</wp:posOffset>
            </wp:positionH>
            <wp:positionV relativeFrom="paragraph">
              <wp:posOffset>-2540</wp:posOffset>
            </wp:positionV>
            <wp:extent cx="5486400" cy="438785"/>
            <wp:effectExtent l="0" t="0" r="0" b="0"/>
            <wp:wrapSquare wrapText="bothSides"/>
            <wp:docPr id="3" name="Picture 3" descr="Macintosh HD:Users:chenhao:Desktop:Screen Shot 2015-02-23 at 11.44.1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chenhao:Desktop:Screen Shot 2015-02-23 at 11.44.12 p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3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BBC41C" w14:textId="40A90B69" w:rsidR="00AB2366" w:rsidRDefault="00AB2366">
      <w:pPr>
        <w:spacing w:line="207" w:lineRule="exact"/>
        <w:ind w:left="1800"/>
      </w:pPr>
    </w:p>
    <w:p w14:paraId="13592D65" w14:textId="77777777" w:rsidR="00C95047" w:rsidRDefault="00C95047">
      <w:pPr>
        <w:spacing w:line="207" w:lineRule="exact"/>
        <w:ind w:left="1800"/>
      </w:pPr>
    </w:p>
    <w:p w14:paraId="5F2F4977" w14:textId="77777777" w:rsidR="00C95047" w:rsidRDefault="00C95047" w:rsidP="00C95047">
      <w:pPr>
        <w:spacing w:line="207" w:lineRule="exact"/>
      </w:pPr>
    </w:p>
    <w:p w14:paraId="705F5058" w14:textId="77777777" w:rsidR="00AB2366" w:rsidRDefault="00C044CB">
      <w:pPr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performance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quantified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receiver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operating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characteristics</w:t>
      </w:r>
    </w:p>
    <w:p w14:paraId="139A2892" w14:textId="41F88370" w:rsidR="00AB2366" w:rsidRDefault="00C044CB">
      <w:pPr>
        <w:tabs>
          <w:tab w:val="left" w:pos="7703"/>
        </w:tabs>
        <w:spacing w:line="441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(ROC)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curve,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which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presents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probability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D</w:t>
      </w:r>
      <w:r w:rsidR="00C95047"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=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Prob(Λ(y)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&gt;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α,H1)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</w:p>
    <w:p w14:paraId="1C133265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false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alarm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probability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f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=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Prob(Λ(y)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&gt;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α,H0).</w:t>
      </w:r>
    </w:p>
    <w:p w14:paraId="27811FDD" w14:textId="77777777" w:rsidR="00AB2366" w:rsidRDefault="00AB2366">
      <w:pPr>
        <w:spacing w:line="200" w:lineRule="exact"/>
        <w:ind w:left="1800"/>
      </w:pPr>
    </w:p>
    <w:p w14:paraId="1FB02C97" w14:textId="77777777" w:rsidR="00AB2366" w:rsidRDefault="00AB2366">
      <w:pPr>
        <w:spacing w:line="200" w:lineRule="exact"/>
        <w:ind w:left="1800"/>
      </w:pPr>
    </w:p>
    <w:p w14:paraId="44AB6563" w14:textId="77777777" w:rsidR="00AB2366" w:rsidRDefault="00AB2366">
      <w:pPr>
        <w:spacing w:line="227" w:lineRule="exact"/>
        <w:ind w:left="1800"/>
      </w:pPr>
    </w:p>
    <w:p w14:paraId="7E5D5A35" w14:textId="77777777" w:rsidR="00AB2366" w:rsidRDefault="00C044CB">
      <w:pPr>
        <w:tabs>
          <w:tab w:val="left" w:pos="2574"/>
        </w:tabs>
        <w:spacing w:line="447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>5.3</w:t>
      </w:r>
      <w:r>
        <w:tab/>
      </w:r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>Traditional</w:t>
      </w:r>
      <w:r>
        <w:rPr>
          <w:rFonts w:ascii="Times New Roman" w:eastAsia="Times New Roman" w:hAnsi="Times New Roman" w:cs="Times New Roman"/>
          <w:sz w:val="34"/>
          <w:szCs w:val="3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>Detection</w:t>
      </w:r>
      <w:r>
        <w:rPr>
          <w:rFonts w:ascii="Times New Roman" w:eastAsia="Times New Roman" w:hAnsi="Times New Roman" w:cs="Times New Roman"/>
          <w:sz w:val="34"/>
          <w:szCs w:val="3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>Method</w:t>
      </w:r>
    </w:p>
    <w:p w14:paraId="5E5A9BE3" w14:textId="77777777" w:rsidR="00AB2366" w:rsidRDefault="00AB2366">
      <w:pPr>
        <w:spacing w:line="392" w:lineRule="exact"/>
        <w:ind w:left="1800"/>
      </w:pPr>
    </w:p>
    <w:p w14:paraId="551B3E63" w14:textId="77777777" w:rsidR="00AB2366" w:rsidRDefault="00C044CB">
      <w:pPr>
        <w:tabs>
          <w:tab w:val="left" w:pos="2660"/>
        </w:tabs>
        <w:spacing w:line="37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5.3.1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Narrowband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Detection</w:t>
      </w:r>
    </w:p>
    <w:p w14:paraId="11353D86" w14:textId="77777777" w:rsidR="00AB2366" w:rsidRDefault="00AB2366">
      <w:pPr>
        <w:spacing w:line="275" w:lineRule="exact"/>
        <w:ind w:left="1800"/>
      </w:pPr>
    </w:p>
    <w:p w14:paraId="42860430" w14:textId="3A8B24F1" w:rsidR="00AB2366" w:rsidRDefault="00C044CB">
      <w:pPr>
        <w:tabs>
          <w:tab w:val="left" w:pos="8461"/>
        </w:tabs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section,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typical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spectrum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approaches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introduced.</w:t>
      </w:r>
      <w:r w:rsidR="00C95047">
        <w:t xml:space="preserve"> 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Narrowband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</w:t>
      </w:r>
    </w:p>
    <w:p w14:paraId="2A5B7C5B" w14:textId="4E00E5E3" w:rsidR="00AB2366" w:rsidRDefault="00C044CB">
      <w:pPr>
        <w:tabs>
          <w:tab w:val="left" w:pos="9648"/>
        </w:tabs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algorithms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can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suitably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applied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when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channel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frequency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response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flat.</w:t>
      </w:r>
      <w:r w:rsidR="00C95047">
        <w:t xml:space="preserve"> 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fol-</w:t>
      </w:r>
    </w:p>
    <w:p w14:paraId="12BE7D83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lowing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figure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5.2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demonstrates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most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typical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architectures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narrowband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spectrum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sensing.</w:t>
      </w:r>
    </w:p>
    <w:p w14:paraId="30E1C4E3" w14:textId="77777777" w:rsidR="00AB2366" w:rsidRDefault="00AB2366">
      <w:pPr>
        <w:spacing w:line="200" w:lineRule="exact"/>
        <w:ind w:left="1800"/>
      </w:pPr>
    </w:p>
    <w:p w14:paraId="604AF814" w14:textId="77777777" w:rsidR="00AB2366" w:rsidRDefault="00AB2366">
      <w:pPr>
        <w:spacing w:line="286" w:lineRule="exact"/>
        <w:ind w:left="1800"/>
      </w:pPr>
    </w:p>
    <w:p w14:paraId="371BF946" w14:textId="77777777" w:rsidR="00AB2366" w:rsidRDefault="00C044CB">
      <w:pPr>
        <w:tabs>
          <w:tab w:val="left" w:pos="2696"/>
        </w:tabs>
        <w:spacing w:line="311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5.3.1.1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Matched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filter</w:t>
      </w:r>
    </w:p>
    <w:p w14:paraId="4736BC62" w14:textId="77777777" w:rsidR="00AB2366" w:rsidRDefault="00AB2366">
      <w:pPr>
        <w:spacing w:line="292" w:lineRule="exact"/>
        <w:ind w:left="1800"/>
      </w:pPr>
    </w:p>
    <w:p w14:paraId="19E5E028" w14:textId="77777777" w:rsidR="00AB2366" w:rsidRDefault="00C044CB">
      <w:pPr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figure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5.2.(a),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matched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filtering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(MF)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[11]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presented.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when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</w:t>
      </w:r>
    </w:p>
    <w:p w14:paraId="22D52F3B" w14:textId="10255071" w:rsidR="00AB2366" w:rsidRDefault="00C044CB">
      <w:pPr>
        <w:tabs>
          <w:tab w:val="left" w:pos="5745"/>
          <w:tab w:val="left" w:pos="7831"/>
        </w:tabs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perfectly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known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(i.e.</w:t>
      </w:r>
      <w:r w:rsidR="00C95047"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mean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variance),</w:t>
      </w:r>
      <w:r w:rsidR="00C95047">
        <w:t xml:space="preserve"> 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optimal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test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statistic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</w:p>
    <w:p w14:paraId="6781B5F6" w14:textId="77777777" w:rsidR="00AB2366" w:rsidRDefault="00AB2366">
      <w:pPr>
        <w:spacing w:line="387" w:lineRule="exact"/>
        <w:ind w:left="1800"/>
      </w:pPr>
    </w:p>
    <w:p w14:paraId="762E7BCD" w14:textId="77777777" w:rsidR="00AB2366" w:rsidRDefault="00C044CB">
      <w:pPr>
        <w:spacing w:line="288" w:lineRule="exact"/>
        <w:ind w:left="60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16</w:t>
      </w:r>
    </w:p>
    <w:p w14:paraId="705054B7" w14:textId="77777777" w:rsidR="00AB2366" w:rsidRDefault="00AB2366">
      <w:pPr>
        <w:sectPr w:rsidR="00AB2366">
          <w:type w:val="continuous"/>
          <w:pgSz w:w="11905" w:h="16837"/>
          <w:pgMar w:top="0" w:right="0" w:bottom="0" w:left="0" w:header="0" w:footer="0" w:gutter="0"/>
          <w:cols w:space="720"/>
        </w:sectPr>
      </w:pPr>
    </w:p>
    <w:p w14:paraId="54CEEA63" w14:textId="77777777" w:rsidR="00AB2366" w:rsidRDefault="007A10E0">
      <w:pPr>
        <w:spacing w:line="200" w:lineRule="exact"/>
        <w:ind w:left="1799"/>
      </w:pPr>
      <w:r>
        <w:lastRenderedPageBreak/>
        <w:pict w14:anchorId="79F4F13B">
          <v:group id="_x0000_s1079" style="position:absolute;left:0;text-align:left;margin-left:89.25pt;margin-top:121.5pt;width:432.75pt;height:.75pt;z-index:251649536;mso-position-horizontal-relative:page;mso-position-vertical-relative:page" coordorigin="1785,2430" coordsize="8655,15">
            <v:shape id="_x0000_s1080" style="position:absolute;left:7155;top:9749;width:8655;height:0" coordorigin="1785,2430" coordsize="8655,15" path="m1785,2430l1785,2430,1785,2430,1785,2430,1785,2430,1785,2430,1785,2430,1786,2430,1786,2430,1787,2430,1788,2430,1790,2430,1791,2430,1793,2430,1796,2430,1799,2430,1802,2430,1806,2430,1810,2430,1814,2430,1820,2430,1826,2430,1832,2430,1839,2430,1847,2430,1855,2430,1865,2430,1875,2430,1885,2430,1897,2430,1910,2430,1923,2430,1937,2430,1953,2430,1969,2430,1986,2430,2004,2430,2024,2430,2044,2430,2066,2430,2090,2430,2114,2430,2139,2430,2165,2430,2193,2430,2222,2430,2253,2430,2285,2430,2318,2430,2353,2430,2389,2430,2426,2430,2466,2430,2506,2430,2549,2430,2593,2430,2639,2430,2687,2430,2736,2430,2787,2430,2840,2430,2894,2430,2950,2430,3008,2430,3069,2430,3131,2430,3195,2430,3262,2430,3330,2430,3400,2430,3472,2430,3546,2430,3623,2430,3701,2430,3782,2430,3866,2430,3952,2430,4039,2430,4129,2430,4222,2430,4316,2430,4415,2430,4514,2430,4616,2430,4721,2430,4828,2430,4938,2430,5052,2430,5167,2430,5284,2430,5405,2430,5528,2430,5655,2430,5784,2430,5916,2430,6050,2430,6188,2430,6329,2430,6472,2430,6618,2430,6768,2430,6921,2430,7076,2430,7234,2430,7397,2430,7562,2430,7730,2430,7902,2430,8076,2430,8254,2430,8436,2430,8621,2430,8808,2430,9001,2430,9195,2430,9394,2430,9596,2430,9801,2430,10010,2430,10224,2430,10440,2430e" strokeweight=".1pt">
              <v:path arrowok="t"/>
              <o:lock v:ext="edit" verticies="t"/>
            </v:shape>
            <w10:wrap anchorx="page" anchory="page"/>
          </v:group>
        </w:pict>
      </w:r>
      <w:r>
        <w:pict w14:anchorId="44D7628A">
          <v:shape id="_x0000_s1078" type="#_x0000_t75" style="position:absolute;left:0;text-align:left;margin-left:2in;margin-top:140.25pt;width:324pt;height:165.75pt;z-index:251650560;mso-position-horizontal-relative:page;mso-position-vertical-relative:page">
            <v:imagedata r:id="rId18" o:title=""/>
            <w10:wrap anchorx="page" anchory="page"/>
          </v:shape>
        </w:pict>
      </w:r>
    </w:p>
    <w:p w14:paraId="2102C630" w14:textId="77777777" w:rsidR="00AB2366" w:rsidRDefault="00AB2366">
      <w:pPr>
        <w:spacing w:line="200" w:lineRule="exact"/>
        <w:ind w:left="1799"/>
      </w:pPr>
    </w:p>
    <w:p w14:paraId="0279DA56" w14:textId="77777777" w:rsidR="00AB2366" w:rsidRDefault="00AB2366">
      <w:pPr>
        <w:spacing w:line="200" w:lineRule="exact"/>
        <w:ind w:left="1799"/>
      </w:pPr>
    </w:p>
    <w:p w14:paraId="17B9BFE1" w14:textId="77777777" w:rsidR="00AB2366" w:rsidRDefault="00AB2366">
      <w:pPr>
        <w:spacing w:line="200" w:lineRule="exact"/>
        <w:ind w:left="1799"/>
      </w:pPr>
    </w:p>
    <w:p w14:paraId="4C02DBC7" w14:textId="77777777" w:rsidR="00AB2366" w:rsidRDefault="00AB2366">
      <w:pPr>
        <w:spacing w:line="200" w:lineRule="exact"/>
        <w:ind w:left="1799"/>
      </w:pPr>
    </w:p>
    <w:p w14:paraId="24B64540" w14:textId="77777777" w:rsidR="00AB2366" w:rsidRDefault="00AB2366">
      <w:pPr>
        <w:spacing w:line="200" w:lineRule="exact"/>
        <w:ind w:left="1799"/>
      </w:pPr>
    </w:p>
    <w:p w14:paraId="7F8B6790" w14:textId="77777777" w:rsidR="00AB2366" w:rsidRDefault="00AB2366">
      <w:pPr>
        <w:spacing w:line="200" w:lineRule="exact"/>
        <w:ind w:left="1799"/>
      </w:pPr>
    </w:p>
    <w:p w14:paraId="2210EBD0" w14:textId="77777777" w:rsidR="00AB2366" w:rsidRDefault="00AB2366">
      <w:pPr>
        <w:spacing w:line="200" w:lineRule="exact"/>
        <w:ind w:left="1799"/>
      </w:pPr>
    </w:p>
    <w:p w14:paraId="7E333EA2" w14:textId="77777777" w:rsidR="00AB2366" w:rsidRDefault="00AB2366">
      <w:pPr>
        <w:spacing w:line="200" w:lineRule="exact"/>
        <w:ind w:left="1799"/>
      </w:pPr>
    </w:p>
    <w:p w14:paraId="0EF6D646" w14:textId="77777777" w:rsidR="00AB2366" w:rsidRDefault="00AB2366">
      <w:pPr>
        <w:spacing w:line="388" w:lineRule="exact"/>
        <w:ind w:left="1799"/>
      </w:pPr>
    </w:p>
    <w:p w14:paraId="2E86F400" w14:textId="77777777" w:rsidR="00AB2366" w:rsidRDefault="00C044CB">
      <w:pPr>
        <w:spacing w:line="240" w:lineRule="exact"/>
        <w:ind w:left="1804"/>
      </w:pPr>
      <w:bookmarkStart w:id="773" w:name="PageMark28"/>
      <w:bookmarkEnd w:id="773"/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HAPTER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5.</w:t>
      </w:r>
      <w:r>
        <w:rPr>
          <w:rFonts w:ascii="Times New Roman" w:eastAsia="Times New Roman" w:hAnsi="Times New Roman" w:cs="Times New Roman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W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IDEBAND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OGNITIVE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PECTRUM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ENSING</w:t>
      </w:r>
    </w:p>
    <w:p w14:paraId="0A4B832A" w14:textId="77777777" w:rsidR="00AB2366" w:rsidRDefault="00AB2366">
      <w:pPr>
        <w:spacing w:line="200" w:lineRule="exact"/>
        <w:ind w:left="1799"/>
      </w:pPr>
    </w:p>
    <w:p w14:paraId="0DF38999" w14:textId="77777777" w:rsidR="00AB2366" w:rsidRDefault="00AB2366">
      <w:pPr>
        <w:spacing w:line="200" w:lineRule="exact"/>
        <w:ind w:left="1799"/>
      </w:pPr>
    </w:p>
    <w:p w14:paraId="52F273EB" w14:textId="77777777" w:rsidR="00AB2366" w:rsidRDefault="00AB2366">
      <w:pPr>
        <w:spacing w:line="200" w:lineRule="exact"/>
        <w:ind w:left="1799"/>
      </w:pPr>
    </w:p>
    <w:p w14:paraId="3A55E732" w14:textId="77777777" w:rsidR="00AB2366" w:rsidRDefault="00AB2366">
      <w:pPr>
        <w:spacing w:line="200" w:lineRule="exact"/>
        <w:ind w:left="1799"/>
      </w:pPr>
    </w:p>
    <w:p w14:paraId="0C93476D" w14:textId="77777777" w:rsidR="00AB2366" w:rsidRDefault="00AB2366">
      <w:pPr>
        <w:spacing w:line="200" w:lineRule="exact"/>
        <w:ind w:left="1799"/>
      </w:pPr>
    </w:p>
    <w:p w14:paraId="0927E769" w14:textId="77777777" w:rsidR="00AB2366" w:rsidRDefault="00AB2366">
      <w:pPr>
        <w:spacing w:line="200" w:lineRule="exact"/>
        <w:ind w:left="1799"/>
      </w:pPr>
    </w:p>
    <w:p w14:paraId="5AE54D35" w14:textId="77777777" w:rsidR="00AB2366" w:rsidRDefault="00AB2366">
      <w:pPr>
        <w:spacing w:line="200" w:lineRule="exact"/>
        <w:ind w:left="1799"/>
      </w:pPr>
    </w:p>
    <w:p w14:paraId="29CFCE96" w14:textId="77777777" w:rsidR="00AB2366" w:rsidRDefault="00AB2366">
      <w:pPr>
        <w:spacing w:line="200" w:lineRule="exact"/>
        <w:ind w:left="1799"/>
      </w:pPr>
    </w:p>
    <w:p w14:paraId="24350C49" w14:textId="77777777" w:rsidR="00AB2366" w:rsidRDefault="00AB2366">
      <w:pPr>
        <w:spacing w:line="200" w:lineRule="exact"/>
        <w:ind w:left="1799"/>
      </w:pPr>
    </w:p>
    <w:p w14:paraId="2225246A" w14:textId="77777777" w:rsidR="00AB2366" w:rsidRDefault="00AB2366">
      <w:pPr>
        <w:spacing w:line="200" w:lineRule="exact"/>
        <w:ind w:left="1799"/>
      </w:pPr>
    </w:p>
    <w:p w14:paraId="05F2AC76" w14:textId="77777777" w:rsidR="00AB2366" w:rsidRDefault="00AB2366">
      <w:pPr>
        <w:spacing w:line="200" w:lineRule="exact"/>
        <w:ind w:left="1799"/>
      </w:pPr>
    </w:p>
    <w:p w14:paraId="49CED5F3" w14:textId="77777777" w:rsidR="00AB2366" w:rsidRDefault="00AB2366">
      <w:pPr>
        <w:spacing w:line="200" w:lineRule="exact"/>
        <w:ind w:left="1799"/>
      </w:pPr>
    </w:p>
    <w:p w14:paraId="1EF2B621" w14:textId="77777777" w:rsidR="00AB2366" w:rsidRDefault="00AB2366">
      <w:pPr>
        <w:spacing w:line="200" w:lineRule="exact"/>
        <w:ind w:left="1799"/>
      </w:pPr>
    </w:p>
    <w:p w14:paraId="6041C436" w14:textId="77777777" w:rsidR="00AB2366" w:rsidRDefault="00AB2366">
      <w:pPr>
        <w:spacing w:line="200" w:lineRule="exact"/>
        <w:ind w:left="1799"/>
      </w:pPr>
    </w:p>
    <w:p w14:paraId="56113C9C" w14:textId="77777777" w:rsidR="00AB2366" w:rsidRDefault="00AB2366">
      <w:pPr>
        <w:spacing w:line="200" w:lineRule="exact"/>
        <w:ind w:left="1799"/>
      </w:pPr>
    </w:p>
    <w:p w14:paraId="6E4F0336" w14:textId="77777777" w:rsidR="00AB2366" w:rsidRDefault="00AB2366">
      <w:pPr>
        <w:spacing w:line="200" w:lineRule="exact"/>
        <w:ind w:left="1799"/>
      </w:pPr>
    </w:p>
    <w:p w14:paraId="683B26F3" w14:textId="77777777" w:rsidR="00AB2366" w:rsidRDefault="00AB2366">
      <w:pPr>
        <w:spacing w:line="200" w:lineRule="exact"/>
        <w:ind w:left="1799"/>
      </w:pPr>
    </w:p>
    <w:p w14:paraId="40522DB1" w14:textId="77777777" w:rsidR="00AB2366" w:rsidRDefault="00AB2366">
      <w:pPr>
        <w:spacing w:line="200" w:lineRule="exact"/>
        <w:ind w:left="1799"/>
      </w:pPr>
    </w:p>
    <w:p w14:paraId="2BAFAAFB" w14:textId="77777777" w:rsidR="00AB2366" w:rsidRDefault="00AB2366">
      <w:pPr>
        <w:spacing w:line="200" w:lineRule="exact"/>
        <w:ind w:left="1799"/>
      </w:pPr>
    </w:p>
    <w:p w14:paraId="0D3F2432" w14:textId="77777777" w:rsidR="00AB2366" w:rsidRDefault="00AB2366">
      <w:pPr>
        <w:spacing w:line="294" w:lineRule="exact"/>
        <w:ind w:left="1799"/>
      </w:pPr>
    </w:p>
    <w:p w14:paraId="4A5C50CE" w14:textId="77777777" w:rsidR="00AB2366" w:rsidRDefault="00C044CB">
      <w:pPr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Figure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5.2: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Block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diagrams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traditional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narrowband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architectures: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matched</w:t>
      </w:r>
    </w:p>
    <w:p w14:paraId="5294C2FB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filtering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detector;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energy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detector;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feature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detector</w:t>
      </w:r>
    </w:p>
    <w:p w14:paraId="3008F059" w14:textId="77777777" w:rsidR="00AB2366" w:rsidRDefault="00AB2366">
      <w:pPr>
        <w:spacing w:line="200" w:lineRule="exact"/>
        <w:ind w:left="1799"/>
      </w:pPr>
    </w:p>
    <w:p w14:paraId="61F96604" w14:textId="77777777" w:rsidR="00AB2366" w:rsidRDefault="00AB2366">
      <w:pPr>
        <w:spacing w:line="209" w:lineRule="exact"/>
        <w:ind w:left="1799"/>
      </w:pPr>
    </w:p>
    <w:p w14:paraId="37CB7F92" w14:textId="438C1F61" w:rsidR="00AB2366" w:rsidRDefault="00C044CB">
      <w:pPr>
        <w:tabs>
          <w:tab w:val="left" w:pos="9165"/>
        </w:tabs>
        <w:spacing w:line="288" w:lineRule="exact"/>
        <w:ind w:left="1799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produced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matched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filter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correlating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received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template.</w:t>
      </w:r>
      <w:r w:rsidR="00C95047">
        <w:t xml:space="preserve"> 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However,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</w:p>
    <w:p w14:paraId="14E9CEE5" w14:textId="3A3AD9B0" w:rsidR="00AB2366" w:rsidRDefault="00C044CB">
      <w:pPr>
        <w:tabs>
          <w:tab w:val="left" w:pos="9272"/>
        </w:tabs>
        <w:spacing w:line="433" w:lineRule="exact"/>
        <w:ind w:left="1799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cannot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always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known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practise,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sometimes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it’s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not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applicable.</w:t>
      </w:r>
      <w:r w:rsidR="00C95047">
        <w:t xml:space="preserve"> 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Besides,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</w:p>
    <w:p w14:paraId="68B2EC46" w14:textId="77777777" w:rsidR="00AB2366" w:rsidRDefault="00C044CB">
      <w:pPr>
        <w:spacing w:line="433" w:lineRule="exact"/>
        <w:ind w:left="1799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carrier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synchronisation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also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remained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difficult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problem.</w:t>
      </w:r>
    </w:p>
    <w:p w14:paraId="331F2567" w14:textId="77777777" w:rsidR="00AB2366" w:rsidRDefault="00AB2366">
      <w:pPr>
        <w:spacing w:line="200" w:lineRule="exact"/>
        <w:ind w:left="1799"/>
      </w:pPr>
    </w:p>
    <w:p w14:paraId="4CEAB071" w14:textId="77777777" w:rsidR="00AB2366" w:rsidRDefault="00AB2366">
      <w:pPr>
        <w:spacing w:line="286" w:lineRule="exact"/>
        <w:ind w:left="1799"/>
      </w:pPr>
    </w:p>
    <w:p w14:paraId="627FB897" w14:textId="77777777" w:rsidR="00AB2366" w:rsidRDefault="00C044CB">
      <w:pPr>
        <w:tabs>
          <w:tab w:val="left" w:pos="2696"/>
        </w:tabs>
        <w:spacing w:line="311" w:lineRule="exact"/>
        <w:ind w:left="1799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5.3.1.2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Energy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detector</w:t>
      </w:r>
    </w:p>
    <w:p w14:paraId="58D95504" w14:textId="77777777" w:rsidR="00AB2366" w:rsidRDefault="00AB2366">
      <w:pPr>
        <w:spacing w:line="292" w:lineRule="exact"/>
        <w:ind w:left="1799"/>
      </w:pPr>
    </w:p>
    <w:p w14:paraId="249F6454" w14:textId="77777777" w:rsidR="00AB2366" w:rsidRDefault="00C044CB">
      <w:pPr>
        <w:spacing w:line="288" w:lineRule="exact"/>
        <w:ind w:left="1799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figure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5.2.(b),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energy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(ED)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[12]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presented.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case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where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sig-</w:t>
      </w:r>
    </w:p>
    <w:p w14:paraId="11D8B73F" w14:textId="77777777" w:rsidR="00AB2366" w:rsidRDefault="00C044CB">
      <w:pPr>
        <w:spacing w:line="433" w:lineRule="exact"/>
        <w:ind w:left="1799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does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not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present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structure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template,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can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produce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optimal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test</w:t>
      </w:r>
    </w:p>
    <w:p w14:paraId="41FA9F5D" w14:textId="77777777" w:rsidR="00AB2366" w:rsidRDefault="00C044CB">
      <w:pPr>
        <w:spacing w:line="433" w:lineRule="exact"/>
        <w:ind w:left="1799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statistic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directly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analysis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power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variance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received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implemen-</w:t>
      </w:r>
    </w:p>
    <w:p w14:paraId="46C08475" w14:textId="77777777" w:rsidR="00AB2366" w:rsidRDefault="00C044CB">
      <w:pPr>
        <w:spacing w:line="433" w:lineRule="exact"/>
        <w:ind w:left="1799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tation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simple,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but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suffers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from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poor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results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low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SNR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environment.</w:t>
      </w:r>
    </w:p>
    <w:p w14:paraId="62A655E4" w14:textId="77777777" w:rsidR="00AB2366" w:rsidRDefault="00C044CB">
      <w:pPr>
        <w:spacing w:line="433" w:lineRule="exact"/>
        <w:ind w:left="1799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Besides,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cannot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distinguish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different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primary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time.</w:t>
      </w:r>
    </w:p>
    <w:p w14:paraId="223A006B" w14:textId="77777777" w:rsidR="00AB2366" w:rsidRDefault="00AB2366">
      <w:pPr>
        <w:spacing w:line="200" w:lineRule="exact"/>
        <w:ind w:left="1799"/>
      </w:pPr>
    </w:p>
    <w:p w14:paraId="262ED4A0" w14:textId="77777777" w:rsidR="00AB2366" w:rsidRDefault="00AB2366">
      <w:pPr>
        <w:spacing w:line="286" w:lineRule="exact"/>
        <w:ind w:left="1799"/>
      </w:pPr>
    </w:p>
    <w:p w14:paraId="6D9FCA1A" w14:textId="77777777" w:rsidR="00AB2366" w:rsidRDefault="00C044CB">
      <w:pPr>
        <w:tabs>
          <w:tab w:val="left" w:pos="2696"/>
        </w:tabs>
        <w:spacing w:line="311" w:lineRule="exact"/>
        <w:ind w:left="1799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5.3.1.3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Feature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detector</w:t>
      </w:r>
    </w:p>
    <w:p w14:paraId="26192854" w14:textId="77777777" w:rsidR="00AB2366" w:rsidRDefault="00AB2366">
      <w:pPr>
        <w:spacing w:line="292" w:lineRule="exact"/>
        <w:ind w:left="1799"/>
      </w:pPr>
    </w:p>
    <w:p w14:paraId="2E2CF31C" w14:textId="77777777" w:rsidR="00AB2366" w:rsidRDefault="00C044CB">
      <w:pPr>
        <w:spacing w:line="288" w:lineRule="exact"/>
        <w:ind w:left="1799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figure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5.2.(c),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cycle-stationary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feature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(FD)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[13]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presented.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discrimi-</w:t>
      </w:r>
    </w:p>
    <w:p w14:paraId="0D7755C9" w14:textId="77777777" w:rsidR="00AB2366" w:rsidRDefault="00C044CB">
      <w:pPr>
        <w:spacing w:line="433" w:lineRule="exact"/>
        <w:ind w:left="1799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nation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primary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higher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performance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required,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exploits</w:t>
      </w:r>
    </w:p>
    <w:p w14:paraId="3622C6FA" w14:textId="5BCB3FA7" w:rsidR="00AB2366" w:rsidRDefault="00C044CB">
      <w:pPr>
        <w:tabs>
          <w:tab w:val="left" w:pos="7275"/>
        </w:tabs>
        <w:spacing w:line="433" w:lineRule="exact"/>
        <w:ind w:left="1799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cyclic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non-stationary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features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from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primary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signals.</w:t>
      </w:r>
      <w:r w:rsidR="00C95047"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cyclic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features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can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found</w:t>
      </w:r>
    </w:p>
    <w:p w14:paraId="6F383F2E" w14:textId="77777777" w:rsidR="00AB2366" w:rsidRDefault="00C044CB">
      <w:pPr>
        <w:spacing w:line="433" w:lineRule="exact"/>
        <w:ind w:left="1799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many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typical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modulated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signals,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instance,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orthogonal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frequency-division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mul-</w:t>
      </w:r>
    </w:p>
    <w:p w14:paraId="5BDCCA29" w14:textId="77777777" w:rsidR="00AB2366" w:rsidRDefault="00AB2366">
      <w:pPr>
        <w:spacing w:line="388" w:lineRule="exact"/>
        <w:ind w:left="1799"/>
      </w:pPr>
    </w:p>
    <w:p w14:paraId="404469E0" w14:textId="77777777" w:rsidR="00AB2366" w:rsidRDefault="00C044CB">
      <w:pPr>
        <w:spacing w:line="288" w:lineRule="exact"/>
        <w:ind w:left="60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17</w:t>
      </w:r>
    </w:p>
    <w:p w14:paraId="1B9E8E32" w14:textId="77777777" w:rsidR="00AB2366" w:rsidRDefault="00AB2366">
      <w:pPr>
        <w:sectPr w:rsidR="00AB2366">
          <w:pgSz w:w="11905" w:h="16837"/>
          <w:pgMar w:top="0" w:right="0" w:bottom="0" w:left="0" w:header="0" w:footer="0" w:gutter="0"/>
          <w:cols w:space="720"/>
        </w:sectPr>
      </w:pPr>
    </w:p>
    <w:p w14:paraId="2CC1C325" w14:textId="77777777" w:rsidR="00AB2366" w:rsidRDefault="007A10E0">
      <w:pPr>
        <w:spacing w:line="200" w:lineRule="exact"/>
        <w:ind w:left="1800"/>
      </w:pPr>
      <w:r>
        <w:lastRenderedPageBreak/>
        <w:pict w14:anchorId="15EC1696">
          <v:group id="_x0000_s1076" style="position:absolute;left:0;text-align:left;margin-left:89.25pt;margin-top:121.5pt;width:432.75pt;height:.75pt;z-index:251651584;mso-position-horizontal-relative:page;mso-position-vertical-relative:page" coordorigin="1785,2430" coordsize="8655,15">
            <v:shape id="_x0000_s1077" style="position:absolute;left:7155;top:9749;width:8655;height:0" coordorigin="1785,2430" coordsize="8655,15" path="m1785,2430l1785,2430,1785,2430,1785,2430,1785,2430,1785,2430,1785,2430,1786,2430,1786,2430,1787,2430,1788,2430,1790,2430,1791,2430,1793,2430,1796,2430,1799,2430,1802,2430,1806,2430,1810,2430,1814,2430,1820,2430,1826,2430,1832,2430,1839,2430,1847,2430,1855,2430,1865,2430,1875,2430,1885,2430,1897,2430,1910,2430,1923,2430,1937,2430,1953,2430,1969,2430,1986,2430,2004,2430,2024,2430,2044,2430,2066,2430,2090,2430,2114,2430,2139,2430,2165,2430,2193,2430,2222,2430,2253,2430,2285,2430,2318,2430,2353,2430,2389,2430,2426,2430,2466,2430,2506,2430,2549,2430,2593,2430,2639,2430,2687,2430,2736,2430,2787,2430,2840,2430,2894,2430,2950,2430,3008,2430,3069,2430,3131,2430,3195,2430,3262,2430,3330,2430,3400,2430,3472,2430,3546,2430,3623,2430,3701,2430,3782,2430,3866,2430,3952,2430,4039,2430,4129,2430,4222,2430,4316,2430,4415,2430,4514,2430,4616,2430,4721,2430,4828,2430,4938,2430,5052,2430,5167,2430,5284,2430,5405,2430,5528,2430,5655,2430,5784,2430,5916,2430,6050,2430,6188,2430,6329,2430,6472,2430,6618,2430,6768,2430,6921,2430,7076,2430,7234,2430,7397,2430,7562,2430,7730,2430,7902,2430,8076,2430,8254,2430,8436,2430,8621,2430,8808,2430,9001,2430,9195,2430,9394,2430,9596,2430,9801,2430,10010,2430,10224,2430,10440,2430e" strokeweight=".1pt">
              <v:path arrowok="t"/>
              <o:lock v:ext="edit" verticies="t"/>
            </v:shape>
            <w10:wrap anchorx="page" anchory="page"/>
          </v:group>
        </w:pict>
      </w:r>
    </w:p>
    <w:p w14:paraId="20683803" w14:textId="77777777" w:rsidR="00AB2366" w:rsidRDefault="00AB2366">
      <w:pPr>
        <w:spacing w:line="200" w:lineRule="exact"/>
        <w:ind w:left="1800"/>
      </w:pPr>
    </w:p>
    <w:p w14:paraId="59398F33" w14:textId="77777777" w:rsidR="00AB2366" w:rsidRDefault="00AB2366">
      <w:pPr>
        <w:spacing w:line="200" w:lineRule="exact"/>
        <w:ind w:left="1800"/>
      </w:pPr>
    </w:p>
    <w:p w14:paraId="103775A4" w14:textId="77777777" w:rsidR="00AB2366" w:rsidRDefault="00AB2366">
      <w:pPr>
        <w:spacing w:line="200" w:lineRule="exact"/>
        <w:ind w:left="1800"/>
      </w:pPr>
    </w:p>
    <w:p w14:paraId="3AA8CD73" w14:textId="77777777" w:rsidR="00AB2366" w:rsidRDefault="00AB2366">
      <w:pPr>
        <w:spacing w:line="200" w:lineRule="exact"/>
        <w:ind w:left="1800"/>
      </w:pPr>
    </w:p>
    <w:p w14:paraId="78DE8971" w14:textId="77777777" w:rsidR="00AB2366" w:rsidRDefault="00AB2366">
      <w:pPr>
        <w:spacing w:line="200" w:lineRule="exact"/>
        <w:ind w:left="1800"/>
      </w:pPr>
    </w:p>
    <w:p w14:paraId="0C4BBDFF" w14:textId="77777777" w:rsidR="00AB2366" w:rsidRDefault="00AB2366">
      <w:pPr>
        <w:spacing w:line="200" w:lineRule="exact"/>
        <w:ind w:left="1800"/>
      </w:pPr>
    </w:p>
    <w:p w14:paraId="50C4A28C" w14:textId="77777777" w:rsidR="00AB2366" w:rsidRDefault="00AB2366">
      <w:pPr>
        <w:spacing w:line="200" w:lineRule="exact"/>
        <w:ind w:left="1800"/>
      </w:pPr>
    </w:p>
    <w:p w14:paraId="229CB691" w14:textId="77777777" w:rsidR="00AB2366" w:rsidRDefault="00AB2366">
      <w:pPr>
        <w:spacing w:line="200" w:lineRule="exact"/>
        <w:ind w:left="1800"/>
      </w:pPr>
    </w:p>
    <w:p w14:paraId="7114AD1E" w14:textId="77777777" w:rsidR="00AB2366" w:rsidRDefault="00AB2366">
      <w:pPr>
        <w:spacing w:line="388" w:lineRule="exact"/>
        <w:ind w:left="1800"/>
      </w:pPr>
    </w:p>
    <w:p w14:paraId="41424CF0" w14:textId="77777777" w:rsidR="00AB2366" w:rsidRDefault="00C044CB">
      <w:pPr>
        <w:spacing w:line="240" w:lineRule="exact"/>
        <w:ind w:left="1804"/>
      </w:pPr>
      <w:bookmarkStart w:id="774" w:name="PageMark29"/>
      <w:bookmarkEnd w:id="774"/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HAPTER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5.</w:t>
      </w:r>
      <w:r>
        <w:rPr>
          <w:rFonts w:ascii="Times New Roman" w:eastAsia="Times New Roman" w:hAnsi="Times New Roman" w:cs="Times New Roman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W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IDEBAND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OGNITIVE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PECTRUM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ENSING</w:t>
      </w:r>
    </w:p>
    <w:p w14:paraId="278E628A" w14:textId="77777777" w:rsidR="00AB2366" w:rsidRDefault="00AB2366">
      <w:pPr>
        <w:spacing w:line="200" w:lineRule="exact"/>
        <w:ind w:left="1800"/>
      </w:pPr>
    </w:p>
    <w:p w14:paraId="1C670953" w14:textId="77777777" w:rsidR="00AB2366" w:rsidRDefault="00AB2366">
      <w:pPr>
        <w:spacing w:line="202" w:lineRule="exact"/>
        <w:ind w:left="1800"/>
      </w:pPr>
    </w:p>
    <w:p w14:paraId="37DD69AE" w14:textId="77777777" w:rsidR="00AB2366" w:rsidRDefault="00C044CB">
      <w:pPr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tiplexing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(OFDM)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contains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cyclic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features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correlation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structure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due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cyclic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prefix</w:t>
      </w:r>
    </w:p>
    <w:p w14:paraId="442BF85A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(CP)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between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transmitted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data.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However,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computational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cost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relatively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high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long</w:t>
      </w:r>
    </w:p>
    <w:p w14:paraId="65E35AC0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running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time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delay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always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existing.</w:t>
      </w:r>
    </w:p>
    <w:p w14:paraId="5E1D7195" w14:textId="77777777" w:rsidR="00AB2366" w:rsidRDefault="00AB2366">
      <w:pPr>
        <w:spacing w:line="200" w:lineRule="exact"/>
        <w:ind w:left="1800"/>
      </w:pPr>
    </w:p>
    <w:p w14:paraId="2A9B484F" w14:textId="77777777" w:rsidR="00AB2366" w:rsidRDefault="00AB2366">
      <w:pPr>
        <w:spacing w:line="345" w:lineRule="exact"/>
        <w:ind w:left="1800"/>
      </w:pPr>
    </w:p>
    <w:p w14:paraId="2231B6BF" w14:textId="77777777" w:rsidR="00AB2366" w:rsidRDefault="00C044CB">
      <w:pPr>
        <w:tabs>
          <w:tab w:val="left" w:pos="2660"/>
        </w:tabs>
        <w:spacing w:line="37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5.3.2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Nyquist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Wideband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Detection</w:t>
      </w:r>
    </w:p>
    <w:p w14:paraId="683C9221" w14:textId="77777777" w:rsidR="00AB2366" w:rsidRDefault="00AB2366">
      <w:pPr>
        <w:spacing w:line="275" w:lineRule="exact"/>
        <w:ind w:left="1800"/>
      </w:pPr>
    </w:p>
    <w:p w14:paraId="76BEE689" w14:textId="77777777" w:rsidR="00AB2366" w:rsidRDefault="00C044CB">
      <w:pPr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scenarios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where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bandwidth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sufficiently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larger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than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coherence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bandwidth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</w:p>
    <w:p w14:paraId="149EFADA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channel,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wideband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more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suitable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than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narrowband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instance,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can</w:t>
      </w:r>
    </w:p>
    <w:p w14:paraId="320A3205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ultra-high-frequency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(UHF)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TV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band,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ranging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from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300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MHz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</w:p>
    <w:p w14:paraId="4C2DC5D4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3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GHz,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while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narrowband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providing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single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binary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decision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over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whole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spec-</w:t>
      </w:r>
    </w:p>
    <w:p w14:paraId="130B31F5" w14:textId="3C5BF44F" w:rsidR="00AB2366" w:rsidRDefault="00C044CB">
      <w:pPr>
        <w:tabs>
          <w:tab w:val="left" w:pos="10068"/>
        </w:tabs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trum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always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not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suitable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identifying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individual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spectrum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access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opportunities.</w:t>
      </w:r>
      <w:r w:rsidR="00C95047"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</w:p>
    <w:p w14:paraId="2F88329C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following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figure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5.3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demonstrates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typical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architectures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wideband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spectrum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</w:t>
      </w:r>
    </w:p>
    <w:p w14:paraId="170A63C4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detection.</w:t>
      </w:r>
    </w:p>
    <w:p w14:paraId="04A2088F" w14:textId="77777777" w:rsidR="00AB2366" w:rsidRDefault="00AB2366">
      <w:pPr>
        <w:spacing w:line="200" w:lineRule="exact"/>
        <w:ind w:left="1800"/>
      </w:pPr>
    </w:p>
    <w:p w14:paraId="572F0BD2" w14:textId="77777777" w:rsidR="00AB2366" w:rsidRDefault="00AB2366">
      <w:pPr>
        <w:spacing w:line="286" w:lineRule="exact"/>
        <w:ind w:left="1800"/>
      </w:pPr>
    </w:p>
    <w:p w14:paraId="42E56822" w14:textId="77777777" w:rsidR="00AB2366" w:rsidRDefault="00C044CB">
      <w:pPr>
        <w:tabs>
          <w:tab w:val="left" w:pos="2696"/>
        </w:tabs>
        <w:spacing w:line="311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5.3.2.1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Multiband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joint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detector</w:t>
      </w:r>
    </w:p>
    <w:p w14:paraId="75D8A8F4" w14:textId="77777777" w:rsidR="00AB2366" w:rsidRDefault="00AB2366">
      <w:pPr>
        <w:spacing w:line="292" w:lineRule="exact"/>
        <w:ind w:left="1800"/>
      </w:pPr>
    </w:p>
    <w:p w14:paraId="13D69938" w14:textId="6D70E7C1" w:rsidR="00AB2366" w:rsidRDefault="00C044CB">
      <w:pPr>
        <w:tabs>
          <w:tab w:val="left" w:pos="3536"/>
          <w:tab w:val="left" w:pos="9027"/>
        </w:tabs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figure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5.3.(a),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multiband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joint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(MJD)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[14]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presented.</w:t>
      </w:r>
      <w:r w:rsidR="00C95047"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MJD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first</w:t>
      </w:r>
    </w:p>
    <w:p w14:paraId="2AC0C77F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uses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serial-to-parallel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conversion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(S/P)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divide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samples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parallel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data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streams,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it</w:t>
      </w:r>
    </w:p>
    <w:p w14:paraId="40B217EC" w14:textId="52B19A00" w:rsidR="00AB2366" w:rsidRDefault="00C044CB">
      <w:pPr>
        <w:tabs>
          <w:tab w:val="left" w:pos="9441"/>
        </w:tabs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process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FFT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divide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spectrum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X(f)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groups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narrowband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spectrum.</w:t>
      </w:r>
      <w:r w:rsidR="00C95047"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each</w:t>
      </w:r>
    </w:p>
    <w:p w14:paraId="0B4C88D6" w14:textId="4B1D52AA" w:rsidR="00AB2366" w:rsidRDefault="00C044CB">
      <w:pPr>
        <w:tabs>
          <w:tab w:val="left" w:pos="8607"/>
        </w:tabs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binary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hypothesis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performed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joint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optimised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last.</w:t>
      </w:r>
      <w:r w:rsidR="00C95047"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high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sampling</w:t>
      </w:r>
    </w:p>
    <w:p w14:paraId="122A33E4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rate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lower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joint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optimisation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main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bottleneck.</w:t>
      </w:r>
    </w:p>
    <w:p w14:paraId="78156381" w14:textId="77777777" w:rsidR="00AB2366" w:rsidRDefault="00AB2366">
      <w:pPr>
        <w:spacing w:line="200" w:lineRule="exact"/>
        <w:ind w:left="1800"/>
      </w:pPr>
    </w:p>
    <w:p w14:paraId="6797361C" w14:textId="77777777" w:rsidR="00AB2366" w:rsidRDefault="00AB2366">
      <w:pPr>
        <w:spacing w:line="286" w:lineRule="exact"/>
        <w:ind w:left="1800"/>
      </w:pPr>
    </w:p>
    <w:p w14:paraId="2F03BFE4" w14:textId="77777777" w:rsidR="00AB2366" w:rsidRDefault="00C044CB">
      <w:pPr>
        <w:tabs>
          <w:tab w:val="left" w:pos="2696"/>
        </w:tabs>
        <w:spacing w:line="311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5.3.2.2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Wavelet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detector</w:t>
      </w:r>
    </w:p>
    <w:p w14:paraId="3DE56100" w14:textId="77777777" w:rsidR="00AB2366" w:rsidRDefault="00AB2366">
      <w:pPr>
        <w:spacing w:line="292" w:lineRule="exact"/>
        <w:ind w:left="1800"/>
      </w:pPr>
    </w:p>
    <w:p w14:paraId="23C7084E" w14:textId="73C0D879" w:rsidR="00AB2366" w:rsidRDefault="00C044CB">
      <w:pPr>
        <w:tabs>
          <w:tab w:val="left" w:pos="7458"/>
        </w:tabs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figure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5.3.(b),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wavelet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[15]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introduced.</w:t>
      </w:r>
      <w:r w:rsidR="00C95047"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wavelet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analysis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power</w:t>
      </w:r>
    </w:p>
    <w:p w14:paraId="259660DE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spectral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density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(PSD)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can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provide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significant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border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symbols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two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neighbour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sub-bands,</w:t>
      </w:r>
    </w:p>
    <w:p w14:paraId="150EF7E6" w14:textId="7C953C8E" w:rsidR="00AB2366" w:rsidRDefault="00C044CB">
      <w:pPr>
        <w:tabs>
          <w:tab w:val="left" w:pos="8133"/>
        </w:tabs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aim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becomes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spectral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edge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problem.</w:t>
      </w:r>
      <w:r w:rsidR="00C95047"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However,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high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sam-</w:t>
      </w:r>
    </w:p>
    <w:p w14:paraId="7A48DE76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pling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rate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also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bottleneck.</w:t>
      </w:r>
    </w:p>
    <w:p w14:paraId="588B3FA4" w14:textId="77777777" w:rsidR="00AB2366" w:rsidRDefault="00AB2366">
      <w:pPr>
        <w:spacing w:line="200" w:lineRule="exact"/>
        <w:ind w:left="1800"/>
      </w:pPr>
    </w:p>
    <w:p w14:paraId="71154A45" w14:textId="77777777" w:rsidR="00AB2366" w:rsidRDefault="00AB2366">
      <w:pPr>
        <w:spacing w:line="200" w:lineRule="exact"/>
        <w:ind w:left="1800"/>
      </w:pPr>
    </w:p>
    <w:p w14:paraId="58CF3525" w14:textId="77777777" w:rsidR="00AB2366" w:rsidRDefault="00AB2366">
      <w:pPr>
        <w:spacing w:line="200" w:lineRule="exact"/>
        <w:ind w:left="1800"/>
      </w:pPr>
    </w:p>
    <w:p w14:paraId="2036C4DA" w14:textId="77777777" w:rsidR="00AB2366" w:rsidRDefault="00AB2366">
      <w:pPr>
        <w:spacing w:line="200" w:lineRule="exact"/>
        <w:ind w:left="1800"/>
      </w:pPr>
    </w:p>
    <w:p w14:paraId="702AB50F" w14:textId="77777777" w:rsidR="00AB2366" w:rsidRDefault="00AB2366">
      <w:pPr>
        <w:spacing w:line="327" w:lineRule="exact"/>
        <w:ind w:left="1800"/>
      </w:pPr>
    </w:p>
    <w:p w14:paraId="317106CC" w14:textId="77777777" w:rsidR="00AB2366" w:rsidRDefault="00C044CB">
      <w:pPr>
        <w:spacing w:line="288" w:lineRule="exact"/>
        <w:ind w:left="60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18</w:t>
      </w:r>
    </w:p>
    <w:p w14:paraId="581E8DCF" w14:textId="77777777" w:rsidR="00AB2366" w:rsidRDefault="00AB2366">
      <w:pPr>
        <w:sectPr w:rsidR="00AB2366">
          <w:pgSz w:w="11905" w:h="16837"/>
          <w:pgMar w:top="0" w:right="0" w:bottom="0" w:left="0" w:header="0" w:footer="0" w:gutter="0"/>
          <w:cols w:space="720"/>
        </w:sectPr>
      </w:pPr>
    </w:p>
    <w:p w14:paraId="273325E7" w14:textId="77777777" w:rsidR="00AB2366" w:rsidRDefault="007A10E0">
      <w:pPr>
        <w:spacing w:line="200" w:lineRule="exact"/>
        <w:ind w:left="1799"/>
      </w:pPr>
      <w:r>
        <w:lastRenderedPageBreak/>
        <w:pict w14:anchorId="1D2B32CA">
          <v:group id="_x0000_s1074" style="position:absolute;left:0;text-align:left;margin-left:89.25pt;margin-top:121.5pt;width:432.75pt;height:.75pt;z-index:251652608;mso-position-horizontal-relative:page;mso-position-vertical-relative:page" coordorigin="1785,2430" coordsize="8655,15">
            <v:shape id="_x0000_s1075" style="position:absolute;left:7155;top:9749;width:8655;height:0" coordorigin="1785,2430" coordsize="8655,15" path="m1785,2430l1785,2430,1785,2430,1785,2430,1785,2430,1785,2430,1785,2430,1786,2430,1786,2430,1787,2430,1788,2430,1790,2430,1791,2430,1793,2430,1796,2430,1799,2430,1802,2430,1806,2430,1810,2430,1814,2430,1820,2430,1826,2430,1832,2430,1839,2430,1847,2430,1855,2430,1865,2430,1875,2430,1885,2430,1897,2430,1910,2430,1923,2430,1937,2430,1953,2430,1969,2430,1986,2430,2004,2430,2024,2430,2044,2430,2066,2430,2090,2430,2114,2430,2139,2430,2165,2430,2193,2430,2222,2430,2253,2430,2285,2430,2318,2430,2353,2430,2389,2430,2426,2430,2466,2430,2506,2430,2549,2430,2593,2430,2639,2430,2687,2430,2736,2430,2787,2430,2840,2430,2894,2430,2950,2430,3008,2430,3069,2430,3131,2430,3195,2430,3262,2430,3330,2430,3400,2430,3472,2430,3546,2430,3623,2430,3701,2430,3782,2430,3866,2430,3952,2430,4039,2430,4129,2430,4222,2430,4316,2430,4415,2430,4514,2430,4616,2430,4721,2430,4828,2430,4938,2430,5052,2430,5167,2430,5284,2430,5405,2430,5528,2430,5655,2430,5784,2430,5916,2430,6050,2430,6188,2430,6329,2430,6472,2430,6618,2430,6768,2430,6921,2430,7076,2430,7234,2430,7397,2430,7562,2430,7730,2430,7902,2430,8076,2430,8254,2430,8436,2430,8621,2430,8808,2430,9001,2430,9195,2430,9394,2430,9596,2430,9801,2430,10010,2430,10224,2430,10440,2430e" strokeweight=".1pt">
              <v:path arrowok="t"/>
              <o:lock v:ext="edit" verticies="t"/>
            </v:shape>
            <w10:wrap anchorx="page" anchory="page"/>
          </v:group>
        </w:pict>
      </w:r>
      <w:r>
        <w:pict w14:anchorId="1D482F00">
          <v:shape id="_x0000_s1073" type="#_x0000_t75" style="position:absolute;left:0;text-align:left;margin-left:2in;margin-top:3in;width:324pt;height:382.5pt;z-index:251653632;mso-position-horizontal-relative:page;mso-position-vertical-relative:page">
            <v:imagedata r:id="rId19" o:title=""/>
            <w10:wrap anchorx="page" anchory="page"/>
          </v:shape>
        </w:pict>
      </w:r>
    </w:p>
    <w:p w14:paraId="7041D160" w14:textId="77777777" w:rsidR="00AB2366" w:rsidRDefault="00AB2366">
      <w:pPr>
        <w:spacing w:line="200" w:lineRule="exact"/>
        <w:ind w:left="1799"/>
      </w:pPr>
    </w:p>
    <w:p w14:paraId="280A5480" w14:textId="77777777" w:rsidR="00AB2366" w:rsidRDefault="00AB2366">
      <w:pPr>
        <w:spacing w:line="200" w:lineRule="exact"/>
        <w:ind w:left="1799"/>
      </w:pPr>
    </w:p>
    <w:p w14:paraId="2F587975" w14:textId="77777777" w:rsidR="00AB2366" w:rsidRDefault="00AB2366">
      <w:pPr>
        <w:spacing w:line="200" w:lineRule="exact"/>
        <w:ind w:left="1799"/>
      </w:pPr>
    </w:p>
    <w:p w14:paraId="703857DD" w14:textId="77777777" w:rsidR="00AB2366" w:rsidRDefault="00AB2366">
      <w:pPr>
        <w:spacing w:line="200" w:lineRule="exact"/>
        <w:ind w:left="1799"/>
      </w:pPr>
    </w:p>
    <w:p w14:paraId="3C8FBBBC" w14:textId="77777777" w:rsidR="00AB2366" w:rsidRDefault="00AB2366">
      <w:pPr>
        <w:spacing w:line="200" w:lineRule="exact"/>
        <w:ind w:left="1799"/>
      </w:pPr>
    </w:p>
    <w:p w14:paraId="7121FE46" w14:textId="77777777" w:rsidR="00AB2366" w:rsidRDefault="00AB2366">
      <w:pPr>
        <w:spacing w:line="200" w:lineRule="exact"/>
        <w:ind w:left="1799"/>
      </w:pPr>
    </w:p>
    <w:p w14:paraId="4024C19C" w14:textId="77777777" w:rsidR="00AB2366" w:rsidRDefault="00AB2366">
      <w:pPr>
        <w:spacing w:line="200" w:lineRule="exact"/>
        <w:ind w:left="1799"/>
      </w:pPr>
    </w:p>
    <w:p w14:paraId="5D245304" w14:textId="77777777" w:rsidR="00AB2366" w:rsidRDefault="00AB2366">
      <w:pPr>
        <w:spacing w:line="200" w:lineRule="exact"/>
        <w:ind w:left="1799"/>
      </w:pPr>
    </w:p>
    <w:p w14:paraId="55919605" w14:textId="77777777" w:rsidR="00AB2366" w:rsidRDefault="00AB2366">
      <w:pPr>
        <w:spacing w:line="388" w:lineRule="exact"/>
        <w:ind w:left="1799"/>
      </w:pPr>
    </w:p>
    <w:p w14:paraId="4D35284A" w14:textId="77777777" w:rsidR="00AB2366" w:rsidRDefault="00C044CB">
      <w:pPr>
        <w:spacing w:line="240" w:lineRule="exact"/>
        <w:ind w:left="1804"/>
      </w:pPr>
      <w:bookmarkStart w:id="775" w:name="PageMark30"/>
      <w:bookmarkEnd w:id="775"/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HAPTER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5.</w:t>
      </w:r>
      <w:r>
        <w:rPr>
          <w:rFonts w:ascii="Times New Roman" w:eastAsia="Times New Roman" w:hAnsi="Times New Roman" w:cs="Times New Roman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W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IDEBAND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OGNITIVE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PECTRUM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ENSING</w:t>
      </w:r>
    </w:p>
    <w:p w14:paraId="0B577CFF" w14:textId="77777777" w:rsidR="00AB2366" w:rsidRDefault="00AB2366">
      <w:pPr>
        <w:spacing w:line="200" w:lineRule="exact"/>
        <w:ind w:left="1799"/>
      </w:pPr>
    </w:p>
    <w:p w14:paraId="3662FB82" w14:textId="77777777" w:rsidR="00AB2366" w:rsidRDefault="00AB2366">
      <w:pPr>
        <w:spacing w:line="200" w:lineRule="exact"/>
        <w:ind w:left="1799"/>
      </w:pPr>
    </w:p>
    <w:p w14:paraId="0E577EE6" w14:textId="77777777" w:rsidR="00AB2366" w:rsidRDefault="00AB2366">
      <w:pPr>
        <w:spacing w:line="200" w:lineRule="exact"/>
        <w:ind w:left="1799"/>
      </w:pPr>
    </w:p>
    <w:p w14:paraId="4DABFAC5" w14:textId="77777777" w:rsidR="00AB2366" w:rsidRDefault="00AB2366">
      <w:pPr>
        <w:spacing w:line="200" w:lineRule="exact"/>
        <w:ind w:left="1799"/>
      </w:pPr>
    </w:p>
    <w:p w14:paraId="59C040C4" w14:textId="77777777" w:rsidR="00AB2366" w:rsidRDefault="00AB2366">
      <w:pPr>
        <w:spacing w:line="200" w:lineRule="exact"/>
        <w:ind w:left="1799"/>
      </w:pPr>
    </w:p>
    <w:p w14:paraId="3F8179F1" w14:textId="77777777" w:rsidR="00AB2366" w:rsidRDefault="00AB2366">
      <w:pPr>
        <w:spacing w:line="200" w:lineRule="exact"/>
        <w:ind w:left="1799"/>
      </w:pPr>
    </w:p>
    <w:p w14:paraId="652FEB1D" w14:textId="77777777" w:rsidR="00AB2366" w:rsidRDefault="00AB2366">
      <w:pPr>
        <w:spacing w:line="200" w:lineRule="exact"/>
        <w:ind w:left="1799"/>
      </w:pPr>
    </w:p>
    <w:p w14:paraId="7A5BAC32" w14:textId="77777777" w:rsidR="00AB2366" w:rsidRDefault="00AB2366">
      <w:pPr>
        <w:spacing w:line="200" w:lineRule="exact"/>
        <w:ind w:left="1799"/>
      </w:pPr>
    </w:p>
    <w:p w14:paraId="29E9F340" w14:textId="77777777" w:rsidR="00AB2366" w:rsidRDefault="00AB2366">
      <w:pPr>
        <w:spacing w:line="200" w:lineRule="exact"/>
        <w:ind w:left="1799"/>
      </w:pPr>
    </w:p>
    <w:p w14:paraId="0F25A61C" w14:textId="77777777" w:rsidR="00AB2366" w:rsidRDefault="00AB2366">
      <w:pPr>
        <w:spacing w:line="200" w:lineRule="exact"/>
        <w:ind w:left="1799"/>
      </w:pPr>
    </w:p>
    <w:p w14:paraId="32623B11" w14:textId="77777777" w:rsidR="00AB2366" w:rsidRDefault="00AB2366">
      <w:pPr>
        <w:spacing w:line="200" w:lineRule="exact"/>
        <w:ind w:left="1799"/>
      </w:pPr>
    </w:p>
    <w:p w14:paraId="7D80CC2B" w14:textId="77777777" w:rsidR="00AB2366" w:rsidRDefault="00AB2366">
      <w:pPr>
        <w:spacing w:line="200" w:lineRule="exact"/>
        <w:ind w:left="1799"/>
      </w:pPr>
    </w:p>
    <w:p w14:paraId="51259B62" w14:textId="77777777" w:rsidR="00AB2366" w:rsidRDefault="00AB2366">
      <w:pPr>
        <w:spacing w:line="200" w:lineRule="exact"/>
        <w:ind w:left="1799"/>
      </w:pPr>
    </w:p>
    <w:p w14:paraId="2AC6F1EB" w14:textId="77777777" w:rsidR="00AB2366" w:rsidRDefault="00AB2366">
      <w:pPr>
        <w:spacing w:line="200" w:lineRule="exact"/>
        <w:ind w:left="1799"/>
      </w:pPr>
    </w:p>
    <w:p w14:paraId="2D3B8CC1" w14:textId="77777777" w:rsidR="00AB2366" w:rsidRDefault="00AB2366">
      <w:pPr>
        <w:spacing w:line="200" w:lineRule="exact"/>
        <w:ind w:left="1799"/>
      </w:pPr>
    </w:p>
    <w:p w14:paraId="60938D6C" w14:textId="77777777" w:rsidR="00AB2366" w:rsidRDefault="00AB2366">
      <w:pPr>
        <w:spacing w:line="200" w:lineRule="exact"/>
        <w:ind w:left="1799"/>
      </w:pPr>
    </w:p>
    <w:p w14:paraId="17A542C0" w14:textId="77777777" w:rsidR="00AB2366" w:rsidRDefault="00AB2366">
      <w:pPr>
        <w:spacing w:line="200" w:lineRule="exact"/>
        <w:ind w:left="1799"/>
      </w:pPr>
    </w:p>
    <w:p w14:paraId="39FE8369" w14:textId="77777777" w:rsidR="00AB2366" w:rsidRDefault="00AB2366">
      <w:pPr>
        <w:spacing w:line="200" w:lineRule="exact"/>
        <w:ind w:left="1799"/>
      </w:pPr>
    </w:p>
    <w:p w14:paraId="74042DCE" w14:textId="77777777" w:rsidR="00AB2366" w:rsidRDefault="00AB2366">
      <w:pPr>
        <w:spacing w:line="200" w:lineRule="exact"/>
        <w:ind w:left="1799"/>
      </w:pPr>
    </w:p>
    <w:p w14:paraId="5F5E2FCB" w14:textId="77777777" w:rsidR="00AB2366" w:rsidRDefault="00AB2366">
      <w:pPr>
        <w:spacing w:line="200" w:lineRule="exact"/>
        <w:ind w:left="1799"/>
      </w:pPr>
    </w:p>
    <w:p w14:paraId="3B5C779B" w14:textId="77777777" w:rsidR="00AB2366" w:rsidRDefault="00AB2366">
      <w:pPr>
        <w:spacing w:line="200" w:lineRule="exact"/>
        <w:ind w:left="1799"/>
      </w:pPr>
    </w:p>
    <w:p w14:paraId="65654E9F" w14:textId="77777777" w:rsidR="00AB2366" w:rsidRDefault="00AB2366">
      <w:pPr>
        <w:spacing w:line="200" w:lineRule="exact"/>
        <w:ind w:left="1799"/>
      </w:pPr>
    </w:p>
    <w:p w14:paraId="7A861761" w14:textId="77777777" w:rsidR="00AB2366" w:rsidRDefault="00AB2366">
      <w:pPr>
        <w:spacing w:line="200" w:lineRule="exact"/>
        <w:ind w:left="1799"/>
      </w:pPr>
    </w:p>
    <w:p w14:paraId="053BDA7B" w14:textId="77777777" w:rsidR="00AB2366" w:rsidRDefault="00AB2366">
      <w:pPr>
        <w:spacing w:line="200" w:lineRule="exact"/>
        <w:ind w:left="1799"/>
      </w:pPr>
    </w:p>
    <w:p w14:paraId="64394612" w14:textId="77777777" w:rsidR="00AB2366" w:rsidRDefault="00AB2366">
      <w:pPr>
        <w:spacing w:line="200" w:lineRule="exact"/>
        <w:ind w:left="1799"/>
      </w:pPr>
    </w:p>
    <w:p w14:paraId="044212E2" w14:textId="77777777" w:rsidR="00AB2366" w:rsidRDefault="00AB2366">
      <w:pPr>
        <w:spacing w:line="200" w:lineRule="exact"/>
        <w:ind w:left="1799"/>
      </w:pPr>
    </w:p>
    <w:p w14:paraId="75DB229E" w14:textId="77777777" w:rsidR="00AB2366" w:rsidRDefault="00AB2366">
      <w:pPr>
        <w:spacing w:line="200" w:lineRule="exact"/>
        <w:ind w:left="1799"/>
      </w:pPr>
    </w:p>
    <w:p w14:paraId="72CC0247" w14:textId="77777777" w:rsidR="00AB2366" w:rsidRDefault="00AB2366">
      <w:pPr>
        <w:spacing w:line="200" w:lineRule="exact"/>
        <w:ind w:left="1799"/>
      </w:pPr>
    </w:p>
    <w:p w14:paraId="178059CD" w14:textId="77777777" w:rsidR="00AB2366" w:rsidRDefault="00AB2366">
      <w:pPr>
        <w:spacing w:line="200" w:lineRule="exact"/>
        <w:ind w:left="1799"/>
      </w:pPr>
    </w:p>
    <w:p w14:paraId="3201D8A0" w14:textId="77777777" w:rsidR="00AB2366" w:rsidRDefault="00AB2366">
      <w:pPr>
        <w:spacing w:line="200" w:lineRule="exact"/>
        <w:ind w:left="1799"/>
      </w:pPr>
    </w:p>
    <w:p w14:paraId="0BE05316" w14:textId="77777777" w:rsidR="00AB2366" w:rsidRDefault="00AB2366">
      <w:pPr>
        <w:spacing w:line="200" w:lineRule="exact"/>
        <w:ind w:left="1799"/>
      </w:pPr>
    </w:p>
    <w:p w14:paraId="37E0281E" w14:textId="77777777" w:rsidR="00AB2366" w:rsidRDefault="00AB2366">
      <w:pPr>
        <w:spacing w:line="200" w:lineRule="exact"/>
        <w:ind w:left="1799"/>
      </w:pPr>
    </w:p>
    <w:p w14:paraId="2D6FD86C" w14:textId="77777777" w:rsidR="00AB2366" w:rsidRDefault="00AB2366">
      <w:pPr>
        <w:spacing w:line="200" w:lineRule="exact"/>
        <w:ind w:left="1799"/>
      </w:pPr>
    </w:p>
    <w:p w14:paraId="36CE72B0" w14:textId="77777777" w:rsidR="00AB2366" w:rsidRDefault="00AB2366">
      <w:pPr>
        <w:spacing w:line="200" w:lineRule="exact"/>
        <w:ind w:left="1799"/>
      </w:pPr>
    </w:p>
    <w:p w14:paraId="2912A068" w14:textId="77777777" w:rsidR="00AB2366" w:rsidRDefault="00AB2366">
      <w:pPr>
        <w:spacing w:line="200" w:lineRule="exact"/>
        <w:ind w:left="1799"/>
      </w:pPr>
    </w:p>
    <w:p w14:paraId="4AA080C9" w14:textId="77777777" w:rsidR="00AB2366" w:rsidRDefault="00AB2366">
      <w:pPr>
        <w:spacing w:line="200" w:lineRule="exact"/>
        <w:ind w:left="1799"/>
      </w:pPr>
    </w:p>
    <w:p w14:paraId="0A79720B" w14:textId="77777777" w:rsidR="00AB2366" w:rsidRDefault="00AB2366">
      <w:pPr>
        <w:spacing w:line="200" w:lineRule="exact"/>
        <w:ind w:left="1799"/>
      </w:pPr>
    </w:p>
    <w:p w14:paraId="7018CD5C" w14:textId="77777777" w:rsidR="00AB2366" w:rsidRDefault="00AB2366">
      <w:pPr>
        <w:spacing w:line="200" w:lineRule="exact"/>
        <w:ind w:left="1799"/>
      </w:pPr>
    </w:p>
    <w:p w14:paraId="028B3990" w14:textId="77777777" w:rsidR="00AB2366" w:rsidRDefault="00AB2366">
      <w:pPr>
        <w:spacing w:line="200" w:lineRule="exact"/>
        <w:ind w:left="1799"/>
      </w:pPr>
    </w:p>
    <w:p w14:paraId="322BF599" w14:textId="77777777" w:rsidR="00AB2366" w:rsidRDefault="00AB2366">
      <w:pPr>
        <w:spacing w:line="200" w:lineRule="exact"/>
        <w:ind w:left="1799"/>
      </w:pPr>
    </w:p>
    <w:p w14:paraId="5B79AF79" w14:textId="77777777" w:rsidR="00AB2366" w:rsidRDefault="00AB2366">
      <w:pPr>
        <w:spacing w:line="200" w:lineRule="exact"/>
        <w:ind w:left="1799"/>
      </w:pPr>
    </w:p>
    <w:p w14:paraId="664D8AF9" w14:textId="77777777" w:rsidR="00AB2366" w:rsidRDefault="00AB2366">
      <w:pPr>
        <w:spacing w:line="200" w:lineRule="exact"/>
        <w:ind w:left="1799"/>
      </w:pPr>
    </w:p>
    <w:p w14:paraId="47D96060" w14:textId="77777777" w:rsidR="00AB2366" w:rsidRDefault="00AB2366">
      <w:pPr>
        <w:spacing w:line="200" w:lineRule="exact"/>
        <w:ind w:left="1799"/>
      </w:pPr>
    </w:p>
    <w:p w14:paraId="79532E9E" w14:textId="77777777" w:rsidR="00AB2366" w:rsidRDefault="00AB2366">
      <w:pPr>
        <w:spacing w:line="200" w:lineRule="exact"/>
        <w:ind w:left="1799"/>
      </w:pPr>
    </w:p>
    <w:p w14:paraId="07306B3F" w14:textId="77777777" w:rsidR="00AB2366" w:rsidRDefault="00AB2366">
      <w:pPr>
        <w:spacing w:line="200" w:lineRule="exact"/>
        <w:ind w:left="1799"/>
      </w:pPr>
    </w:p>
    <w:p w14:paraId="678F0F80" w14:textId="77777777" w:rsidR="00AB2366" w:rsidRDefault="00AB2366">
      <w:pPr>
        <w:spacing w:line="200" w:lineRule="exact"/>
        <w:ind w:left="1799"/>
      </w:pPr>
    </w:p>
    <w:p w14:paraId="76528381" w14:textId="77777777" w:rsidR="00AB2366" w:rsidRDefault="00AB2366">
      <w:pPr>
        <w:spacing w:line="200" w:lineRule="exact"/>
        <w:ind w:left="1799"/>
      </w:pPr>
    </w:p>
    <w:p w14:paraId="568BDC2E" w14:textId="77777777" w:rsidR="00AB2366" w:rsidRDefault="00AB2366">
      <w:pPr>
        <w:spacing w:line="200" w:lineRule="exact"/>
        <w:ind w:left="1799"/>
      </w:pPr>
    </w:p>
    <w:p w14:paraId="4E8AB557" w14:textId="77777777" w:rsidR="00AB2366" w:rsidRDefault="00AB2366">
      <w:pPr>
        <w:spacing w:line="352" w:lineRule="exact"/>
        <w:ind w:left="1799"/>
      </w:pPr>
    </w:p>
    <w:p w14:paraId="3A5BA246" w14:textId="4DFA7111" w:rsidR="00AB2366" w:rsidRDefault="00C044CB">
      <w:pPr>
        <w:tabs>
          <w:tab w:val="left" w:pos="2992"/>
          <w:tab w:val="left" w:pos="9173"/>
        </w:tabs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Figure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5.3: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Block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diagrams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Nyquist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wideband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detectors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architectures:</w:t>
      </w:r>
      <w:r w:rsidR="00C95047"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multiband</w:t>
      </w:r>
    </w:p>
    <w:p w14:paraId="686D1ED6" w14:textId="77777777" w:rsidR="00AB2366" w:rsidRDefault="00C044CB">
      <w:pPr>
        <w:spacing w:line="433" w:lineRule="exact"/>
        <w:ind w:left="1799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joint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detector;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wavelet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detector;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sweep-tune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detector;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filter-bank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detector</w:t>
      </w:r>
    </w:p>
    <w:p w14:paraId="3D44D58E" w14:textId="77777777" w:rsidR="00AB2366" w:rsidRDefault="00AB2366">
      <w:pPr>
        <w:spacing w:line="200" w:lineRule="exact"/>
        <w:ind w:left="1799"/>
      </w:pPr>
    </w:p>
    <w:p w14:paraId="14C16BF3" w14:textId="77777777" w:rsidR="00AB2366" w:rsidRDefault="00AB2366">
      <w:pPr>
        <w:spacing w:line="200" w:lineRule="exact"/>
        <w:ind w:left="1799"/>
      </w:pPr>
    </w:p>
    <w:p w14:paraId="5B570811" w14:textId="77777777" w:rsidR="00AB2366" w:rsidRDefault="00AB2366">
      <w:pPr>
        <w:spacing w:line="200" w:lineRule="exact"/>
        <w:ind w:left="1799"/>
      </w:pPr>
    </w:p>
    <w:p w14:paraId="34DD5642" w14:textId="77777777" w:rsidR="00AB2366" w:rsidRDefault="00AB2366">
      <w:pPr>
        <w:spacing w:line="200" w:lineRule="exact"/>
        <w:ind w:left="1799"/>
      </w:pPr>
    </w:p>
    <w:p w14:paraId="2A42F2E7" w14:textId="77777777" w:rsidR="00AB2366" w:rsidRDefault="00AB2366">
      <w:pPr>
        <w:spacing w:line="200" w:lineRule="exact"/>
        <w:ind w:left="1799"/>
      </w:pPr>
    </w:p>
    <w:p w14:paraId="656D41FC" w14:textId="77777777" w:rsidR="00AB2366" w:rsidRDefault="00AB2366">
      <w:pPr>
        <w:spacing w:line="200" w:lineRule="exact"/>
        <w:ind w:left="1799"/>
      </w:pPr>
    </w:p>
    <w:p w14:paraId="2B8957FC" w14:textId="77777777" w:rsidR="00AB2366" w:rsidRDefault="00AB2366">
      <w:pPr>
        <w:spacing w:line="200" w:lineRule="exact"/>
        <w:ind w:left="1799"/>
      </w:pPr>
    </w:p>
    <w:p w14:paraId="4F01268D" w14:textId="77777777" w:rsidR="00AB2366" w:rsidRDefault="00AB2366">
      <w:pPr>
        <w:spacing w:line="200" w:lineRule="exact"/>
        <w:ind w:left="1799"/>
      </w:pPr>
    </w:p>
    <w:p w14:paraId="7A30DE6A" w14:textId="77777777" w:rsidR="00AB2366" w:rsidRDefault="00AB2366">
      <w:pPr>
        <w:spacing w:line="283" w:lineRule="exact"/>
        <w:ind w:left="1799"/>
      </w:pPr>
    </w:p>
    <w:p w14:paraId="3FD177A0" w14:textId="77777777" w:rsidR="00AB2366" w:rsidRDefault="00C044CB">
      <w:pPr>
        <w:spacing w:line="288" w:lineRule="exact"/>
        <w:ind w:left="60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19</w:t>
      </w:r>
    </w:p>
    <w:p w14:paraId="61E71D59" w14:textId="77777777" w:rsidR="00AB2366" w:rsidRDefault="00AB2366">
      <w:pPr>
        <w:sectPr w:rsidR="00AB2366">
          <w:pgSz w:w="11905" w:h="16837"/>
          <w:pgMar w:top="0" w:right="0" w:bottom="0" w:left="0" w:header="0" w:footer="0" w:gutter="0"/>
          <w:cols w:space="720"/>
        </w:sectPr>
      </w:pPr>
    </w:p>
    <w:p w14:paraId="7A5DD292" w14:textId="77777777" w:rsidR="00AB2366" w:rsidRDefault="007A10E0">
      <w:pPr>
        <w:spacing w:line="200" w:lineRule="exact"/>
        <w:ind w:left="1800"/>
      </w:pPr>
      <w:r>
        <w:lastRenderedPageBreak/>
        <w:pict w14:anchorId="753FCEA4">
          <v:group id="_x0000_s1071" style="position:absolute;left:0;text-align:left;margin-left:89.25pt;margin-top:121.5pt;width:432.75pt;height:.75pt;z-index:251654656;mso-position-horizontal-relative:page;mso-position-vertical-relative:page" coordorigin="1785,2430" coordsize="8655,15">
            <v:shape id="_x0000_s1072" style="position:absolute;left:7155;top:9749;width:8655;height:0" coordorigin="1785,2430" coordsize="8655,15" path="m1785,2430l1785,2430,1785,2430,1785,2430,1785,2430,1785,2430,1785,2430,1786,2430,1786,2430,1787,2430,1788,2430,1790,2430,1791,2430,1793,2430,1796,2430,1799,2430,1802,2430,1806,2430,1810,2430,1814,2430,1820,2430,1826,2430,1832,2430,1839,2430,1847,2430,1855,2430,1865,2430,1875,2430,1885,2430,1897,2430,1910,2430,1923,2430,1937,2430,1953,2430,1969,2430,1986,2430,2004,2430,2024,2430,2044,2430,2066,2430,2090,2430,2114,2430,2139,2430,2165,2430,2193,2430,2222,2430,2253,2430,2285,2430,2318,2430,2353,2430,2389,2430,2426,2430,2466,2430,2506,2430,2549,2430,2593,2430,2639,2430,2687,2430,2736,2430,2787,2430,2840,2430,2894,2430,2950,2430,3008,2430,3069,2430,3131,2430,3195,2430,3262,2430,3330,2430,3400,2430,3472,2430,3546,2430,3623,2430,3701,2430,3782,2430,3866,2430,3952,2430,4039,2430,4129,2430,4222,2430,4316,2430,4415,2430,4514,2430,4616,2430,4721,2430,4828,2430,4938,2430,5052,2430,5167,2430,5284,2430,5405,2430,5528,2430,5655,2430,5784,2430,5916,2430,6050,2430,6188,2430,6329,2430,6472,2430,6618,2430,6768,2430,6921,2430,7076,2430,7234,2430,7397,2430,7562,2430,7730,2430,7902,2430,8076,2430,8254,2430,8436,2430,8621,2430,8808,2430,9001,2430,9195,2430,9394,2430,9596,2430,9801,2430,10010,2430,10224,2430,10440,2430e" strokeweight=".1pt">
              <v:path arrowok="t"/>
              <o:lock v:ext="edit" verticies="t"/>
            </v:shape>
            <w10:wrap anchorx="page" anchory="page"/>
          </v:group>
        </w:pict>
      </w:r>
    </w:p>
    <w:p w14:paraId="7C6412D0" w14:textId="77777777" w:rsidR="00AB2366" w:rsidRDefault="00AB2366">
      <w:pPr>
        <w:spacing w:line="200" w:lineRule="exact"/>
        <w:ind w:left="1800"/>
      </w:pPr>
    </w:p>
    <w:p w14:paraId="2632A56F" w14:textId="77777777" w:rsidR="00AB2366" w:rsidRDefault="00AB2366">
      <w:pPr>
        <w:spacing w:line="200" w:lineRule="exact"/>
        <w:ind w:left="1800"/>
      </w:pPr>
    </w:p>
    <w:p w14:paraId="00014E26" w14:textId="77777777" w:rsidR="00AB2366" w:rsidRDefault="00AB2366">
      <w:pPr>
        <w:spacing w:line="200" w:lineRule="exact"/>
        <w:ind w:left="1800"/>
      </w:pPr>
    </w:p>
    <w:p w14:paraId="4D1FAB78" w14:textId="77777777" w:rsidR="00AB2366" w:rsidRDefault="00AB2366">
      <w:pPr>
        <w:spacing w:line="200" w:lineRule="exact"/>
        <w:ind w:left="1800"/>
      </w:pPr>
    </w:p>
    <w:p w14:paraId="5302061E" w14:textId="77777777" w:rsidR="00AB2366" w:rsidRDefault="00AB2366">
      <w:pPr>
        <w:spacing w:line="200" w:lineRule="exact"/>
        <w:ind w:left="1800"/>
      </w:pPr>
    </w:p>
    <w:p w14:paraId="0FB18757" w14:textId="77777777" w:rsidR="00AB2366" w:rsidRDefault="00AB2366">
      <w:pPr>
        <w:spacing w:line="200" w:lineRule="exact"/>
        <w:ind w:left="1800"/>
      </w:pPr>
    </w:p>
    <w:p w14:paraId="28A1D14D" w14:textId="77777777" w:rsidR="00AB2366" w:rsidRDefault="00AB2366">
      <w:pPr>
        <w:spacing w:line="200" w:lineRule="exact"/>
        <w:ind w:left="1800"/>
      </w:pPr>
    </w:p>
    <w:p w14:paraId="62E72F64" w14:textId="77777777" w:rsidR="00AB2366" w:rsidRDefault="00AB2366">
      <w:pPr>
        <w:spacing w:line="200" w:lineRule="exact"/>
        <w:ind w:left="1800"/>
      </w:pPr>
    </w:p>
    <w:p w14:paraId="5A1206EA" w14:textId="77777777" w:rsidR="00AB2366" w:rsidRDefault="00AB2366">
      <w:pPr>
        <w:spacing w:line="388" w:lineRule="exact"/>
        <w:ind w:left="1800"/>
      </w:pPr>
    </w:p>
    <w:p w14:paraId="00A014F4" w14:textId="77777777" w:rsidR="00AB2366" w:rsidRDefault="00C044CB">
      <w:pPr>
        <w:spacing w:line="240" w:lineRule="exact"/>
        <w:ind w:left="1804"/>
      </w:pPr>
      <w:bookmarkStart w:id="776" w:name="PageMark31"/>
      <w:bookmarkEnd w:id="776"/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HAPTER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5.</w:t>
      </w:r>
      <w:r>
        <w:rPr>
          <w:rFonts w:ascii="Times New Roman" w:eastAsia="Times New Roman" w:hAnsi="Times New Roman" w:cs="Times New Roman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W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IDEBAND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OGNITIVE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PECTRUM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ENSING</w:t>
      </w:r>
    </w:p>
    <w:p w14:paraId="1850953B" w14:textId="77777777" w:rsidR="00AB2366" w:rsidRDefault="00AB2366">
      <w:pPr>
        <w:spacing w:line="394" w:lineRule="exact"/>
        <w:ind w:left="1800"/>
      </w:pPr>
    </w:p>
    <w:p w14:paraId="6679C1F0" w14:textId="77777777" w:rsidR="00AB2366" w:rsidRDefault="00C044CB">
      <w:pPr>
        <w:tabs>
          <w:tab w:val="left" w:pos="2696"/>
        </w:tabs>
        <w:spacing w:line="311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5.3.2.3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Sweep-tune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detector</w:t>
      </w:r>
    </w:p>
    <w:p w14:paraId="681200CB" w14:textId="77777777" w:rsidR="00AB2366" w:rsidRDefault="00AB2366">
      <w:pPr>
        <w:spacing w:line="292" w:lineRule="exact"/>
        <w:ind w:left="1800"/>
      </w:pPr>
    </w:p>
    <w:p w14:paraId="15B563C9" w14:textId="77777777" w:rsidR="00AB2366" w:rsidRDefault="00C044CB">
      <w:pPr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figure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5.3.(c),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sweep-tune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[14,16]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displayed.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uses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special</w:t>
      </w:r>
    </w:p>
    <w:p w14:paraId="6AC1C90B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frequency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mixing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technique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that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’sweep’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across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frequency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range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interest,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down-</w:t>
      </w:r>
    </w:p>
    <w:p w14:paraId="274A9F96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converts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lower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frequency.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adaptive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local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oscillator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(LO)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’sweep’</w:t>
      </w:r>
    </w:p>
    <w:p w14:paraId="74D9093E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procedure.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However,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procedure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’sweep’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mixing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generates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much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time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wait.</w:t>
      </w:r>
    </w:p>
    <w:p w14:paraId="454481DD" w14:textId="77777777" w:rsidR="00AB2366" w:rsidRDefault="00AB2366">
      <w:pPr>
        <w:spacing w:line="200" w:lineRule="exact"/>
        <w:ind w:left="1800"/>
      </w:pPr>
    </w:p>
    <w:p w14:paraId="7036DC51" w14:textId="77777777" w:rsidR="00AB2366" w:rsidRDefault="00AB2366">
      <w:pPr>
        <w:spacing w:line="286" w:lineRule="exact"/>
        <w:ind w:left="1800"/>
      </w:pPr>
    </w:p>
    <w:p w14:paraId="03AEF1E3" w14:textId="77777777" w:rsidR="00AB2366" w:rsidRDefault="00C044CB">
      <w:pPr>
        <w:tabs>
          <w:tab w:val="left" w:pos="2696"/>
        </w:tabs>
        <w:spacing w:line="311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5.3.2.4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Filter-bank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detector</w:t>
      </w:r>
    </w:p>
    <w:p w14:paraId="698238A6" w14:textId="77777777" w:rsidR="00AB2366" w:rsidRDefault="00AB2366">
      <w:pPr>
        <w:spacing w:line="292" w:lineRule="exact"/>
        <w:ind w:left="1800"/>
      </w:pPr>
    </w:p>
    <w:p w14:paraId="43C4386F" w14:textId="77777777" w:rsidR="00AB2366" w:rsidRDefault="00C044CB">
      <w:pPr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Also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idea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down-conversion,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figure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5.3.(d)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shows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structure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filter-</w:t>
      </w:r>
    </w:p>
    <w:p w14:paraId="59B5C507" w14:textId="42B733C4" w:rsidR="00AB2366" w:rsidRDefault="00C044CB">
      <w:pPr>
        <w:tabs>
          <w:tab w:val="left" w:pos="3788"/>
        </w:tabs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bank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[16].</w:t>
      </w:r>
      <w:r w:rsidR="00C95047"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Not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only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following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technique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which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’sweep’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mixing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interest</w:t>
      </w:r>
    </w:p>
    <w:p w14:paraId="2D547B0E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signals,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also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applies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parallel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structure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up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processing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time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filter-</w:t>
      </w:r>
    </w:p>
    <w:p w14:paraId="1D0195F0" w14:textId="77777777" w:rsidR="00AB2366" w:rsidRDefault="00C044CB">
      <w:pPr>
        <w:tabs>
          <w:tab w:val="left" w:pos="2482"/>
        </w:tabs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bank.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result,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time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cost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mixing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reduces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but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implementation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cost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largely</w:t>
      </w:r>
    </w:p>
    <w:p w14:paraId="60E1E776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increase.</w:t>
      </w:r>
    </w:p>
    <w:p w14:paraId="55797A73" w14:textId="77777777" w:rsidR="00AB2366" w:rsidRDefault="00AB2366">
      <w:pPr>
        <w:spacing w:line="200" w:lineRule="exact"/>
        <w:ind w:left="1800"/>
      </w:pPr>
    </w:p>
    <w:p w14:paraId="305B6CCA" w14:textId="77777777" w:rsidR="00AB2366" w:rsidRDefault="00AB2366">
      <w:pPr>
        <w:spacing w:line="200" w:lineRule="exact"/>
        <w:ind w:left="1800"/>
      </w:pPr>
    </w:p>
    <w:p w14:paraId="3E694126" w14:textId="77777777" w:rsidR="00AB2366" w:rsidRDefault="00AB2366">
      <w:pPr>
        <w:spacing w:line="236" w:lineRule="exact"/>
        <w:ind w:left="1800"/>
      </w:pPr>
    </w:p>
    <w:p w14:paraId="66F51862" w14:textId="77777777" w:rsidR="00AB2366" w:rsidRDefault="00C044CB">
      <w:pPr>
        <w:tabs>
          <w:tab w:val="left" w:pos="2574"/>
        </w:tabs>
        <w:spacing w:line="447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>5.4</w:t>
      </w:r>
      <w:r>
        <w:tab/>
      </w:r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>Sub-Nyquist</w:t>
      </w:r>
      <w:r>
        <w:rPr>
          <w:rFonts w:ascii="Times New Roman" w:eastAsia="Times New Roman" w:hAnsi="Times New Roman" w:cs="Times New Roman"/>
          <w:sz w:val="34"/>
          <w:szCs w:val="3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>Wideband</w:t>
      </w:r>
      <w:r>
        <w:rPr>
          <w:rFonts w:ascii="Times New Roman" w:eastAsia="Times New Roman" w:hAnsi="Times New Roman" w:cs="Times New Roman"/>
          <w:sz w:val="34"/>
          <w:szCs w:val="3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>Detection</w:t>
      </w:r>
    </w:p>
    <w:p w14:paraId="63B54FAD" w14:textId="77777777" w:rsidR="00AB2366" w:rsidRDefault="00AB2366">
      <w:pPr>
        <w:spacing w:line="342" w:lineRule="exact"/>
        <w:ind w:left="1800"/>
      </w:pPr>
    </w:p>
    <w:p w14:paraId="3DBE8527" w14:textId="77777777" w:rsidR="00AB2366" w:rsidRDefault="00C044CB">
      <w:pPr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Different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from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Nyquist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wideband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detection,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sub-Nyquist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spectrum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applies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</w:p>
    <w:p w14:paraId="5106F2D2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multi-coset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(MC)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sampling,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multi-rate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(MR)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sampling,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compressed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(CS)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re-</w:t>
      </w:r>
    </w:p>
    <w:p w14:paraId="129E5156" w14:textId="259460BE" w:rsidR="00AB2366" w:rsidRDefault="00C044CB">
      <w:pPr>
        <w:tabs>
          <w:tab w:val="left" w:pos="5107"/>
        </w:tabs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duce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required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sampling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rate.</w:t>
      </w:r>
      <w:r w:rsidR="00C95047"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Before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talking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about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sampling,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first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take</w:t>
      </w:r>
    </w:p>
    <w:p w14:paraId="5EA30B0F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brief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look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MC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sampling.</w:t>
      </w:r>
    </w:p>
    <w:p w14:paraId="2FEC2ED8" w14:textId="77777777" w:rsidR="00AB2366" w:rsidRDefault="00AB2366">
      <w:pPr>
        <w:spacing w:line="200" w:lineRule="exact"/>
        <w:ind w:left="1800"/>
      </w:pPr>
    </w:p>
    <w:p w14:paraId="12CDD9A1" w14:textId="77777777" w:rsidR="00AB2366" w:rsidRDefault="00AB2366">
      <w:pPr>
        <w:spacing w:line="286" w:lineRule="exact"/>
        <w:ind w:left="1800"/>
      </w:pPr>
    </w:p>
    <w:p w14:paraId="7E22C210" w14:textId="77777777" w:rsidR="00AB2366" w:rsidRDefault="00C044CB">
      <w:pPr>
        <w:tabs>
          <w:tab w:val="left" w:pos="2696"/>
        </w:tabs>
        <w:spacing w:line="311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5.4.0.5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Multi-Coset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Sampling</w:t>
      </w:r>
    </w:p>
    <w:p w14:paraId="167BD215" w14:textId="77777777" w:rsidR="00AB2366" w:rsidRDefault="00AB2366">
      <w:pPr>
        <w:spacing w:line="292" w:lineRule="exact"/>
        <w:ind w:left="1800"/>
      </w:pPr>
    </w:p>
    <w:p w14:paraId="27372342" w14:textId="77777777" w:rsidR="00AB2366" w:rsidRDefault="00C044CB">
      <w:pPr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multi-coset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(MC)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sampling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[17]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applies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blocks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parallel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consecutive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samples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with</w:t>
      </w:r>
    </w:p>
    <w:p w14:paraId="0950543A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special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time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offsets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sample,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that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each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channel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has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task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low-rate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sampling.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Then</w:t>
      </w:r>
    </w:p>
    <w:p w14:paraId="69BBDFDA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joint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spectrum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recovery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further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can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performed.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main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difficulty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how</w:t>
      </w:r>
    </w:p>
    <w:p w14:paraId="6787A388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perform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sampling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channel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synchronisation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with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highly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accurate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time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offsets.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quality</w:t>
      </w:r>
    </w:p>
    <w:p w14:paraId="5999837A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specific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offsets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crucial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robustness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its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spectral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reconstruction.</w:t>
      </w:r>
    </w:p>
    <w:p w14:paraId="7155CED0" w14:textId="77777777" w:rsidR="00AB2366" w:rsidRDefault="00AB2366">
      <w:pPr>
        <w:spacing w:line="200" w:lineRule="exact"/>
        <w:ind w:left="1800"/>
      </w:pPr>
    </w:p>
    <w:p w14:paraId="03EBE632" w14:textId="77777777" w:rsidR="00AB2366" w:rsidRDefault="00AB2366">
      <w:pPr>
        <w:spacing w:line="200" w:lineRule="exact"/>
        <w:ind w:left="1800"/>
      </w:pPr>
    </w:p>
    <w:p w14:paraId="0BEABD8C" w14:textId="77777777" w:rsidR="00AB2366" w:rsidRDefault="00AB2366">
      <w:pPr>
        <w:spacing w:line="333" w:lineRule="exact"/>
        <w:ind w:left="1800"/>
      </w:pPr>
    </w:p>
    <w:p w14:paraId="47764BDF" w14:textId="77777777" w:rsidR="00AB2366" w:rsidRDefault="00C044CB">
      <w:pPr>
        <w:spacing w:line="288" w:lineRule="exact"/>
        <w:ind w:left="60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20</w:t>
      </w:r>
    </w:p>
    <w:p w14:paraId="204983B4" w14:textId="77777777" w:rsidR="00AB2366" w:rsidRDefault="00AB2366">
      <w:pPr>
        <w:sectPr w:rsidR="00AB2366">
          <w:pgSz w:w="11905" w:h="16837"/>
          <w:pgMar w:top="0" w:right="0" w:bottom="0" w:left="0" w:header="0" w:footer="0" w:gutter="0"/>
          <w:cols w:space="720"/>
        </w:sectPr>
      </w:pPr>
    </w:p>
    <w:p w14:paraId="3F4E5420" w14:textId="77777777" w:rsidR="00AB2366" w:rsidRDefault="007A10E0">
      <w:pPr>
        <w:spacing w:line="200" w:lineRule="exact"/>
        <w:ind w:left="1799"/>
      </w:pPr>
      <w:r>
        <w:lastRenderedPageBreak/>
        <w:pict w14:anchorId="2BE759E6">
          <v:group id="_x0000_s1069" style="position:absolute;left:0;text-align:left;margin-left:89.25pt;margin-top:121.5pt;width:432.75pt;height:.75pt;z-index:251655680;mso-position-horizontal-relative:page;mso-position-vertical-relative:page" coordorigin="1785,2430" coordsize="8655,15">
            <v:shape id="_x0000_s1070" style="position:absolute;left:7155;top:9749;width:8655;height:0" coordorigin="1785,2430" coordsize="8655,15" path="m1785,2430l1785,2430,1785,2430,1785,2430,1785,2430,1785,2430,1785,2430,1786,2430,1786,2430,1787,2430,1788,2430,1790,2430,1791,2430,1793,2430,1796,2430,1799,2430,1802,2430,1806,2430,1810,2430,1814,2430,1820,2430,1826,2430,1832,2430,1839,2430,1847,2430,1855,2430,1865,2430,1875,2430,1885,2430,1897,2430,1910,2430,1923,2430,1937,2430,1953,2430,1969,2430,1986,2430,2004,2430,2024,2430,2044,2430,2066,2430,2090,2430,2114,2430,2139,2430,2165,2430,2193,2430,2222,2430,2253,2430,2285,2430,2318,2430,2353,2430,2389,2430,2426,2430,2466,2430,2506,2430,2549,2430,2593,2430,2639,2430,2687,2430,2736,2430,2787,2430,2840,2430,2894,2430,2950,2430,3008,2430,3069,2430,3131,2430,3195,2430,3262,2430,3330,2430,3400,2430,3472,2430,3546,2430,3623,2430,3701,2430,3782,2430,3866,2430,3952,2430,4039,2430,4129,2430,4222,2430,4316,2430,4415,2430,4514,2430,4616,2430,4721,2430,4828,2430,4938,2430,5052,2430,5167,2430,5284,2430,5405,2430,5528,2430,5655,2430,5784,2430,5916,2430,6050,2430,6188,2430,6329,2430,6472,2430,6618,2430,6768,2430,6921,2430,7076,2430,7234,2430,7397,2430,7562,2430,7730,2430,7902,2430,8076,2430,8254,2430,8436,2430,8621,2430,8808,2430,9001,2430,9195,2430,9394,2430,9596,2430,9801,2430,10010,2430,10224,2430,10440,2430e" strokeweight=".1pt">
              <v:path arrowok="t"/>
              <o:lock v:ext="edit" verticies="t"/>
            </v:shape>
            <w10:wrap anchorx="page" anchory="page"/>
          </v:group>
        </w:pict>
      </w:r>
    </w:p>
    <w:p w14:paraId="3AFE3142" w14:textId="77777777" w:rsidR="00AB2366" w:rsidRDefault="00AB2366">
      <w:pPr>
        <w:spacing w:line="200" w:lineRule="exact"/>
        <w:ind w:left="1799"/>
      </w:pPr>
    </w:p>
    <w:p w14:paraId="44B47E74" w14:textId="77777777" w:rsidR="00AB2366" w:rsidRDefault="00AB2366">
      <w:pPr>
        <w:spacing w:line="200" w:lineRule="exact"/>
        <w:ind w:left="1799"/>
      </w:pPr>
    </w:p>
    <w:p w14:paraId="5B63FAEF" w14:textId="77777777" w:rsidR="00AB2366" w:rsidRDefault="00AB2366">
      <w:pPr>
        <w:spacing w:line="200" w:lineRule="exact"/>
        <w:ind w:left="1799"/>
      </w:pPr>
    </w:p>
    <w:p w14:paraId="259E9804" w14:textId="77777777" w:rsidR="00AB2366" w:rsidRDefault="00AB2366">
      <w:pPr>
        <w:spacing w:line="200" w:lineRule="exact"/>
        <w:ind w:left="1799"/>
      </w:pPr>
    </w:p>
    <w:p w14:paraId="503A883A" w14:textId="77777777" w:rsidR="00AB2366" w:rsidRDefault="00AB2366">
      <w:pPr>
        <w:spacing w:line="200" w:lineRule="exact"/>
        <w:ind w:left="1799"/>
      </w:pPr>
    </w:p>
    <w:p w14:paraId="7088EA71" w14:textId="77777777" w:rsidR="00AB2366" w:rsidRDefault="00AB2366">
      <w:pPr>
        <w:spacing w:line="200" w:lineRule="exact"/>
        <w:ind w:left="1799"/>
      </w:pPr>
    </w:p>
    <w:p w14:paraId="4F96D4EE" w14:textId="77777777" w:rsidR="00AB2366" w:rsidRDefault="00AB2366">
      <w:pPr>
        <w:spacing w:line="200" w:lineRule="exact"/>
        <w:ind w:left="1799"/>
      </w:pPr>
    </w:p>
    <w:p w14:paraId="68738D3E" w14:textId="77777777" w:rsidR="00AB2366" w:rsidRDefault="00AB2366">
      <w:pPr>
        <w:spacing w:line="200" w:lineRule="exact"/>
        <w:ind w:left="1799"/>
      </w:pPr>
    </w:p>
    <w:p w14:paraId="33FE7B1C" w14:textId="77777777" w:rsidR="00AB2366" w:rsidRDefault="00AB2366">
      <w:pPr>
        <w:spacing w:line="388" w:lineRule="exact"/>
        <w:ind w:left="1799"/>
      </w:pPr>
    </w:p>
    <w:p w14:paraId="44C5B71D" w14:textId="77777777" w:rsidR="00AB2366" w:rsidRDefault="00C044CB">
      <w:pPr>
        <w:spacing w:line="240" w:lineRule="exact"/>
        <w:ind w:left="1804"/>
      </w:pPr>
      <w:bookmarkStart w:id="777" w:name="PageMark32"/>
      <w:bookmarkEnd w:id="777"/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HAPTER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5.</w:t>
      </w:r>
      <w:r>
        <w:rPr>
          <w:rFonts w:ascii="Times New Roman" w:eastAsia="Times New Roman" w:hAnsi="Times New Roman" w:cs="Times New Roman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W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IDEBAND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OGNITIVE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PECTRUM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ENSING</w:t>
      </w:r>
    </w:p>
    <w:p w14:paraId="700EBA7C" w14:textId="77777777" w:rsidR="00AB2366" w:rsidRDefault="00AB2366">
      <w:pPr>
        <w:spacing w:line="394" w:lineRule="exact"/>
        <w:ind w:left="1799"/>
      </w:pPr>
    </w:p>
    <w:p w14:paraId="001516EB" w14:textId="77777777" w:rsidR="00AB2366" w:rsidRDefault="00C044CB">
      <w:pPr>
        <w:tabs>
          <w:tab w:val="left" w:pos="2696"/>
        </w:tabs>
        <w:spacing w:line="311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5.4.0.6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Multi-Rate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Sampling</w:t>
      </w:r>
    </w:p>
    <w:p w14:paraId="441CF031" w14:textId="77777777" w:rsidR="00AB2366" w:rsidRDefault="00AB2366">
      <w:pPr>
        <w:spacing w:line="292" w:lineRule="exact"/>
        <w:ind w:left="1799"/>
      </w:pPr>
    </w:p>
    <w:p w14:paraId="253751D5" w14:textId="77777777" w:rsidR="00AB2366" w:rsidRDefault="00C044CB">
      <w:pPr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multi-rate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(MR)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sampling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[18]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uses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various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sampling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rates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wrap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different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sparse</w:t>
      </w:r>
    </w:p>
    <w:p w14:paraId="564B2B2C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spectrum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onto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individual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channels,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use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joint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sparse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spectrum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recovery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further</w:t>
      </w:r>
    </w:p>
    <w:p w14:paraId="1CC42C2D" w14:textId="6D61D747" w:rsidR="00AB2366" w:rsidRDefault="00C044CB">
      <w:pPr>
        <w:tabs>
          <w:tab w:val="left" w:pos="3639"/>
        </w:tabs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energy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detection.</w:t>
      </w:r>
      <w:r w:rsidR="00C95047"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Time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synchronisation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longer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needed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compared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MC.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But</w:t>
      </w:r>
    </w:p>
    <w:p w14:paraId="2CDF711F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instead,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sacrifice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hardware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cost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parallel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structure,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well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increased</w:t>
      </w:r>
    </w:p>
    <w:p w14:paraId="130383A3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sampling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rate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compared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original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although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MR’s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sampling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rate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still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less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than</w:t>
      </w:r>
    </w:p>
    <w:p w14:paraId="08DDC1BC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Nyquist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rate.</w:t>
      </w:r>
    </w:p>
    <w:p w14:paraId="3E5E01A5" w14:textId="77777777" w:rsidR="00AB2366" w:rsidRDefault="00AB2366">
      <w:pPr>
        <w:spacing w:line="200" w:lineRule="exact"/>
        <w:ind w:left="1799"/>
      </w:pPr>
    </w:p>
    <w:p w14:paraId="3771E132" w14:textId="77777777" w:rsidR="00AB2366" w:rsidRDefault="00AB2366">
      <w:pPr>
        <w:spacing w:line="200" w:lineRule="exact"/>
        <w:ind w:left="1799"/>
      </w:pPr>
    </w:p>
    <w:p w14:paraId="26D9153B" w14:textId="77777777" w:rsidR="00AB2366" w:rsidRDefault="00AB2366">
      <w:pPr>
        <w:spacing w:line="236" w:lineRule="exact"/>
        <w:ind w:left="1799"/>
      </w:pPr>
    </w:p>
    <w:p w14:paraId="711038A5" w14:textId="77777777" w:rsidR="00AB2366" w:rsidRDefault="00C044CB">
      <w:pPr>
        <w:tabs>
          <w:tab w:val="left" w:pos="2574"/>
        </w:tabs>
        <w:spacing w:line="447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>5.5</w:t>
      </w:r>
      <w:r>
        <w:tab/>
      </w:r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>CS</w:t>
      </w:r>
      <w:r>
        <w:rPr>
          <w:rFonts w:ascii="Times New Roman" w:eastAsia="Times New Roman" w:hAnsi="Times New Roman" w:cs="Times New Roman"/>
          <w:sz w:val="34"/>
          <w:szCs w:val="3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>based</w:t>
      </w:r>
      <w:r>
        <w:rPr>
          <w:rFonts w:ascii="Times New Roman" w:eastAsia="Times New Roman" w:hAnsi="Times New Roman" w:cs="Times New Roman"/>
          <w:sz w:val="34"/>
          <w:szCs w:val="3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>Detection</w:t>
      </w:r>
      <w:r>
        <w:rPr>
          <w:rFonts w:ascii="Times New Roman" w:eastAsia="Times New Roman" w:hAnsi="Times New Roman" w:cs="Times New Roman"/>
          <w:sz w:val="34"/>
          <w:szCs w:val="3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>Method</w:t>
      </w:r>
    </w:p>
    <w:p w14:paraId="165A0555" w14:textId="77777777" w:rsidR="00AB2366" w:rsidRDefault="00AB2366">
      <w:pPr>
        <w:spacing w:line="392" w:lineRule="exact"/>
        <w:ind w:left="1799"/>
      </w:pPr>
    </w:p>
    <w:p w14:paraId="168B5D3B" w14:textId="77777777" w:rsidR="00AB2366" w:rsidRDefault="00C044CB">
      <w:pPr>
        <w:tabs>
          <w:tab w:val="left" w:pos="2660"/>
        </w:tabs>
        <w:spacing w:line="37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5.5.1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Introduction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to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Compressive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Spectrum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Sensing</w:t>
      </w:r>
    </w:p>
    <w:p w14:paraId="7B84619E" w14:textId="77777777" w:rsidR="00AB2366" w:rsidRDefault="00AB2366">
      <w:pPr>
        <w:spacing w:line="275" w:lineRule="exact"/>
        <w:ind w:left="1799"/>
      </w:pPr>
    </w:p>
    <w:p w14:paraId="20A1EBA7" w14:textId="77777777" w:rsidR="00AB2366" w:rsidRDefault="00C044CB">
      <w:pPr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Cognitive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spectrum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another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typical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application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suitable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compressed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sensing.</w:t>
      </w:r>
    </w:p>
    <w:p w14:paraId="7EDA25E1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applicability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Compressive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spectrum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(CSS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)mainly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lies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two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aspects:</w:t>
      </w:r>
    </w:p>
    <w:p w14:paraId="11EC1C22" w14:textId="77777777" w:rsidR="00AB2366" w:rsidRDefault="00AB2366">
      <w:pPr>
        <w:spacing w:line="200" w:lineRule="exact"/>
        <w:ind w:left="1799"/>
      </w:pPr>
    </w:p>
    <w:p w14:paraId="29FFED57" w14:textId="77777777" w:rsidR="00AB2366" w:rsidRDefault="00AB2366">
      <w:pPr>
        <w:spacing w:line="286" w:lineRule="exact"/>
        <w:ind w:left="1799"/>
      </w:pPr>
    </w:p>
    <w:p w14:paraId="5A40E3CB" w14:textId="5D8CB22E" w:rsidR="00AB2366" w:rsidRDefault="00C044CB">
      <w:pPr>
        <w:tabs>
          <w:tab w:val="left" w:pos="3548"/>
        </w:tabs>
        <w:spacing w:line="311" w:lineRule="exact"/>
        <w:ind w:left="1800"/>
      </w:pPr>
      <w:r w:rsidRPr="00C95047">
        <w:rPr>
          <w:rFonts w:ascii="Times New Roman" w:eastAsia="Times New Roman" w:hAnsi="Times New Roman" w:cs="Times New Roman"/>
          <w:b/>
          <w:color w:val="000000"/>
          <w:sz w:val="23"/>
          <w:szCs w:val="23"/>
        </w:rPr>
        <w:t>Sampling</w:t>
      </w:r>
      <w:r w:rsidRPr="00C95047">
        <w:rPr>
          <w:rFonts w:ascii="Times New Roman" w:eastAsia="Times New Roman" w:hAnsi="Times New Roman" w:cs="Times New Roman"/>
          <w:b/>
          <w:sz w:val="23"/>
          <w:szCs w:val="23"/>
        </w:rPr>
        <w:t xml:space="preserve"> </w:t>
      </w:r>
      <w:r w:rsidRPr="00C95047">
        <w:rPr>
          <w:rFonts w:ascii="Times New Roman" w:eastAsia="Times New Roman" w:hAnsi="Times New Roman" w:cs="Times New Roman"/>
          <w:b/>
          <w:color w:val="000000"/>
          <w:sz w:val="23"/>
          <w:szCs w:val="23"/>
        </w:rPr>
        <w:t>Rate</w:t>
      </w:r>
      <w:r w:rsidR="00C95047" w:rsidRPr="00C95047">
        <w:rPr>
          <w:rFonts w:ascii="Times New Roman" w:eastAsia="Times New Roman" w:hAnsi="Times New Roman" w:cs="Times New Roman"/>
          <w:b/>
          <w:color w:val="000000"/>
          <w:sz w:val="23"/>
          <w:szCs w:val="23"/>
        </w:rPr>
        <w:t>: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trend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higher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frequency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transmission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also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suitable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cognitive</w:t>
      </w:r>
    </w:p>
    <w:p w14:paraId="066FBDA3" w14:textId="77777777" w:rsidR="00AB2366" w:rsidRDefault="00C044CB">
      <w:pPr>
        <w:spacing w:line="419" w:lineRule="exact"/>
        <w:ind w:left="1799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radio,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which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leads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higher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rate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sampling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rate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receivers.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Thus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it’s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reasonable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develop</w:t>
      </w:r>
    </w:p>
    <w:p w14:paraId="07CAD65B" w14:textId="77777777" w:rsidR="00AB2366" w:rsidRDefault="00C044CB">
      <w:pPr>
        <w:spacing w:line="433" w:lineRule="exact"/>
        <w:ind w:left="1799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spectrum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techniques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reduce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sampling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rate.</w:t>
      </w:r>
    </w:p>
    <w:p w14:paraId="0B8E271F" w14:textId="77777777" w:rsidR="00AB2366" w:rsidRDefault="00AB2366">
      <w:pPr>
        <w:spacing w:line="200" w:lineRule="exact"/>
        <w:ind w:left="1799"/>
      </w:pPr>
    </w:p>
    <w:p w14:paraId="677F7D5E" w14:textId="77777777" w:rsidR="00AB2366" w:rsidRDefault="00AB2366">
      <w:pPr>
        <w:spacing w:line="286" w:lineRule="exact"/>
        <w:ind w:left="1799"/>
      </w:pPr>
    </w:p>
    <w:p w14:paraId="20F96654" w14:textId="799C846C" w:rsidR="00AB2366" w:rsidRDefault="00C044CB">
      <w:pPr>
        <w:tabs>
          <w:tab w:val="left" w:pos="4322"/>
        </w:tabs>
        <w:spacing w:line="311" w:lineRule="exact"/>
        <w:ind w:left="1799"/>
      </w:pPr>
      <w:r w:rsidRPr="00C95047">
        <w:rPr>
          <w:rFonts w:ascii="Times New Roman" w:eastAsia="Times New Roman" w:hAnsi="Times New Roman" w:cs="Times New Roman"/>
          <w:b/>
          <w:color w:val="000000"/>
          <w:sz w:val="23"/>
          <w:szCs w:val="23"/>
        </w:rPr>
        <w:t>Flexibility</w:t>
      </w:r>
      <w:r w:rsidRPr="00C95047">
        <w:rPr>
          <w:rFonts w:ascii="Times New Roman" w:eastAsia="Times New Roman" w:hAnsi="Times New Roman" w:cs="Times New Roman"/>
          <w:b/>
          <w:sz w:val="23"/>
          <w:szCs w:val="23"/>
        </w:rPr>
        <w:t xml:space="preserve"> </w:t>
      </w:r>
      <w:r w:rsidRPr="00C95047">
        <w:rPr>
          <w:rFonts w:ascii="Times New Roman" w:eastAsia="Times New Roman" w:hAnsi="Times New Roman" w:cs="Times New Roman"/>
          <w:b/>
          <w:color w:val="000000"/>
          <w:sz w:val="23"/>
          <w:szCs w:val="23"/>
        </w:rPr>
        <w:t>and</w:t>
      </w:r>
      <w:r w:rsidRPr="00C95047">
        <w:rPr>
          <w:rFonts w:ascii="Times New Roman" w:eastAsia="Times New Roman" w:hAnsi="Times New Roman" w:cs="Times New Roman"/>
          <w:b/>
          <w:sz w:val="23"/>
          <w:szCs w:val="23"/>
        </w:rPr>
        <w:t xml:space="preserve"> </w:t>
      </w:r>
      <w:r w:rsidRPr="00C95047">
        <w:rPr>
          <w:rFonts w:ascii="Times New Roman" w:eastAsia="Times New Roman" w:hAnsi="Times New Roman" w:cs="Times New Roman"/>
          <w:b/>
          <w:color w:val="000000"/>
          <w:sz w:val="23"/>
          <w:szCs w:val="23"/>
        </w:rPr>
        <w:t>Energy</w:t>
      </w:r>
      <w:r w:rsidR="00C95047">
        <w:t>: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cognitive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radio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requires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flexibility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various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types</w:t>
      </w:r>
    </w:p>
    <w:p w14:paraId="1AD75C91" w14:textId="4B579C0F" w:rsidR="00AB2366" w:rsidRDefault="00C044CB">
      <w:pPr>
        <w:tabs>
          <w:tab w:val="left" w:pos="9529"/>
        </w:tabs>
        <w:spacing w:line="419" w:lineRule="exact"/>
        <w:ind w:left="1799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(TV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cell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phone,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satellites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etc)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relatively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wide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bandwidth.</w:t>
      </w:r>
      <w:r w:rsidR="00C95047"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However,</w:t>
      </w:r>
    </w:p>
    <w:p w14:paraId="5306D50E" w14:textId="77777777" w:rsidR="00AB2366" w:rsidRDefault="00C044CB">
      <w:pPr>
        <w:spacing w:line="433" w:lineRule="exact"/>
        <w:ind w:left="1799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normal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wideband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spectrum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uses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filtering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mixing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down-conversion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(then</w:t>
      </w:r>
    </w:p>
    <w:p w14:paraId="482864A2" w14:textId="77777777" w:rsidR="00AB2366" w:rsidRDefault="00C044CB">
      <w:pPr>
        <w:tabs>
          <w:tab w:val="left" w:pos="3771"/>
        </w:tabs>
        <w:spacing w:line="433" w:lineRule="exact"/>
        <w:ind w:left="1799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low-rate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sampling).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approach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require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difficult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analog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implementations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such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adap-</w:t>
      </w:r>
    </w:p>
    <w:p w14:paraId="50A97FEE" w14:textId="77777777" w:rsidR="00AB2366" w:rsidRDefault="00C044CB">
      <w:pPr>
        <w:spacing w:line="433" w:lineRule="exact"/>
        <w:ind w:left="1799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local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oscillator(LO)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filter-banks(FB).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Inversely,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used,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system</w:t>
      </w:r>
    </w:p>
    <w:p w14:paraId="119DA894" w14:textId="77777777" w:rsidR="00AB2366" w:rsidRDefault="00C044CB">
      <w:pPr>
        <w:spacing w:line="433" w:lineRule="exact"/>
        <w:ind w:left="1799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can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get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wider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(frequency)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ranges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without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hardware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FB.</w:t>
      </w:r>
    </w:p>
    <w:p w14:paraId="6858E472" w14:textId="77777777" w:rsidR="00AB2366" w:rsidRDefault="00C044CB">
      <w:pPr>
        <w:spacing w:line="433" w:lineRule="exact"/>
        <w:ind w:left="2151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Therefore,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theCSbecomepopularincognitivespectrumsensing.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Thefigure5.4demon-</w:t>
      </w:r>
    </w:p>
    <w:p w14:paraId="3540C979" w14:textId="77777777" w:rsidR="00AB2366" w:rsidRDefault="00C044CB">
      <w:pPr>
        <w:spacing w:line="433" w:lineRule="exact"/>
        <w:ind w:left="1799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strates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typical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architectures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wideband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spectrum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briefly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analyse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de-</w:t>
      </w:r>
    </w:p>
    <w:p w14:paraId="117DFB8E" w14:textId="77777777" w:rsidR="00AB2366" w:rsidRDefault="00C044CB">
      <w:pPr>
        <w:spacing w:line="433" w:lineRule="exact"/>
        <w:ind w:left="1799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tectors.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similar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architecture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can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also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viewed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chapter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2.</w:t>
      </w:r>
    </w:p>
    <w:p w14:paraId="29282CD6" w14:textId="77777777" w:rsidR="00AB2366" w:rsidRDefault="00AB2366">
      <w:pPr>
        <w:spacing w:line="357" w:lineRule="exact"/>
        <w:ind w:left="1799"/>
      </w:pPr>
    </w:p>
    <w:p w14:paraId="054CD4B4" w14:textId="77777777" w:rsidR="00AB2366" w:rsidRDefault="00C044CB">
      <w:pPr>
        <w:spacing w:line="288" w:lineRule="exact"/>
        <w:ind w:left="60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21</w:t>
      </w:r>
    </w:p>
    <w:p w14:paraId="6F88B163" w14:textId="77777777" w:rsidR="00AB2366" w:rsidRDefault="00AB2366">
      <w:pPr>
        <w:sectPr w:rsidR="00AB2366">
          <w:pgSz w:w="11905" w:h="16837"/>
          <w:pgMar w:top="0" w:right="0" w:bottom="0" w:left="0" w:header="0" w:footer="0" w:gutter="0"/>
          <w:cols w:space="720"/>
        </w:sectPr>
      </w:pPr>
    </w:p>
    <w:p w14:paraId="6A0A256A" w14:textId="77777777" w:rsidR="00AB2366" w:rsidRDefault="007A10E0">
      <w:pPr>
        <w:spacing w:line="200" w:lineRule="exact"/>
        <w:ind w:left="1800"/>
      </w:pPr>
      <w:r>
        <w:lastRenderedPageBreak/>
        <w:pict w14:anchorId="65708AD1">
          <v:group id="_x0000_s1067" style="position:absolute;left:0;text-align:left;margin-left:89.25pt;margin-top:121.5pt;width:432.75pt;height:.75pt;z-index:251656704;mso-position-horizontal-relative:page;mso-position-vertical-relative:page" coordorigin="1785,2430" coordsize="8655,15">
            <v:shape id="_x0000_s1068" style="position:absolute;left:7155;top:9749;width:8655;height:0" coordorigin="1785,2430" coordsize="8655,15" path="m1785,2430l1785,2430,1785,2430,1785,2430,1785,2430,1785,2430,1785,2430,1786,2430,1786,2430,1787,2430,1788,2430,1790,2430,1791,2430,1793,2430,1796,2430,1799,2430,1802,2430,1806,2430,1810,2430,1814,2430,1820,2430,1826,2430,1832,2430,1839,2430,1847,2430,1855,2430,1865,2430,1875,2430,1885,2430,1897,2430,1910,2430,1923,2430,1937,2430,1953,2430,1969,2430,1986,2430,2004,2430,2024,2430,2044,2430,2066,2430,2090,2430,2114,2430,2139,2430,2165,2430,2193,2430,2222,2430,2253,2430,2285,2430,2318,2430,2353,2430,2389,2430,2426,2430,2466,2430,2506,2430,2549,2430,2593,2430,2639,2430,2687,2430,2736,2430,2787,2430,2840,2430,2894,2430,2950,2430,3008,2430,3069,2430,3131,2430,3195,2430,3262,2430,3330,2430,3400,2430,3472,2430,3546,2430,3623,2430,3701,2430,3782,2430,3866,2430,3952,2430,4039,2430,4129,2430,4222,2430,4316,2430,4415,2430,4514,2430,4616,2430,4721,2430,4828,2430,4938,2430,5052,2430,5167,2430,5284,2430,5405,2430,5528,2430,5655,2430,5784,2430,5916,2430,6050,2430,6188,2430,6329,2430,6472,2430,6618,2430,6768,2430,6921,2430,7076,2430,7234,2430,7397,2430,7562,2430,7730,2430,7902,2430,8076,2430,8254,2430,8436,2430,8621,2430,8808,2430,9001,2430,9195,2430,9394,2430,9596,2430,9801,2430,10010,2430,10224,2430,10440,2430e" strokeweight=".1pt">
              <v:path arrowok="t"/>
              <o:lock v:ext="edit" verticies="t"/>
            </v:shape>
            <w10:wrap anchorx="page" anchory="page"/>
          </v:group>
        </w:pict>
      </w:r>
      <w:r>
        <w:pict w14:anchorId="298A71F5">
          <v:shape id="_x0000_s1066" type="#_x0000_t75" style="position:absolute;left:0;text-align:left;margin-left:2in;margin-top:140.25pt;width:324pt;height:209.25pt;z-index:251657728;mso-position-horizontal-relative:page;mso-position-vertical-relative:page">
            <v:imagedata r:id="rId20" o:title=""/>
            <w10:wrap anchorx="page" anchory="page"/>
          </v:shape>
        </w:pict>
      </w:r>
    </w:p>
    <w:p w14:paraId="224A367D" w14:textId="77777777" w:rsidR="00AB2366" w:rsidRDefault="00AB2366">
      <w:pPr>
        <w:spacing w:line="200" w:lineRule="exact"/>
        <w:ind w:left="1800"/>
      </w:pPr>
    </w:p>
    <w:p w14:paraId="1419313B" w14:textId="77777777" w:rsidR="00AB2366" w:rsidRDefault="00AB2366">
      <w:pPr>
        <w:spacing w:line="200" w:lineRule="exact"/>
        <w:ind w:left="1800"/>
      </w:pPr>
    </w:p>
    <w:p w14:paraId="2582536A" w14:textId="77777777" w:rsidR="00AB2366" w:rsidRDefault="00AB2366">
      <w:pPr>
        <w:spacing w:line="200" w:lineRule="exact"/>
        <w:ind w:left="1800"/>
      </w:pPr>
    </w:p>
    <w:p w14:paraId="13C6DF14" w14:textId="77777777" w:rsidR="00AB2366" w:rsidRDefault="00AB2366">
      <w:pPr>
        <w:spacing w:line="200" w:lineRule="exact"/>
        <w:ind w:left="1800"/>
      </w:pPr>
    </w:p>
    <w:p w14:paraId="4F68C660" w14:textId="77777777" w:rsidR="00AB2366" w:rsidRDefault="00AB2366">
      <w:pPr>
        <w:spacing w:line="200" w:lineRule="exact"/>
        <w:ind w:left="1800"/>
      </w:pPr>
    </w:p>
    <w:p w14:paraId="018F2EFD" w14:textId="77777777" w:rsidR="00AB2366" w:rsidRDefault="00AB2366">
      <w:pPr>
        <w:spacing w:line="200" w:lineRule="exact"/>
        <w:ind w:left="1800"/>
      </w:pPr>
    </w:p>
    <w:p w14:paraId="6D0A58C7" w14:textId="77777777" w:rsidR="00AB2366" w:rsidRDefault="00AB2366">
      <w:pPr>
        <w:spacing w:line="200" w:lineRule="exact"/>
        <w:ind w:left="1800"/>
      </w:pPr>
    </w:p>
    <w:p w14:paraId="40FCC554" w14:textId="77777777" w:rsidR="00AB2366" w:rsidRDefault="00AB2366">
      <w:pPr>
        <w:spacing w:line="200" w:lineRule="exact"/>
        <w:ind w:left="1800"/>
      </w:pPr>
    </w:p>
    <w:p w14:paraId="3C2AF046" w14:textId="77777777" w:rsidR="00AB2366" w:rsidRDefault="00AB2366">
      <w:pPr>
        <w:spacing w:line="388" w:lineRule="exact"/>
        <w:ind w:left="1800"/>
      </w:pPr>
    </w:p>
    <w:p w14:paraId="56506F37" w14:textId="77777777" w:rsidR="00AB2366" w:rsidRDefault="00C044CB">
      <w:pPr>
        <w:spacing w:line="240" w:lineRule="exact"/>
        <w:ind w:left="1804"/>
      </w:pPr>
      <w:bookmarkStart w:id="778" w:name="PageMark33"/>
      <w:bookmarkEnd w:id="778"/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HAPTER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5.</w:t>
      </w:r>
      <w:r>
        <w:rPr>
          <w:rFonts w:ascii="Times New Roman" w:eastAsia="Times New Roman" w:hAnsi="Times New Roman" w:cs="Times New Roman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W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IDEBAND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OGNITIVE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PECTRUM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ENSING</w:t>
      </w:r>
    </w:p>
    <w:p w14:paraId="66C77D40" w14:textId="77777777" w:rsidR="00AB2366" w:rsidRDefault="00AB2366">
      <w:pPr>
        <w:spacing w:line="200" w:lineRule="exact"/>
        <w:ind w:left="1800"/>
      </w:pPr>
    </w:p>
    <w:p w14:paraId="0E1CEC26" w14:textId="77777777" w:rsidR="00AB2366" w:rsidRDefault="00AB2366">
      <w:pPr>
        <w:spacing w:line="200" w:lineRule="exact"/>
        <w:ind w:left="1800"/>
      </w:pPr>
    </w:p>
    <w:p w14:paraId="069C36DD" w14:textId="77777777" w:rsidR="00AB2366" w:rsidRDefault="00AB2366">
      <w:pPr>
        <w:spacing w:line="200" w:lineRule="exact"/>
        <w:ind w:left="1800"/>
      </w:pPr>
    </w:p>
    <w:p w14:paraId="31F17395" w14:textId="77777777" w:rsidR="00AB2366" w:rsidRDefault="00AB2366">
      <w:pPr>
        <w:spacing w:line="200" w:lineRule="exact"/>
        <w:ind w:left="1800"/>
      </w:pPr>
    </w:p>
    <w:p w14:paraId="16EBF6EB" w14:textId="77777777" w:rsidR="00AB2366" w:rsidRDefault="00AB2366">
      <w:pPr>
        <w:spacing w:line="200" w:lineRule="exact"/>
        <w:ind w:left="1800"/>
      </w:pPr>
    </w:p>
    <w:p w14:paraId="756C5C66" w14:textId="77777777" w:rsidR="00AB2366" w:rsidRDefault="00AB2366">
      <w:pPr>
        <w:spacing w:line="200" w:lineRule="exact"/>
        <w:ind w:left="1800"/>
      </w:pPr>
    </w:p>
    <w:p w14:paraId="5921BCC0" w14:textId="77777777" w:rsidR="00AB2366" w:rsidRDefault="00AB2366">
      <w:pPr>
        <w:spacing w:line="200" w:lineRule="exact"/>
        <w:ind w:left="1800"/>
      </w:pPr>
    </w:p>
    <w:p w14:paraId="7E52E9CA" w14:textId="77777777" w:rsidR="00AB2366" w:rsidRDefault="00AB2366">
      <w:pPr>
        <w:spacing w:line="200" w:lineRule="exact"/>
        <w:ind w:left="1800"/>
      </w:pPr>
    </w:p>
    <w:p w14:paraId="4DDFD4A1" w14:textId="77777777" w:rsidR="00AB2366" w:rsidRDefault="00AB2366">
      <w:pPr>
        <w:spacing w:line="200" w:lineRule="exact"/>
        <w:ind w:left="1800"/>
      </w:pPr>
    </w:p>
    <w:p w14:paraId="1EED1435" w14:textId="77777777" w:rsidR="00AB2366" w:rsidRDefault="00AB2366">
      <w:pPr>
        <w:spacing w:line="200" w:lineRule="exact"/>
        <w:ind w:left="1800"/>
      </w:pPr>
    </w:p>
    <w:p w14:paraId="082D086E" w14:textId="77777777" w:rsidR="00AB2366" w:rsidRDefault="00AB2366">
      <w:pPr>
        <w:spacing w:line="200" w:lineRule="exact"/>
        <w:ind w:left="1800"/>
      </w:pPr>
    </w:p>
    <w:p w14:paraId="42A908E7" w14:textId="77777777" w:rsidR="00AB2366" w:rsidRDefault="00AB2366">
      <w:pPr>
        <w:spacing w:line="200" w:lineRule="exact"/>
        <w:ind w:left="1800"/>
      </w:pPr>
    </w:p>
    <w:p w14:paraId="69C74E72" w14:textId="77777777" w:rsidR="00AB2366" w:rsidRDefault="00AB2366">
      <w:pPr>
        <w:spacing w:line="200" w:lineRule="exact"/>
        <w:ind w:left="1800"/>
      </w:pPr>
    </w:p>
    <w:p w14:paraId="1E196506" w14:textId="77777777" w:rsidR="00AB2366" w:rsidRDefault="00AB2366">
      <w:pPr>
        <w:spacing w:line="200" w:lineRule="exact"/>
        <w:ind w:left="1800"/>
      </w:pPr>
    </w:p>
    <w:p w14:paraId="4F456973" w14:textId="77777777" w:rsidR="00AB2366" w:rsidRDefault="00AB2366">
      <w:pPr>
        <w:spacing w:line="200" w:lineRule="exact"/>
        <w:ind w:left="1800"/>
      </w:pPr>
    </w:p>
    <w:p w14:paraId="34EB4B8D" w14:textId="77777777" w:rsidR="00AB2366" w:rsidRDefault="00AB2366">
      <w:pPr>
        <w:spacing w:line="200" w:lineRule="exact"/>
        <w:ind w:left="1800"/>
      </w:pPr>
    </w:p>
    <w:p w14:paraId="41BE33D8" w14:textId="77777777" w:rsidR="00AB2366" w:rsidRDefault="00AB2366">
      <w:pPr>
        <w:spacing w:line="200" w:lineRule="exact"/>
        <w:ind w:left="1800"/>
      </w:pPr>
    </w:p>
    <w:p w14:paraId="38D7B438" w14:textId="77777777" w:rsidR="00AB2366" w:rsidRDefault="00AB2366">
      <w:pPr>
        <w:spacing w:line="200" w:lineRule="exact"/>
        <w:ind w:left="1800"/>
      </w:pPr>
    </w:p>
    <w:p w14:paraId="46299E83" w14:textId="77777777" w:rsidR="00AB2366" w:rsidRDefault="00AB2366">
      <w:pPr>
        <w:spacing w:line="200" w:lineRule="exact"/>
        <w:ind w:left="1800"/>
      </w:pPr>
    </w:p>
    <w:p w14:paraId="45B2DD15" w14:textId="77777777" w:rsidR="00AB2366" w:rsidRDefault="00AB2366">
      <w:pPr>
        <w:spacing w:line="200" w:lineRule="exact"/>
        <w:ind w:left="1800"/>
      </w:pPr>
    </w:p>
    <w:p w14:paraId="79D85221" w14:textId="77777777" w:rsidR="00AB2366" w:rsidRDefault="00AB2366">
      <w:pPr>
        <w:spacing w:line="200" w:lineRule="exact"/>
        <w:ind w:left="1800"/>
      </w:pPr>
    </w:p>
    <w:p w14:paraId="7AD3C494" w14:textId="77777777" w:rsidR="00AB2366" w:rsidRDefault="00AB2366">
      <w:pPr>
        <w:spacing w:line="200" w:lineRule="exact"/>
        <w:ind w:left="1800"/>
      </w:pPr>
    </w:p>
    <w:p w14:paraId="29296711" w14:textId="77777777" w:rsidR="00AB2366" w:rsidRDefault="00AB2366">
      <w:pPr>
        <w:spacing w:line="200" w:lineRule="exact"/>
        <w:ind w:left="1800"/>
      </w:pPr>
    </w:p>
    <w:p w14:paraId="3463B00C" w14:textId="77777777" w:rsidR="00AB2366" w:rsidRDefault="00AB2366">
      <w:pPr>
        <w:spacing w:line="371" w:lineRule="exact"/>
        <w:ind w:left="1800"/>
      </w:pPr>
    </w:p>
    <w:p w14:paraId="6F659107" w14:textId="657C2DDB" w:rsidR="00AB2366" w:rsidRDefault="00C044CB">
      <w:pPr>
        <w:tabs>
          <w:tab w:val="left" w:pos="2981"/>
          <w:tab w:val="left" w:pos="9416"/>
        </w:tabs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Figure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5.4: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Block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diagrams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compressive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wideband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architectures:</w:t>
      </w:r>
      <w:r w:rsidR="00C95047"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random</w:t>
      </w:r>
    </w:p>
    <w:p w14:paraId="26799D20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demodulation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detector;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modulated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wideband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converter-based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detector</w:t>
      </w:r>
    </w:p>
    <w:p w14:paraId="228D978A" w14:textId="77777777" w:rsidR="00AB2366" w:rsidRDefault="00AB2366">
      <w:pPr>
        <w:spacing w:line="354" w:lineRule="exact"/>
        <w:ind w:left="1800"/>
      </w:pPr>
    </w:p>
    <w:p w14:paraId="2CFB447A" w14:textId="77777777" w:rsidR="00AB2366" w:rsidRDefault="00C044CB">
      <w:pPr>
        <w:tabs>
          <w:tab w:val="left" w:pos="2660"/>
        </w:tabs>
        <w:spacing w:line="37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5.5.2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Compressive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Detectors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Overview</w:t>
      </w:r>
    </w:p>
    <w:p w14:paraId="3E7ED0C4" w14:textId="77777777" w:rsidR="00AB2366" w:rsidRDefault="00AB2366">
      <w:pPr>
        <w:spacing w:line="267" w:lineRule="exact"/>
        <w:ind w:left="1800"/>
      </w:pPr>
    </w:p>
    <w:p w14:paraId="221BBDE1" w14:textId="77777777" w:rsidR="00AB2366" w:rsidRDefault="00C044CB">
      <w:pPr>
        <w:tabs>
          <w:tab w:val="left" w:pos="2696"/>
        </w:tabs>
        <w:spacing w:line="311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5.5.2.1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Demodulation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Detector</w:t>
      </w:r>
    </w:p>
    <w:p w14:paraId="1D502FF1" w14:textId="77777777" w:rsidR="00AB2366" w:rsidRDefault="00AB2366">
      <w:pPr>
        <w:spacing w:line="292" w:lineRule="exact"/>
        <w:ind w:left="1800"/>
      </w:pPr>
    </w:p>
    <w:p w14:paraId="284BE3CE" w14:textId="77777777" w:rsidR="00AB2366" w:rsidRDefault="00C044CB">
      <w:pPr>
        <w:tabs>
          <w:tab w:val="left" w:pos="2519"/>
          <w:tab w:val="left" w:pos="3239"/>
          <w:tab w:val="left" w:pos="4118"/>
          <w:tab w:val="left" w:pos="4506"/>
          <w:tab w:val="left" w:pos="6743"/>
          <w:tab w:val="left" w:pos="7330"/>
          <w:tab w:val="left" w:pos="7970"/>
          <w:tab w:val="left" w:pos="8836"/>
          <w:tab w:val="left" w:pos="9279"/>
          <w:tab w:val="left" w:pos="9959"/>
          <w:tab w:val="left" w:pos="10214"/>
        </w:tabs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Figure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5.4.(a)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presents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random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demodulation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(RD)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based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detector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[9],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which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</w:t>
      </w:r>
    </w:p>
    <w:p w14:paraId="026F129B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analog-to-information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converter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(AIC)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finite-length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discrete-time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signals,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con-</w:t>
      </w:r>
    </w:p>
    <w:p w14:paraId="7A2983B2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sists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pseudorandom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wave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generator,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mixer,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low-rate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ADC.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detailed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archi-</w:t>
      </w:r>
    </w:p>
    <w:p w14:paraId="25AE3722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tecture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introduced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chapter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reconstruction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sampled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data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involves</w:t>
      </w:r>
    </w:p>
    <w:p w14:paraId="2785DA4F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l1-norm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minimization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(e.g.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BP,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LASSO)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greedy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method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(e.g.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OMP).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design</w:t>
      </w:r>
    </w:p>
    <w:p w14:paraId="5514E310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simple,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but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easily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affected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model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mismatches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design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imperfections.</w:t>
      </w:r>
    </w:p>
    <w:p w14:paraId="1D57B8E7" w14:textId="77777777" w:rsidR="00AB2366" w:rsidRDefault="00AB2366">
      <w:pPr>
        <w:spacing w:line="200" w:lineRule="exact"/>
        <w:ind w:left="1800"/>
      </w:pPr>
    </w:p>
    <w:p w14:paraId="495D3276" w14:textId="77777777" w:rsidR="00AB2366" w:rsidRDefault="00AB2366">
      <w:pPr>
        <w:spacing w:line="286" w:lineRule="exact"/>
        <w:ind w:left="1800"/>
      </w:pPr>
    </w:p>
    <w:p w14:paraId="1765A9B8" w14:textId="77777777" w:rsidR="00AB2366" w:rsidRDefault="00C044CB">
      <w:pPr>
        <w:tabs>
          <w:tab w:val="left" w:pos="2696"/>
        </w:tabs>
        <w:spacing w:line="311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5.5.2.2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Modulated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Wideband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Converter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Detector</w:t>
      </w:r>
    </w:p>
    <w:p w14:paraId="322CAAF2" w14:textId="77777777" w:rsidR="00AB2366" w:rsidRDefault="00AB2366">
      <w:pPr>
        <w:spacing w:line="292" w:lineRule="exact"/>
        <w:ind w:left="1800"/>
      </w:pPr>
    </w:p>
    <w:p w14:paraId="76A6DB1B" w14:textId="77777777" w:rsidR="00AB2366" w:rsidRDefault="00C044CB">
      <w:pPr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Figure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5.4.(b)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displays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modulated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wideband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converter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(MWC)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[19]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</w:p>
    <w:p w14:paraId="7A3088CD" w14:textId="35B89615" w:rsidR="00AB2366" w:rsidRDefault="00C044CB">
      <w:pPr>
        <w:tabs>
          <w:tab w:val="left" w:pos="8192"/>
        </w:tabs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case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where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multichannel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designed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detected.</w:t>
      </w:r>
      <w:r w:rsidR="00C95047"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MWC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can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con-</w:t>
      </w:r>
    </w:p>
    <w:p w14:paraId="32FD1330" w14:textId="2E183A68" w:rsidR="00AB2366" w:rsidRDefault="00C044CB">
      <w:pPr>
        <w:tabs>
          <w:tab w:val="left" w:pos="10068"/>
        </w:tabs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sidered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parallel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structure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RD,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its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architecture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introduced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chapter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2.</w:t>
      </w:r>
      <w:r w:rsidR="00C95047"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</w:p>
    <w:p w14:paraId="31D5F5E0" w14:textId="77777777" w:rsidR="00AB2366" w:rsidRDefault="00AB2366">
      <w:pPr>
        <w:spacing w:line="200" w:lineRule="exact"/>
        <w:ind w:left="1800"/>
      </w:pPr>
    </w:p>
    <w:p w14:paraId="78465941" w14:textId="77777777" w:rsidR="00AB2366" w:rsidRDefault="00AB2366">
      <w:pPr>
        <w:spacing w:line="366" w:lineRule="exact"/>
        <w:ind w:left="1800"/>
      </w:pPr>
    </w:p>
    <w:p w14:paraId="3DDB0C5F" w14:textId="77777777" w:rsidR="00AB2366" w:rsidRDefault="00C044CB">
      <w:pPr>
        <w:spacing w:line="288" w:lineRule="exact"/>
        <w:ind w:left="60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22</w:t>
      </w:r>
    </w:p>
    <w:p w14:paraId="177678CC" w14:textId="77777777" w:rsidR="00AB2366" w:rsidRDefault="00AB2366">
      <w:pPr>
        <w:sectPr w:rsidR="00AB2366">
          <w:pgSz w:w="11905" w:h="16837"/>
          <w:pgMar w:top="0" w:right="0" w:bottom="0" w:left="0" w:header="0" w:footer="0" w:gutter="0"/>
          <w:cols w:space="720"/>
        </w:sectPr>
      </w:pPr>
    </w:p>
    <w:p w14:paraId="3704ED3F" w14:textId="77777777" w:rsidR="00AB2366" w:rsidRDefault="007A10E0">
      <w:pPr>
        <w:spacing w:line="200" w:lineRule="exact"/>
        <w:ind w:left="1800"/>
      </w:pPr>
      <w:r>
        <w:lastRenderedPageBreak/>
        <w:pict w14:anchorId="3F428B69">
          <v:group id="_x0000_s1064" style="position:absolute;left:0;text-align:left;margin-left:89.25pt;margin-top:121.5pt;width:432.75pt;height:.75pt;z-index:251658752;mso-position-horizontal-relative:page;mso-position-vertical-relative:page" coordorigin="1785,2430" coordsize="8655,15">
            <v:shape id="_x0000_s1065" style="position:absolute;left:7155;top:9749;width:8655;height:0" coordorigin="1785,2430" coordsize="8655,15" path="m1785,2430l1785,2430,1785,2430,1785,2430,1785,2430,1785,2430,1785,2430,1786,2430,1786,2430,1787,2430,1788,2430,1790,2430,1791,2430,1793,2430,1796,2430,1799,2430,1802,2430,1806,2430,1810,2430,1814,2430,1820,2430,1826,2430,1832,2430,1839,2430,1847,2430,1855,2430,1865,2430,1875,2430,1885,2430,1897,2430,1910,2430,1923,2430,1937,2430,1953,2430,1969,2430,1986,2430,2004,2430,2024,2430,2044,2430,2066,2430,2090,2430,2114,2430,2139,2430,2165,2430,2193,2430,2222,2430,2253,2430,2285,2430,2318,2430,2353,2430,2389,2430,2426,2430,2466,2430,2506,2430,2549,2430,2593,2430,2639,2430,2687,2430,2736,2430,2787,2430,2840,2430,2894,2430,2950,2430,3008,2430,3069,2430,3131,2430,3195,2430,3262,2430,3330,2430,3400,2430,3472,2430,3546,2430,3623,2430,3701,2430,3782,2430,3866,2430,3952,2430,4039,2430,4129,2430,4222,2430,4316,2430,4415,2430,4514,2430,4616,2430,4721,2430,4828,2430,4938,2430,5052,2430,5167,2430,5284,2430,5405,2430,5528,2430,5655,2430,5784,2430,5916,2430,6050,2430,6188,2430,6329,2430,6472,2430,6618,2430,6768,2430,6921,2430,7076,2430,7234,2430,7397,2430,7562,2430,7730,2430,7902,2430,8076,2430,8254,2430,8436,2430,8621,2430,8808,2430,9001,2430,9195,2430,9394,2430,9596,2430,9801,2430,10010,2430,10224,2430,10440,2430e" strokeweight=".1pt">
              <v:path arrowok="t"/>
              <o:lock v:ext="edit" verticies="t"/>
            </v:shape>
            <w10:wrap anchorx="page" anchory="page"/>
          </v:group>
        </w:pict>
      </w:r>
    </w:p>
    <w:p w14:paraId="530E5A22" w14:textId="77777777" w:rsidR="00AB2366" w:rsidRDefault="00AB2366">
      <w:pPr>
        <w:spacing w:line="200" w:lineRule="exact"/>
        <w:ind w:left="1800"/>
      </w:pPr>
    </w:p>
    <w:p w14:paraId="68A4B8CB" w14:textId="77777777" w:rsidR="00AB2366" w:rsidRDefault="00AB2366">
      <w:pPr>
        <w:spacing w:line="200" w:lineRule="exact"/>
        <w:ind w:left="1800"/>
      </w:pPr>
    </w:p>
    <w:p w14:paraId="125239E9" w14:textId="77777777" w:rsidR="00AB2366" w:rsidRDefault="00AB2366">
      <w:pPr>
        <w:spacing w:line="200" w:lineRule="exact"/>
        <w:ind w:left="1800"/>
      </w:pPr>
    </w:p>
    <w:p w14:paraId="77846447" w14:textId="77777777" w:rsidR="00AB2366" w:rsidRDefault="00AB2366">
      <w:pPr>
        <w:spacing w:line="200" w:lineRule="exact"/>
        <w:ind w:left="1800"/>
      </w:pPr>
    </w:p>
    <w:p w14:paraId="2D07E052" w14:textId="77777777" w:rsidR="00AB2366" w:rsidRDefault="00AB2366">
      <w:pPr>
        <w:spacing w:line="200" w:lineRule="exact"/>
        <w:ind w:left="1800"/>
      </w:pPr>
    </w:p>
    <w:p w14:paraId="22356C41" w14:textId="77777777" w:rsidR="00AB2366" w:rsidRDefault="00AB2366">
      <w:pPr>
        <w:spacing w:line="200" w:lineRule="exact"/>
        <w:ind w:left="1800"/>
      </w:pPr>
    </w:p>
    <w:p w14:paraId="7686B182" w14:textId="77777777" w:rsidR="00AB2366" w:rsidRDefault="00AB2366">
      <w:pPr>
        <w:spacing w:line="200" w:lineRule="exact"/>
        <w:ind w:left="1800"/>
      </w:pPr>
    </w:p>
    <w:p w14:paraId="2854B566" w14:textId="77777777" w:rsidR="00AB2366" w:rsidRDefault="00AB2366">
      <w:pPr>
        <w:spacing w:line="200" w:lineRule="exact"/>
        <w:ind w:left="1800"/>
      </w:pPr>
    </w:p>
    <w:p w14:paraId="54BFD68E" w14:textId="77777777" w:rsidR="00AB2366" w:rsidRDefault="00AB2366">
      <w:pPr>
        <w:spacing w:line="388" w:lineRule="exact"/>
        <w:ind w:left="1800"/>
      </w:pPr>
    </w:p>
    <w:p w14:paraId="5E96F0E2" w14:textId="77777777" w:rsidR="00AB2366" w:rsidRDefault="00C044CB">
      <w:pPr>
        <w:spacing w:line="240" w:lineRule="exact"/>
        <w:ind w:left="1804"/>
      </w:pPr>
      <w:bookmarkStart w:id="779" w:name="PageMark34"/>
      <w:bookmarkEnd w:id="779"/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HAPTER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5.</w:t>
      </w:r>
      <w:r>
        <w:rPr>
          <w:rFonts w:ascii="Times New Roman" w:eastAsia="Times New Roman" w:hAnsi="Times New Roman" w:cs="Times New Roman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W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IDEBAND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OGNITIVE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PECTRUM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ENSING</w:t>
      </w:r>
    </w:p>
    <w:p w14:paraId="5FA3EC23" w14:textId="77777777" w:rsidR="00AB2366" w:rsidRDefault="00AB2366">
      <w:pPr>
        <w:spacing w:line="200" w:lineRule="exact"/>
        <w:ind w:left="1800"/>
      </w:pPr>
    </w:p>
    <w:p w14:paraId="2EA6D2FB" w14:textId="77777777" w:rsidR="00AB2366" w:rsidRDefault="00AB2366">
      <w:pPr>
        <w:spacing w:line="202" w:lineRule="exact"/>
        <w:ind w:left="1800"/>
      </w:pPr>
    </w:p>
    <w:p w14:paraId="50F8BFF9" w14:textId="77777777" w:rsidR="00AB2366" w:rsidRDefault="00C044CB">
      <w:pPr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reconstruction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MWC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involves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multiple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measurement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vector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(MMV)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sparse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recovery</w:t>
      </w:r>
    </w:p>
    <w:p w14:paraId="71E996A9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which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exploits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fact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that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columns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original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spectrum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coefficients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share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same</w:t>
      </w:r>
    </w:p>
    <w:p w14:paraId="2945BE1E" w14:textId="77777777" w:rsidR="00AB2366" w:rsidRDefault="00C044CB">
      <w:pPr>
        <w:tabs>
          <w:tab w:val="left" w:pos="3496"/>
        </w:tabs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sparsity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pattern.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Compared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RD,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MWC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provides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robustness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against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noise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</w:p>
    <w:p w14:paraId="739B4DF3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model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mismatches.</w:t>
      </w:r>
    </w:p>
    <w:p w14:paraId="280A674E" w14:textId="77777777" w:rsidR="00AB2366" w:rsidRDefault="00AB2366">
      <w:pPr>
        <w:spacing w:line="200" w:lineRule="exact"/>
        <w:ind w:left="1800"/>
      </w:pPr>
    </w:p>
    <w:p w14:paraId="3229D0E9" w14:textId="77777777" w:rsidR="00AB2366" w:rsidRDefault="00AB2366">
      <w:pPr>
        <w:spacing w:line="286" w:lineRule="exact"/>
        <w:ind w:left="1800"/>
      </w:pPr>
    </w:p>
    <w:p w14:paraId="09404F9E" w14:textId="77777777" w:rsidR="00AB2366" w:rsidRDefault="00C044CB">
      <w:pPr>
        <w:tabs>
          <w:tab w:val="left" w:pos="2696"/>
        </w:tabs>
        <w:spacing w:line="311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5.5.2.3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Cooperative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Compressive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Spectrum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</w:t>
      </w:r>
    </w:p>
    <w:p w14:paraId="033B1321" w14:textId="77777777" w:rsidR="00AB2366" w:rsidRDefault="00AB2366">
      <w:pPr>
        <w:spacing w:line="292" w:lineRule="exact"/>
        <w:ind w:left="1800"/>
      </w:pPr>
    </w:p>
    <w:p w14:paraId="0C598B58" w14:textId="77777777" w:rsidR="00AB2366" w:rsidRDefault="00C044CB">
      <w:pPr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Cooperativeversionsofspectrumsensingisanopenissue,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whichaimsatsolvingthehidden</w:t>
      </w:r>
    </w:p>
    <w:p w14:paraId="624364D8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terminal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problem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[10]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improve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accuracy.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cooperative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version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compres-</w:t>
      </w:r>
    </w:p>
    <w:p w14:paraId="4E8093F1" w14:textId="037D6876" w:rsidR="00AB2366" w:rsidRDefault="00C044CB">
      <w:pPr>
        <w:tabs>
          <w:tab w:val="left" w:pos="7043"/>
        </w:tabs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wideband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have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been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developed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[20,21].</w:t>
      </w:r>
      <w:r w:rsidR="00C95047"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Here,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individual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radios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can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make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</w:p>
    <w:p w14:paraId="35B85B2B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local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decision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about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presence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absence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primary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user,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these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results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can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then</w:t>
      </w:r>
    </w:p>
    <w:p w14:paraId="7C8E598F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fused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centralised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decentralised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manner.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However,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greater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cooperation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gain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can</w:t>
      </w:r>
    </w:p>
    <w:p w14:paraId="7C0EB416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achieved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fusing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all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compressed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measurements,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again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centralised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decen-</w:t>
      </w:r>
    </w:p>
    <w:p w14:paraId="5B1FBAFC" w14:textId="77777777" w:rsidR="00AB2366" w:rsidRDefault="00C044CB">
      <w:pPr>
        <w:tabs>
          <w:tab w:val="left" w:pos="3488"/>
        </w:tabs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tralised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manner.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general,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such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measurement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fusion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requires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that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each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cognitive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radio</w:t>
      </w:r>
    </w:p>
    <w:p w14:paraId="6B552D49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knows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channel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state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information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(CSI)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from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all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primary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users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itself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[20],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which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</w:p>
    <w:p w14:paraId="3DB73E42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cumbersome.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But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recent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extensions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show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that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measurement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fusion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can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also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carried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out</w:t>
      </w:r>
    </w:p>
    <w:p w14:paraId="39DC43D1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without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CSI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knowledge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[22].</w:t>
      </w:r>
    </w:p>
    <w:p w14:paraId="52227A99" w14:textId="77777777" w:rsidR="00AB2366" w:rsidRDefault="00AB2366">
      <w:pPr>
        <w:spacing w:line="200" w:lineRule="exact"/>
        <w:ind w:left="1800"/>
      </w:pPr>
    </w:p>
    <w:p w14:paraId="0FC618FA" w14:textId="77777777" w:rsidR="00AB2366" w:rsidRDefault="00AB2366">
      <w:pPr>
        <w:spacing w:line="345" w:lineRule="exact"/>
        <w:ind w:left="1800"/>
      </w:pPr>
    </w:p>
    <w:p w14:paraId="3DB8D6AF" w14:textId="77777777" w:rsidR="00AB2366" w:rsidRDefault="00C044CB">
      <w:pPr>
        <w:tabs>
          <w:tab w:val="left" w:pos="2660"/>
        </w:tabs>
        <w:spacing w:line="37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5.5.3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An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Instance: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CS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based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Cognitive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Radar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System</w:t>
      </w:r>
    </w:p>
    <w:p w14:paraId="7710C353" w14:textId="77777777" w:rsidR="00AB2366" w:rsidRDefault="00AB2366">
      <w:pPr>
        <w:spacing w:line="275" w:lineRule="exact"/>
        <w:ind w:left="1800"/>
      </w:pPr>
    </w:p>
    <w:p w14:paraId="5922397E" w14:textId="77777777" w:rsidR="00AB2366" w:rsidRDefault="00C044CB">
      <w:pPr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[23]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embedded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enhance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performance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cognitive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radar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that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use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wide</w:t>
      </w:r>
    </w:p>
    <w:p w14:paraId="110477CF" w14:textId="77777777" w:rsidR="00AB2366" w:rsidRDefault="00C044CB">
      <w:pPr>
        <w:tabs>
          <w:tab w:val="left" w:pos="8320"/>
        </w:tabs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operating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frequency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bandwidths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spectrum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sharing.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compressive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cog-</w:t>
      </w:r>
    </w:p>
    <w:p w14:paraId="7374FC4A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nitive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radar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utilises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typical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techniques,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including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random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demodulation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(RD)</w:t>
      </w:r>
    </w:p>
    <w:p w14:paraId="69FF96A5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acquiring,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basis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pursuit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de-noising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(BPDN)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algorithm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discrete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cosine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basis</w:t>
      </w:r>
    </w:p>
    <w:p w14:paraId="0D432A36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(DCT)forsparsereconstruction,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andclassicalenergydetector(ED)forhypothesisanalysis.</w:t>
      </w:r>
    </w:p>
    <w:p w14:paraId="64B70D2A" w14:textId="77777777" w:rsidR="00AB2366" w:rsidRDefault="00C044CB">
      <w:pPr>
        <w:spacing w:line="433" w:lineRule="exact"/>
        <w:ind w:left="2151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experimental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results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figure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5.5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shows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radar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has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appealing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perfor-</w:t>
      </w:r>
    </w:p>
    <w:p w14:paraId="5D810343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mance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low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sampling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rate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(using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only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&lt;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30%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total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samples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original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signal)</w:t>
      </w:r>
    </w:p>
    <w:p w14:paraId="3966F69C" w14:textId="6075E017" w:rsidR="00AB2366" w:rsidRDefault="00C044CB">
      <w:pPr>
        <w:tabs>
          <w:tab w:val="left" w:pos="6176"/>
        </w:tabs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low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error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high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SNR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cases.</w:t>
      </w:r>
      <w:r w:rsidR="00C95047"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But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low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SNR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environment,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proposed</w:t>
      </w:r>
    </w:p>
    <w:p w14:paraId="3E0F8D46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system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still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struggles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suffers.</w:t>
      </w:r>
    </w:p>
    <w:p w14:paraId="75AB7EA8" w14:textId="77777777" w:rsidR="00AB2366" w:rsidRDefault="00AB2366">
      <w:pPr>
        <w:spacing w:line="338" w:lineRule="exact"/>
        <w:ind w:left="1800"/>
      </w:pPr>
    </w:p>
    <w:p w14:paraId="4F26F721" w14:textId="77777777" w:rsidR="00AB2366" w:rsidRDefault="00C044CB">
      <w:pPr>
        <w:spacing w:line="288" w:lineRule="exact"/>
        <w:ind w:left="60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23</w:t>
      </w:r>
    </w:p>
    <w:p w14:paraId="24E38FD2" w14:textId="77777777" w:rsidR="00AB2366" w:rsidRDefault="00AB2366">
      <w:pPr>
        <w:sectPr w:rsidR="00AB2366">
          <w:pgSz w:w="11905" w:h="16837"/>
          <w:pgMar w:top="0" w:right="0" w:bottom="0" w:left="0" w:header="0" w:footer="0" w:gutter="0"/>
          <w:cols w:space="720"/>
        </w:sectPr>
      </w:pPr>
    </w:p>
    <w:p w14:paraId="4911352B" w14:textId="77777777" w:rsidR="00AB2366" w:rsidRDefault="007A10E0">
      <w:pPr>
        <w:spacing w:line="200" w:lineRule="exact"/>
        <w:ind w:left="1800"/>
      </w:pPr>
      <w:r>
        <w:lastRenderedPageBreak/>
        <w:pict w14:anchorId="76EB18F4">
          <v:group id="_x0000_s1062" style="position:absolute;left:0;text-align:left;margin-left:89.25pt;margin-top:121.5pt;width:432.75pt;height:.75pt;z-index:251659776;mso-position-horizontal-relative:page;mso-position-vertical-relative:page" coordorigin="1785,2430" coordsize="8655,15">
            <v:shape id="_x0000_s1063" style="position:absolute;left:7155;top:9749;width:8655;height:0" coordorigin="1785,2430" coordsize="8655,15" path="m1785,2430l1785,2430,1785,2430,1785,2430,1785,2430,1785,2430,1785,2430,1786,2430,1786,2430,1787,2430,1788,2430,1790,2430,1791,2430,1793,2430,1796,2430,1799,2430,1802,2430,1806,2430,1810,2430,1814,2430,1820,2430,1826,2430,1832,2430,1839,2430,1847,2430,1855,2430,1865,2430,1875,2430,1885,2430,1897,2430,1910,2430,1923,2430,1937,2430,1953,2430,1969,2430,1986,2430,2004,2430,2024,2430,2044,2430,2066,2430,2090,2430,2114,2430,2139,2430,2165,2430,2193,2430,2222,2430,2253,2430,2285,2430,2318,2430,2353,2430,2389,2430,2426,2430,2466,2430,2506,2430,2549,2430,2593,2430,2639,2430,2687,2430,2736,2430,2787,2430,2840,2430,2894,2430,2950,2430,3008,2430,3069,2430,3131,2430,3195,2430,3262,2430,3330,2430,3400,2430,3472,2430,3546,2430,3623,2430,3701,2430,3782,2430,3866,2430,3952,2430,4039,2430,4129,2430,4222,2430,4316,2430,4415,2430,4514,2430,4616,2430,4721,2430,4828,2430,4938,2430,5052,2430,5167,2430,5284,2430,5405,2430,5528,2430,5655,2430,5784,2430,5916,2430,6050,2430,6188,2430,6329,2430,6472,2430,6618,2430,6768,2430,6921,2430,7076,2430,7234,2430,7397,2430,7562,2430,7730,2430,7902,2430,8076,2430,8254,2430,8436,2430,8621,2430,8808,2430,9001,2430,9195,2430,9394,2430,9596,2430,9801,2430,10010,2430,10224,2430,10440,2430e" strokeweight=".1pt">
              <v:path arrowok="t"/>
              <o:lock v:ext="edit" verticies="t"/>
            </v:shape>
            <w10:wrap anchorx="page" anchory="page"/>
          </v:group>
        </w:pict>
      </w:r>
      <w:r>
        <w:pict w14:anchorId="3429325E">
          <v:shape id="_x0000_s1061" type="#_x0000_t75" style="position:absolute;left:0;text-align:left;margin-left:2in;margin-top:247.5pt;width:324.75pt;height:320.25pt;z-index:251660800;mso-position-horizontal-relative:page;mso-position-vertical-relative:page">
            <v:imagedata r:id="rId21" o:title=""/>
            <w10:wrap anchorx="page" anchory="page"/>
          </v:shape>
        </w:pict>
      </w:r>
    </w:p>
    <w:p w14:paraId="34319035" w14:textId="77777777" w:rsidR="00AB2366" w:rsidRDefault="00AB2366">
      <w:pPr>
        <w:spacing w:line="200" w:lineRule="exact"/>
        <w:ind w:left="1800"/>
      </w:pPr>
    </w:p>
    <w:p w14:paraId="6C761612" w14:textId="77777777" w:rsidR="00AB2366" w:rsidRDefault="00AB2366">
      <w:pPr>
        <w:spacing w:line="200" w:lineRule="exact"/>
        <w:ind w:left="1800"/>
      </w:pPr>
    </w:p>
    <w:p w14:paraId="0939A20F" w14:textId="77777777" w:rsidR="00AB2366" w:rsidRDefault="00AB2366">
      <w:pPr>
        <w:spacing w:line="200" w:lineRule="exact"/>
        <w:ind w:left="1800"/>
      </w:pPr>
    </w:p>
    <w:p w14:paraId="030AD41F" w14:textId="77777777" w:rsidR="00AB2366" w:rsidRDefault="00AB2366">
      <w:pPr>
        <w:spacing w:line="200" w:lineRule="exact"/>
        <w:ind w:left="1800"/>
      </w:pPr>
    </w:p>
    <w:p w14:paraId="5178655A" w14:textId="77777777" w:rsidR="00AB2366" w:rsidRDefault="00AB2366">
      <w:pPr>
        <w:spacing w:line="200" w:lineRule="exact"/>
        <w:ind w:left="1800"/>
      </w:pPr>
    </w:p>
    <w:p w14:paraId="12D52177" w14:textId="77777777" w:rsidR="00AB2366" w:rsidRDefault="00AB2366">
      <w:pPr>
        <w:spacing w:line="200" w:lineRule="exact"/>
        <w:ind w:left="1800"/>
      </w:pPr>
    </w:p>
    <w:p w14:paraId="15718EB3" w14:textId="77777777" w:rsidR="00AB2366" w:rsidRDefault="00AB2366">
      <w:pPr>
        <w:spacing w:line="200" w:lineRule="exact"/>
        <w:ind w:left="1800"/>
      </w:pPr>
    </w:p>
    <w:p w14:paraId="407C32E8" w14:textId="77777777" w:rsidR="00AB2366" w:rsidRDefault="00AB2366">
      <w:pPr>
        <w:spacing w:line="200" w:lineRule="exact"/>
        <w:ind w:left="1800"/>
      </w:pPr>
    </w:p>
    <w:p w14:paraId="77B9CBDD" w14:textId="77777777" w:rsidR="00AB2366" w:rsidRDefault="00AB2366">
      <w:pPr>
        <w:spacing w:line="388" w:lineRule="exact"/>
        <w:ind w:left="1800"/>
      </w:pPr>
    </w:p>
    <w:p w14:paraId="2DCED878" w14:textId="77777777" w:rsidR="00AB2366" w:rsidRDefault="00C044CB">
      <w:pPr>
        <w:spacing w:line="240" w:lineRule="exact"/>
        <w:ind w:left="1804"/>
      </w:pPr>
      <w:bookmarkStart w:id="780" w:name="PageMark35"/>
      <w:bookmarkEnd w:id="780"/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HAPTER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5.</w:t>
      </w:r>
      <w:r>
        <w:rPr>
          <w:rFonts w:ascii="Times New Roman" w:eastAsia="Times New Roman" w:hAnsi="Times New Roman" w:cs="Times New Roman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W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IDEBAND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OGNITIVE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PECTRUM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ENSING</w:t>
      </w:r>
    </w:p>
    <w:p w14:paraId="73533EBE" w14:textId="77777777" w:rsidR="00AB2366" w:rsidRDefault="00AB2366">
      <w:pPr>
        <w:spacing w:line="200" w:lineRule="exact"/>
        <w:ind w:left="1800"/>
      </w:pPr>
    </w:p>
    <w:p w14:paraId="5B9B0658" w14:textId="77777777" w:rsidR="00AB2366" w:rsidRDefault="00AB2366">
      <w:pPr>
        <w:spacing w:line="200" w:lineRule="exact"/>
        <w:ind w:left="1800"/>
      </w:pPr>
    </w:p>
    <w:p w14:paraId="654F399B" w14:textId="77777777" w:rsidR="00AB2366" w:rsidRDefault="00AB2366">
      <w:pPr>
        <w:spacing w:line="200" w:lineRule="exact"/>
        <w:ind w:left="1800"/>
      </w:pPr>
    </w:p>
    <w:p w14:paraId="2B61CEC5" w14:textId="77777777" w:rsidR="00AB2366" w:rsidRDefault="00AB2366">
      <w:pPr>
        <w:spacing w:line="200" w:lineRule="exact"/>
        <w:ind w:left="1800"/>
      </w:pPr>
    </w:p>
    <w:p w14:paraId="62461EC6" w14:textId="77777777" w:rsidR="00AB2366" w:rsidRDefault="00AB2366">
      <w:pPr>
        <w:spacing w:line="200" w:lineRule="exact"/>
        <w:ind w:left="1800"/>
      </w:pPr>
    </w:p>
    <w:p w14:paraId="37178F83" w14:textId="77777777" w:rsidR="00AB2366" w:rsidRDefault="00AB2366">
      <w:pPr>
        <w:spacing w:line="200" w:lineRule="exact"/>
        <w:ind w:left="1800"/>
      </w:pPr>
    </w:p>
    <w:p w14:paraId="1DE9588D" w14:textId="77777777" w:rsidR="00AB2366" w:rsidRDefault="00AB2366">
      <w:pPr>
        <w:spacing w:line="200" w:lineRule="exact"/>
        <w:ind w:left="1800"/>
      </w:pPr>
    </w:p>
    <w:p w14:paraId="1BF6E966" w14:textId="77777777" w:rsidR="00AB2366" w:rsidRDefault="00AB2366">
      <w:pPr>
        <w:spacing w:line="200" w:lineRule="exact"/>
        <w:ind w:left="1800"/>
      </w:pPr>
    </w:p>
    <w:p w14:paraId="6A64AF2A" w14:textId="77777777" w:rsidR="00AB2366" w:rsidRDefault="00AB2366">
      <w:pPr>
        <w:spacing w:line="200" w:lineRule="exact"/>
        <w:ind w:left="1800"/>
      </w:pPr>
    </w:p>
    <w:p w14:paraId="33A0D88B" w14:textId="77777777" w:rsidR="00AB2366" w:rsidRDefault="00AB2366">
      <w:pPr>
        <w:spacing w:line="200" w:lineRule="exact"/>
        <w:ind w:left="1800"/>
      </w:pPr>
    </w:p>
    <w:p w14:paraId="3CA010C2" w14:textId="77777777" w:rsidR="00AB2366" w:rsidRDefault="00AB2366">
      <w:pPr>
        <w:spacing w:line="200" w:lineRule="exact"/>
        <w:ind w:left="1800"/>
      </w:pPr>
    </w:p>
    <w:p w14:paraId="63AFA828" w14:textId="77777777" w:rsidR="00AB2366" w:rsidRDefault="00AB2366">
      <w:pPr>
        <w:spacing w:line="200" w:lineRule="exact"/>
        <w:ind w:left="1800"/>
      </w:pPr>
    </w:p>
    <w:p w14:paraId="64D303E2" w14:textId="77777777" w:rsidR="00AB2366" w:rsidRDefault="00AB2366">
      <w:pPr>
        <w:spacing w:line="200" w:lineRule="exact"/>
        <w:ind w:left="1800"/>
      </w:pPr>
    </w:p>
    <w:p w14:paraId="0E48F0E3" w14:textId="77777777" w:rsidR="00AB2366" w:rsidRDefault="00AB2366">
      <w:pPr>
        <w:spacing w:line="200" w:lineRule="exact"/>
        <w:ind w:left="1800"/>
      </w:pPr>
    </w:p>
    <w:p w14:paraId="1F4DEAA4" w14:textId="77777777" w:rsidR="00AB2366" w:rsidRDefault="00AB2366">
      <w:pPr>
        <w:spacing w:line="200" w:lineRule="exact"/>
        <w:ind w:left="1800"/>
      </w:pPr>
    </w:p>
    <w:p w14:paraId="0B2F5592" w14:textId="77777777" w:rsidR="00AB2366" w:rsidRDefault="00AB2366">
      <w:pPr>
        <w:spacing w:line="200" w:lineRule="exact"/>
        <w:ind w:left="1800"/>
      </w:pPr>
    </w:p>
    <w:p w14:paraId="31F27A29" w14:textId="77777777" w:rsidR="00AB2366" w:rsidRDefault="00AB2366">
      <w:pPr>
        <w:spacing w:line="200" w:lineRule="exact"/>
        <w:ind w:left="1800"/>
      </w:pPr>
    </w:p>
    <w:p w14:paraId="3E45529B" w14:textId="77777777" w:rsidR="00AB2366" w:rsidRDefault="00AB2366">
      <w:pPr>
        <w:spacing w:line="200" w:lineRule="exact"/>
        <w:ind w:left="1800"/>
      </w:pPr>
    </w:p>
    <w:p w14:paraId="047EEABD" w14:textId="77777777" w:rsidR="00AB2366" w:rsidRDefault="00AB2366">
      <w:pPr>
        <w:spacing w:line="200" w:lineRule="exact"/>
        <w:ind w:left="1800"/>
      </w:pPr>
    </w:p>
    <w:p w14:paraId="140013C1" w14:textId="77777777" w:rsidR="00AB2366" w:rsidRDefault="00AB2366">
      <w:pPr>
        <w:spacing w:line="200" w:lineRule="exact"/>
        <w:ind w:left="1800"/>
      </w:pPr>
    </w:p>
    <w:p w14:paraId="62028457" w14:textId="77777777" w:rsidR="00AB2366" w:rsidRDefault="00AB2366">
      <w:pPr>
        <w:spacing w:line="200" w:lineRule="exact"/>
        <w:ind w:left="1800"/>
      </w:pPr>
    </w:p>
    <w:p w14:paraId="159BE469" w14:textId="77777777" w:rsidR="00AB2366" w:rsidRDefault="00AB2366">
      <w:pPr>
        <w:spacing w:line="200" w:lineRule="exact"/>
        <w:ind w:left="1800"/>
      </w:pPr>
    </w:p>
    <w:p w14:paraId="18964BB7" w14:textId="77777777" w:rsidR="00AB2366" w:rsidRDefault="00AB2366">
      <w:pPr>
        <w:spacing w:line="200" w:lineRule="exact"/>
        <w:ind w:left="1800"/>
      </w:pPr>
    </w:p>
    <w:p w14:paraId="58E36E77" w14:textId="77777777" w:rsidR="00AB2366" w:rsidRDefault="00AB2366">
      <w:pPr>
        <w:spacing w:line="200" w:lineRule="exact"/>
        <w:ind w:left="1800"/>
      </w:pPr>
    </w:p>
    <w:p w14:paraId="2811B3E8" w14:textId="77777777" w:rsidR="00AB2366" w:rsidRDefault="00AB2366">
      <w:pPr>
        <w:spacing w:line="200" w:lineRule="exact"/>
        <w:ind w:left="1800"/>
      </w:pPr>
    </w:p>
    <w:p w14:paraId="4A2F9B9B" w14:textId="77777777" w:rsidR="00AB2366" w:rsidRDefault="00AB2366">
      <w:pPr>
        <w:spacing w:line="200" w:lineRule="exact"/>
        <w:ind w:left="1800"/>
      </w:pPr>
    </w:p>
    <w:p w14:paraId="1F71585C" w14:textId="77777777" w:rsidR="00AB2366" w:rsidRDefault="00AB2366">
      <w:pPr>
        <w:spacing w:line="200" w:lineRule="exact"/>
        <w:ind w:left="1800"/>
      </w:pPr>
    </w:p>
    <w:p w14:paraId="5A578D19" w14:textId="77777777" w:rsidR="00AB2366" w:rsidRDefault="00AB2366">
      <w:pPr>
        <w:spacing w:line="200" w:lineRule="exact"/>
        <w:ind w:left="1800"/>
      </w:pPr>
    </w:p>
    <w:p w14:paraId="6BCCE374" w14:textId="77777777" w:rsidR="00AB2366" w:rsidRDefault="00AB2366">
      <w:pPr>
        <w:spacing w:line="200" w:lineRule="exact"/>
        <w:ind w:left="1800"/>
      </w:pPr>
    </w:p>
    <w:p w14:paraId="2E3EBE25" w14:textId="77777777" w:rsidR="00AB2366" w:rsidRDefault="00AB2366">
      <w:pPr>
        <w:spacing w:line="200" w:lineRule="exact"/>
        <w:ind w:left="1800"/>
      </w:pPr>
    </w:p>
    <w:p w14:paraId="38116596" w14:textId="77777777" w:rsidR="00AB2366" w:rsidRDefault="00AB2366">
      <w:pPr>
        <w:spacing w:line="200" w:lineRule="exact"/>
        <w:ind w:left="1800"/>
      </w:pPr>
    </w:p>
    <w:p w14:paraId="0E7304A9" w14:textId="77777777" w:rsidR="00AB2366" w:rsidRDefault="00AB2366">
      <w:pPr>
        <w:spacing w:line="200" w:lineRule="exact"/>
        <w:ind w:left="1800"/>
      </w:pPr>
    </w:p>
    <w:p w14:paraId="6D8680B6" w14:textId="77777777" w:rsidR="00AB2366" w:rsidRDefault="00AB2366">
      <w:pPr>
        <w:spacing w:line="200" w:lineRule="exact"/>
        <w:ind w:left="1800"/>
      </w:pPr>
    </w:p>
    <w:p w14:paraId="5C04C498" w14:textId="77777777" w:rsidR="00AB2366" w:rsidRDefault="00AB2366">
      <w:pPr>
        <w:spacing w:line="200" w:lineRule="exact"/>
        <w:ind w:left="1800"/>
      </w:pPr>
    </w:p>
    <w:p w14:paraId="3DF6EC70" w14:textId="77777777" w:rsidR="00AB2366" w:rsidRDefault="00AB2366">
      <w:pPr>
        <w:spacing w:line="200" w:lineRule="exact"/>
        <w:ind w:left="1800"/>
      </w:pPr>
    </w:p>
    <w:p w14:paraId="44D949C5" w14:textId="77777777" w:rsidR="00AB2366" w:rsidRDefault="00AB2366">
      <w:pPr>
        <w:spacing w:line="200" w:lineRule="exact"/>
        <w:ind w:left="1800"/>
      </w:pPr>
    </w:p>
    <w:p w14:paraId="5EEFF689" w14:textId="77777777" w:rsidR="00AB2366" w:rsidRDefault="00AB2366">
      <w:pPr>
        <w:spacing w:line="200" w:lineRule="exact"/>
        <w:ind w:left="1800"/>
      </w:pPr>
    </w:p>
    <w:p w14:paraId="36D1DC28" w14:textId="77777777" w:rsidR="00AB2366" w:rsidRDefault="00AB2366">
      <w:pPr>
        <w:spacing w:line="200" w:lineRule="exact"/>
        <w:ind w:left="1800"/>
      </w:pPr>
    </w:p>
    <w:p w14:paraId="2BF7C412" w14:textId="77777777" w:rsidR="00AB2366" w:rsidRDefault="00AB2366">
      <w:pPr>
        <w:spacing w:line="200" w:lineRule="exact"/>
        <w:ind w:left="1800"/>
      </w:pPr>
    </w:p>
    <w:p w14:paraId="5B29C2B3" w14:textId="77777777" w:rsidR="00AB2366" w:rsidRDefault="00AB2366">
      <w:pPr>
        <w:spacing w:line="200" w:lineRule="exact"/>
        <w:ind w:left="1800"/>
      </w:pPr>
    </w:p>
    <w:p w14:paraId="6C1F36E6" w14:textId="77777777" w:rsidR="00AB2366" w:rsidRDefault="00AB2366">
      <w:pPr>
        <w:spacing w:line="200" w:lineRule="exact"/>
        <w:ind w:left="1800"/>
      </w:pPr>
    </w:p>
    <w:p w14:paraId="048A08A6" w14:textId="77777777" w:rsidR="00AB2366" w:rsidRDefault="00AB2366">
      <w:pPr>
        <w:spacing w:line="200" w:lineRule="exact"/>
        <w:ind w:left="1800"/>
      </w:pPr>
    </w:p>
    <w:p w14:paraId="3E7A7BC8" w14:textId="77777777" w:rsidR="00AB2366" w:rsidRDefault="00AB2366">
      <w:pPr>
        <w:spacing w:line="200" w:lineRule="exact"/>
        <w:ind w:left="1800"/>
      </w:pPr>
    </w:p>
    <w:p w14:paraId="7BEB7953" w14:textId="77777777" w:rsidR="00AB2366" w:rsidRDefault="00AB2366">
      <w:pPr>
        <w:spacing w:line="200" w:lineRule="exact"/>
        <w:ind w:left="1800"/>
      </w:pPr>
    </w:p>
    <w:p w14:paraId="139A64E8" w14:textId="77777777" w:rsidR="00AB2366" w:rsidRDefault="00AB2366">
      <w:pPr>
        <w:spacing w:line="200" w:lineRule="exact"/>
        <w:ind w:left="1800"/>
      </w:pPr>
    </w:p>
    <w:p w14:paraId="251DE695" w14:textId="77777777" w:rsidR="00AB2366" w:rsidRDefault="00AB2366">
      <w:pPr>
        <w:spacing w:line="324" w:lineRule="exact"/>
        <w:ind w:left="1800"/>
      </w:pPr>
    </w:p>
    <w:p w14:paraId="0723B4DB" w14:textId="77777777" w:rsidR="00AB2366" w:rsidRDefault="00C044CB">
      <w:pPr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Figure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5.5: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Block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diagrams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mean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square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error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error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performance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</w:p>
    <w:p w14:paraId="7FDDD70C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proposed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compressive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cognitive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radar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systems</w:t>
      </w:r>
    </w:p>
    <w:p w14:paraId="7C8FEEFA" w14:textId="77777777" w:rsidR="00AB2366" w:rsidRDefault="00AB2366">
      <w:pPr>
        <w:spacing w:line="200" w:lineRule="exact"/>
        <w:ind w:left="1800"/>
      </w:pPr>
    </w:p>
    <w:p w14:paraId="38CFE455" w14:textId="77777777" w:rsidR="00AB2366" w:rsidRDefault="00AB2366">
      <w:pPr>
        <w:spacing w:line="200" w:lineRule="exact"/>
        <w:ind w:left="1800"/>
      </w:pPr>
    </w:p>
    <w:p w14:paraId="1A775FEE" w14:textId="77777777" w:rsidR="00AB2366" w:rsidRDefault="00AB2366">
      <w:pPr>
        <w:spacing w:line="200" w:lineRule="exact"/>
        <w:ind w:left="1800"/>
      </w:pPr>
    </w:p>
    <w:p w14:paraId="70A7F923" w14:textId="77777777" w:rsidR="00AB2366" w:rsidRDefault="00AB2366">
      <w:pPr>
        <w:spacing w:line="200" w:lineRule="exact"/>
        <w:ind w:left="1800"/>
      </w:pPr>
    </w:p>
    <w:p w14:paraId="770D9F16" w14:textId="77777777" w:rsidR="00AB2366" w:rsidRDefault="00AB2366">
      <w:pPr>
        <w:spacing w:line="200" w:lineRule="exact"/>
        <w:ind w:left="1800"/>
      </w:pPr>
    </w:p>
    <w:p w14:paraId="609CF412" w14:textId="77777777" w:rsidR="00AB2366" w:rsidRDefault="00AB2366">
      <w:pPr>
        <w:spacing w:line="200" w:lineRule="exact"/>
        <w:ind w:left="1800"/>
      </w:pPr>
    </w:p>
    <w:p w14:paraId="004C31BB" w14:textId="77777777" w:rsidR="00AB2366" w:rsidRDefault="00AB2366">
      <w:pPr>
        <w:spacing w:line="200" w:lineRule="exact"/>
        <w:ind w:left="1800"/>
      </w:pPr>
    </w:p>
    <w:p w14:paraId="061C8896" w14:textId="77777777" w:rsidR="00AB2366" w:rsidRDefault="00AB2366">
      <w:pPr>
        <w:spacing w:line="200" w:lineRule="exact"/>
        <w:ind w:left="1800"/>
      </w:pPr>
    </w:p>
    <w:p w14:paraId="0FB09812" w14:textId="77777777" w:rsidR="00AB2366" w:rsidRDefault="00AB2366">
      <w:pPr>
        <w:spacing w:line="200" w:lineRule="exact"/>
        <w:ind w:left="1800"/>
      </w:pPr>
    </w:p>
    <w:p w14:paraId="04C6A785" w14:textId="77777777" w:rsidR="00AB2366" w:rsidRDefault="00AB2366">
      <w:pPr>
        <w:spacing w:line="200" w:lineRule="exact"/>
        <w:ind w:left="1800"/>
      </w:pPr>
    </w:p>
    <w:p w14:paraId="541556B8" w14:textId="77777777" w:rsidR="00AB2366" w:rsidRDefault="00AB2366">
      <w:pPr>
        <w:spacing w:line="200" w:lineRule="exact"/>
        <w:ind w:left="1800"/>
      </w:pPr>
    </w:p>
    <w:p w14:paraId="51ACB848" w14:textId="77777777" w:rsidR="00AB2366" w:rsidRDefault="00AB2366">
      <w:pPr>
        <w:spacing w:line="311" w:lineRule="exact"/>
        <w:ind w:left="1800"/>
      </w:pPr>
    </w:p>
    <w:p w14:paraId="6A2685CF" w14:textId="77777777" w:rsidR="00AB2366" w:rsidRDefault="00C044CB">
      <w:pPr>
        <w:spacing w:line="288" w:lineRule="exact"/>
        <w:ind w:left="60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24</w:t>
      </w:r>
    </w:p>
    <w:p w14:paraId="62E8465D" w14:textId="77777777" w:rsidR="00AB2366" w:rsidRDefault="00AB2366">
      <w:pPr>
        <w:sectPr w:rsidR="00AB2366">
          <w:pgSz w:w="11905" w:h="16837"/>
          <w:pgMar w:top="0" w:right="0" w:bottom="0" w:left="0" w:header="0" w:footer="0" w:gutter="0"/>
          <w:cols w:space="720"/>
        </w:sectPr>
      </w:pPr>
    </w:p>
    <w:p w14:paraId="03E05AC5" w14:textId="77777777" w:rsidR="00AB2366" w:rsidRDefault="007A10E0">
      <w:pPr>
        <w:spacing w:line="200" w:lineRule="exact"/>
        <w:ind w:left="1800"/>
      </w:pPr>
      <w:r>
        <w:lastRenderedPageBreak/>
        <w:pict w14:anchorId="2B7DFF04">
          <v:group id="_x0000_s1059" style="position:absolute;left:0;text-align:left;margin-left:89.25pt;margin-top:121.5pt;width:432.75pt;height:.75pt;z-index:251661824;mso-position-horizontal-relative:page;mso-position-vertical-relative:page" coordorigin="1785,2430" coordsize="8655,15">
            <v:shape id="_x0000_s1060" style="position:absolute;left:7155;top:9749;width:8655;height:0" coordorigin="1785,2430" coordsize="8655,15" path="m1785,2430l1785,2430,1785,2430,1785,2430,1785,2430,1785,2430,1785,2430,1786,2430,1786,2430,1787,2430,1788,2430,1790,2430,1791,2430,1793,2430,1796,2430,1799,2430,1802,2430,1806,2430,1810,2430,1814,2430,1820,2430,1826,2430,1832,2430,1839,2430,1847,2430,1855,2430,1865,2430,1875,2430,1885,2430,1897,2430,1910,2430,1923,2430,1937,2430,1953,2430,1969,2430,1986,2430,2004,2430,2024,2430,2044,2430,2066,2430,2090,2430,2114,2430,2139,2430,2165,2430,2193,2430,2222,2430,2253,2430,2285,2430,2318,2430,2353,2430,2389,2430,2426,2430,2466,2430,2506,2430,2549,2430,2593,2430,2639,2430,2687,2430,2736,2430,2787,2430,2840,2430,2894,2430,2950,2430,3008,2430,3069,2430,3131,2430,3195,2430,3262,2430,3330,2430,3400,2430,3472,2430,3546,2430,3623,2430,3701,2430,3782,2430,3866,2430,3952,2430,4039,2430,4129,2430,4222,2430,4316,2430,4415,2430,4514,2430,4616,2430,4721,2430,4828,2430,4938,2430,5052,2430,5167,2430,5284,2430,5405,2430,5528,2430,5655,2430,5784,2430,5916,2430,6050,2430,6188,2430,6329,2430,6472,2430,6618,2430,6768,2430,6921,2430,7076,2430,7234,2430,7397,2430,7562,2430,7730,2430,7902,2430,8076,2430,8254,2430,8436,2430,8621,2430,8808,2430,9001,2430,9195,2430,9394,2430,9596,2430,9801,2430,10010,2430,10224,2430,10440,2430e" strokeweight=".1pt">
              <v:path arrowok="t"/>
              <o:lock v:ext="edit" verticies="t"/>
            </v:shape>
            <w10:wrap anchorx="page" anchory="page"/>
          </v:group>
        </w:pict>
      </w:r>
    </w:p>
    <w:p w14:paraId="5106EA24" w14:textId="77777777" w:rsidR="00AB2366" w:rsidRDefault="00AB2366">
      <w:pPr>
        <w:spacing w:line="200" w:lineRule="exact"/>
        <w:ind w:left="1800"/>
      </w:pPr>
    </w:p>
    <w:p w14:paraId="11515839" w14:textId="77777777" w:rsidR="00AB2366" w:rsidRDefault="00AB2366">
      <w:pPr>
        <w:spacing w:line="200" w:lineRule="exact"/>
        <w:ind w:left="1800"/>
      </w:pPr>
    </w:p>
    <w:p w14:paraId="78B240D2" w14:textId="77777777" w:rsidR="00AB2366" w:rsidRDefault="00AB2366">
      <w:pPr>
        <w:spacing w:line="200" w:lineRule="exact"/>
        <w:ind w:left="1800"/>
      </w:pPr>
    </w:p>
    <w:p w14:paraId="696DA861" w14:textId="77777777" w:rsidR="00AB2366" w:rsidRDefault="00AB2366">
      <w:pPr>
        <w:spacing w:line="200" w:lineRule="exact"/>
        <w:ind w:left="1800"/>
      </w:pPr>
    </w:p>
    <w:p w14:paraId="2EE18740" w14:textId="77777777" w:rsidR="00AB2366" w:rsidRDefault="00AB2366">
      <w:pPr>
        <w:spacing w:line="200" w:lineRule="exact"/>
        <w:ind w:left="1800"/>
      </w:pPr>
    </w:p>
    <w:p w14:paraId="1D0E7F50" w14:textId="77777777" w:rsidR="00AB2366" w:rsidRDefault="00AB2366">
      <w:pPr>
        <w:spacing w:line="200" w:lineRule="exact"/>
        <w:ind w:left="1800"/>
      </w:pPr>
    </w:p>
    <w:p w14:paraId="5036EA77" w14:textId="77777777" w:rsidR="00AB2366" w:rsidRDefault="00AB2366">
      <w:pPr>
        <w:spacing w:line="200" w:lineRule="exact"/>
        <w:ind w:left="1800"/>
      </w:pPr>
    </w:p>
    <w:p w14:paraId="65CDBF3B" w14:textId="77777777" w:rsidR="00AB2366" w:rsidRDefault="00AB2366">
      <w:pPr>
        <w:spacing w:line="200" w:lineRule="exact"/>
        <w:ind w:left="1800"/>
      </w:pPr>
    </w:p>
    <w:p w14:paraId="212E18C5" w14:textId="77777777" w:rsidR="00AB2366" w:rsidRDefault="00AB2366">
      <w:pPr>
        <w:spacing w:line="388" w:lineRule="exact"/>
        <w:ind w:left="1800"/>
      </w:pPr>
    </w:p>
    <w:p w14:paraId="00790B59" w14:textId="77777777" w:rsidR="00AB2366" w:rsidRDefault="00C044CB">
      <w:pPr>
        <w:spacing w:line="240" w:lineRule="exact"/>
        <w:ind w:left="1804"/>
      </w:pPr>
      <w:bookmarkStart w:id="781" w:name="PageMark36"/>
      <w:bookmarkEnd w:id="781"/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HAPTER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5.</w:t>
      </w:r>
      <w:r>
        <w:rPr>
          <w:rFonts w:ascii="Times New Roman" w:eastAsia="Times New Roman" w:hAnsi="Times New Roman" w:cs="Times New Roman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W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IDEBAND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OGNITIVE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PECTRUM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ENSING</w:t>
      </w:r>
    </w:p>
    <w:p w14:paraId="3EB4F746" w14:textId="77777777" w:rsidR="00AB2366" w:rsidRDefault="00AB2366">
      <w:pPr>
        <w:spacing w:line="293" w:lineRule="exact"/>
        <w:ind w:left="1800"/>
      </w:pPr>
    </w:p>
    <w:p w14:paraId="3F7F1D23" w14:textId="77777777" w:rsidR="00AB2366" w:rsidRDefault="00C044CB">
      <w:pPr>
        <w:tabs>
          <w:tab w:val="left" w:pos="2574"/>
        </w:tabs>
        <w:spacing w:line="447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>5.6</w:t>
      </w:r>
      <w:r>
        <w:tab/>
      </w:r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>Challenges</w:t>
      </w:r>
      <w:r>
        <w:rPr>
          <w:rFonts w:ascii="Times New Roman" w:eastAsia="Times New Roman" w:hAnsi="Times New Roman" w:cs="Times New Roman"/>
          <w:sz w:val="34"/>
          <w:szCs w:val="3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>and</w:t>
      </w:r>
      <w:r>
        <w:rPr>
          <w:rFonts w:ascii="Times New Roman" w:eastAsia="Times New Roman" w:hAnsi="Times New Roman" w:cs="Times New Roman"/>
          <w:sz w:val="34"/>
          <w:szCs w:val="3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>Discussion</w:t>
      </w:r>
    </w:p>
    <w:p w14:paraId="0A8D8B74" w14:textId="77777777" w:rsidR="00AB2366" w:rsidRDefault="00AB2366">
      <w:pPr>
        <w:spacing w:line="342" w:lineRule="exact"/>
        <w:ind w:left="1800"/>
      </w:pPr>
    </w:p>
    <w:p w14:paraId="732B9C68" w14:textId="77777777" w:rsidR="00AB2366" w:rsidRDefault="00C044CB">
      <w:pPr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compressed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wideband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spectrum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cognitive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radio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provide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its</w:t>
      </w:r>
    </w:p>
    <w:p w14:paraId="6B1C359E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outstanding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feature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reducing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sampling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rate.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However,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corresponding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drawbacks</w:t>
      </w:r>
    </w:p>
    <w:p w14:paraId="3441E7B5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emerge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real-time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ability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energy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consumption,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mainly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due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its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computational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ex-</w:t>
      </w:r>
    </w:p>
    <w:p w14:paraId="5F62E797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pensive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non-linear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reconstruction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energy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consuming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characters:</w:t>
      </w:r>
    </w:p>
    <w:p w14:paraId="705B67B7" w14:textId="77777777" w:rsidR="00AB2366" w:rsidRDefault="00AB2366">
      <w:pPr>
        <w:spacing w:line="200" w:lineRule="exact"/>
        <w:ind w:left="1800"/>
      </w:pPr>
    </w:p>
    <w:p w14:paraId="7DA6CBD7" w14:textId="77777777" w:rsidR="00AB2366" w:rsidRDefault="00AB2366">
      <w:pPr>
        <w:spacing w:line="345" w:lineRule="exact"/>
        <w:ind w:left="1800"/>
      </w:pPr>
    </w:p>
    <w:p w14:paraId="02E6FAC2" w14:textId="77777777" w:rsidR="00AB2366" w:rsidRDefault="00C044CB">
      <w:pPr>
        <w:tabs>
          <w:tab w:val="left" w:pos="2660"/>
        </w:tabs>
        <w:spacing w:line="37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5.6.1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Long-Time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Feedback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Delay</w:t>
      </w:r>
    </w:p>
    <w:p w14:paraId="722E9D7F" w14:textId="77777777" w:rsidR="00AB2366" w:rsidRDefault="00AB2366">
      <w:pPr>
        <w:spacing w:line="275" w:lineRule="exact"/>
        <w:ind w:left="1800"/>
      </w:pPr>
    </w:p>
    <w:p w14:paraId="015CF3C0" w14:textId="77777777" w:rsidR="00AB2366" w:rsidRDefault="00C044CB">
      <w:pPr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Accuarcy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cruical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primary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detection.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Hence,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applies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sampling,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con-</w:t>
      </w:r>
    </w:p>
    <w:p w14:paraId="65FFB270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vex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optimisation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(e.g.basis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pursuit)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always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needed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data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recovery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since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provides</w:t>
      </w:r>
    </w:p>
    <w:p w14:paraId="1D6D5A8B" w14:textId="2008AAB5" w:rsidR="00AB2366" w:rsidRDefault="00C044CB">
      <w:pPr>
        <w:tabs>
          <w:tab w:val="left" w:pos="9027"/>
        </w:tabs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better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accuracy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robustness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comparing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greedy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methods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(chapter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2).</w:t>
      </w:r>
      <w:r w:rsidR="00FB7D37"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However,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con-</w:t>
      </w:r>
    </w:p>
    <w:p w14:paraId="07373C00" w14:textId="463432D4" w:rsidR="00AB2366" w:rsidRDefault="00C044CB">
      <w:pPr>
        <w:tabs>
          <w:tab w:val="left" w:pos="9908"/>
        </w:tabs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vex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optimisation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time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consuming,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which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cause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long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time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fast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feed-back.</w:t>
      </w:r>
      <w:r w:rsidR="00FB7D37"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Since</w:t>
      </w:r>
    </w:p>
    <w:p w14:paraId="6D0573A2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feed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back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very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important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CR,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which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responsible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avoid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interference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quick</w:t>
      </w:r>
    </w:p>
    <w:p w14:paraId="0532116E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reconfiguration,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agility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reconfigurablity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may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reduce.</w:t>
      </w:r>
    </w:p>
    <w:p w14:paraId="6CD35AF0" w14:textId="77777777" w:rsidR="00AB2366" w:rsidRDefault="00AB2366">
      <w:pPr>
        <w:spacing w:line="200" w:lineRule="exact"/>
        <w:ind w:left="1800"/>
      </w:pPr>
    </w:p>
    <w:p w14:paraId="035488F3" w14:textId="77777777" w:rsidR="00AB2366" w:rsidRDefault="00AB2366">
      <w:pPr>
        <w:spacing w:line="345" w:lineRule="exact"/>
        <w:ind w:left="1800"/>
      </w:pPr>
    </w:p>
    <w:p w14:paraId="5D168B25" w14:textId="77777777" w:rsidR="00AB2366" w:rsidRDefault="00C044CB">
      <w:pPr>
        <w:tabs>
          <w:tab w:val="left" w:pos="2660"/>
        </w:tabs>
        <w:spacing w:line="37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5.6.2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Mismatch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for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Traditional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Signal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Processing</w:t>
      </w:r>
    </w:p>
    <w:p w14:paraId="44E5057A" w14:textId="77777777" w:rsidR="00AB2366" w:rsidRDefault="00AB2366">
      <w:pPr>
        <w:spacing w:line="276" w:lineRule="exact"/>
        <w:ind w:left="1800"/>
      </w:pPr>
    </w:p>
    <w:p w14:paraId="210FED8B" w14:textId="77777777" w:rsidR="00AB2366" w:rsidRDefault="00C044CB">
      <w:pPr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reconstruction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algorithms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non-linear,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which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indicates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that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recovered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data</w:t>
      </w:r>
    </w:p>
    <w:p w14:paraId="7B18A743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not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directly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suitable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conventional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digital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processing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where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traditional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recov-</w:t>
      </w:r>
    </w:p>
    <w:p w14:paraId="7BD5B743" w14:textId="0DBCA241" w:rsidR="00AB2366" w:rsidRDefault="00C044CB">
      <w:pPr>
        <w:tabs>
          <w:tab w:val="left" w:pos="8101"/>
        </w:tabs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ering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only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requires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cardinal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sinc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interpolation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(linear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process).</w:t>
      </w:r>
      <w:r w:rsidR="00FB7D37"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brings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difficulty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</w:p>
    <w:p w14:paraId="50E48458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directly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reuse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traditional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method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data.</w:t>
      </w:r>
    </w:p>
    <w:p w14:paraId="69B5F94F" w14:textId="77777777" w:rsidR="00AB2366" w:rsidRDefault="00AB2366">
      <w:pPr>
        <w:spacing w:line="200" w:lineRule="exact"/>
        <w:ind w:left="1800"/>
      </w:pPr>
    </w:p>
    <w:p w14:paraId="052A47A2" w14:textId="77777777" w:rsidR="00AB2366" w:rsidRDefault="00AB2366">
      <w:pPr>
        <w:spacing w:line="345" w:lineRule="exact"/>
        <w:ind w:left="1800"/>
      </w:pPr>
    </w:p>
    <w:p w14:paraId="420AD5F6" w14:textId="77777777" w:rsidR="00AB2366" w:rsidRDefault="00C044CB">
      <w:pPr>
        <w:tabs>
          <w:tab w:val="left" w:pos="2660"/>
        </w:tabs>
        <w:spacing w:line="37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5.6.3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High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Energy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Cost</w:t>
      </w:r>
    </w:p>
    <w:p w14:paraId="34BF1C7A" w14:textId="77777777" w:rsidR="00AB2366" w:rsidRDefault="00AB2366">
      <w:pPr>
        <w:spacing w:line="275" w:lineRule="exact"/>
        <w:ind w:left="1800"/>
      </w:pPr>
    </w:p>
    <w:p w14:paraId="22B4538E" w14:textId="77777777" w:rsidR="00AB2366" w:rsidRDefault="00C044CB">
      <w:pPr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TheheavyreconstructionforCSnotonlybringslargetime-delay,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butalsoadditionalenergy</w:t>
      </w:r>
    </w:p>
    <w:p w14:paraId="7AF64340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cost.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Compared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linear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recovery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traditional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approaches,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detection</w:t>
      </w:r>
    </w:p>
    <w:p w14:paraId="547EF831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additionally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required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block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spectrum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recovery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before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further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hypothesis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detection.</w:t>
      </w:r>
    </w:p>
    <w:p w14:paraId="26045914" w14:textId="77777777" w:rsidR="00AB2366" w:rsidRDefault="00AB2366">
      <w:pPr>
        <w:spacing w:line="200" w:lineRule="exact"/>
        <w:ind w:left="1800"/>
      </w:pPr>
    </w:p>
    <w:p w14:paraId="0FDA0F9D" w14:textId="77777777" w:rsidR="00AB2366" w:rsidRDefault="00AB2366">
      <w:pPr>
        <w:spacing w:line="200" w:lineRule="exact"/>
        <w:ind w:left="1800"/>
      </w:pPr>
    </w:p>
    <w:p w14:paraId="3B95A81E" w14:textId="77777777" w:rsidR="00AB2366" w:rsidRDefault="00AB2366">
      <w:pPr>
        <w:spacing w:line="200" w:lineRule="exact"/>
        <w:ind w:left="1800"/>
      </w:pPr>
    </w:p>
    <w:p w14:paraId="775F5592" w14:textId="77777777" w:rsidR="00AB2366" w:rsidRDefault="00AB2366">
      <w:pPr>
        <w:spacing w:line="200" w:lineRule="exact"/>
        <w:ind w:left="1800"/>
      </w:pPr>
    </w:p>
    <w:p w14:paraId="1F62B79B" w14:textId="77777777" w:rsidR="00AB2366" w:rsidRDefault="00AB2366">
      <w:pPr>
        <w:spacing w:line="304" w:lineRule="exact"/>
        <w:ind w:left="1800"/>
      </w:pPr>
    </w:p>
    <w:p w14:paraId="292A68A3" w14:textId="77777777" w:rsidR="00AB2366" w:rsidRDefault="00C044CB">
      <w:pPr>
        <w:spacing w:line="288" w:lineRule="exact"/>
        <w:ind w:left="60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25</w:t>
      </w:r>
    </w:p>
    <w:p w14:paraId="5AFCF8F3" w14:textId="77777777" w:rsidR="00AB2366" w:rsidRDefault="00AB2366">
      <w:pPr>
        <w:sectPr w:rsidR="00AB2366">
          <w:pgSz w:w="11905" w:h="16837"/>
          <w:pgMar w:top="0" w:right="0" w:bottom="0" w:left="0" w:header="0" w:footer="0" w:gutter="0"/>
          <w:cols w:space="720"/>
        </w:sectPr>
      </w:pPr>
    </w:p>
    <w:p w14:paraId="35E763E9" w14:textId="77777777" w:rsidR="00AB2366" w:rsidRDefault="007A10E0">
      <w:pPr>
        <w:spacing w:line="200" w:lineRule="exact"/>
        <w:ind w:left="1800"/>
      </w:pPr>
      <w:r>
        <w:lastRenderedPageBreak/>
        <w:pict w14:anchorId="1BACFF24">
          <v:group id="_x0000_s1057" style="position:absolute;left:0;text-align:left;margin-left:89.25pt;margin-top:121.5pt;width:432.75pt;height:.75pt;z-index:251662848;mso-position-horizontal-relative:page;mso-position-vertical-relative:page" coordorigin="1785,2430" coordsize="8655,15">
            <v:shape id="_x0000_s1058" style="position:absolute;left:7155;top:9749;width:8655;height:0" coordorigin="1785,2430" coordsize="8655,15" path="m1785,2430l1785,2430,1785,2430,1785,2430,1785,2430,1785,2430,1785,2430,1786,2430,1786,2430,1787,2430,1788,2430,1790,2430,1791,2430,1793,2430,1796,2430,1799,2430,1802,2430,1806,2430,1810,2430,1814,2430,1820,2430,1826,2430,1832,2430,1839,2430,1847,2430,1855,2430,1865,2430,1875,2430,1885,2430,1897,2430,1910,2430,1923,2430,1937,2430,1953,2430,1969,2430,1986,2430,2004,2430,2024,2430,2044,2430,2066,2430,2090,2430,2114,2430,2139,2430,2165,2430,2193,2430,2222,2430,2253,2430,2285,2430,2318,2430,2353,2430,2389,2430,2426,2430,2466,2430,2506,2430,2549,2430,2593,2430,2639,2430,2687,2430,2736,2430,2787,2430,2840,2430,2894,2430,2950,2430,3008,2430,3069,2430,3131,2430,3195,2430,3262,2430,3330,2430,3400,2430,3472,2430,3546,2430,3623,2430,3701,2430,3782,2430,3866,2430,3952,2430,4039,2430,4129,2430,4222,2430,4316,2430,4415,2430,4514,2430,4616,2430,4721,2430,4828,2430,4938,2430,5052,2430,5167,2430,5284,2430,5405,2430,5528,2430,5655,2430,5784,2430,5916,2430,6050,2430,6188,2430,6329,2430,6472,2430,6618,2430,6768,2430,6921,2430,7076,2430,7234,2430,7397,2430,7562,2430,7730,2430,7902,2430,8076,2430,8254,2430,8436,2430,8621,2430,8808,2430,9001,2430,9195,2430,9394,2430,9596,2430,9801,2430,10010,2430,10224,2430,10440,2430e" strokeweight=".1pt">
              <v:path arrowok="t"/>
              <o:lock v:ext="edit" verticies="t"/>
            </v:shape>
            <w10:wrap anchorx="page" anchory="page"/>
          </v:group>
        </w:pict>
      </w:r>
    </w:p>
    <w:p w14:paraId="08F0AF20" w14:textId="77777777" w:rsidR="00AB2366" w:rsidRDefault="00AB2366">
      <w:pPr>
        <w:spacing w:line="200" w:lineRule="exact"/>
        <w:ind w:left="1800"/>
      </w:pPr>
    </w:p>
    <w:p w14:paraId="147B0B0F" w14:textId="77777777" w:rsidR="00AB2366" w:rsidRDefault="00AB2366">
      <w:pPr>
        <w:spacing w:line="200" w:lineRule="exact"/>
        <w:ind w:left="1800"/>
      </w:pPr>
    </w:p>
    <w:p w14:paraId="4F640D46" w14:textId="77777777" w:rsidR="00AB2366" w:rsidRDefault="00AB2366">
      <w:pPr>
        <w:spacing w:line="200" w:lineRule="exact"/>
        <w:ind w:left="1800"/>
      </w:pPr>
    </w:p>
    <w:p w14:paraId="4C5E1391" w14:textId="77777777" w:rsidR="00AB2366" w:rsidRDefault="00AB2366">
      <w:pPr>
        <w:spacing w:line="200" w:lineRule="exact"/>
        <w:ind w:left="1800"/>
      </w:pPr>
    </w:p>
    <w:p w14:paraId="5021730C" w14:textId="77777777" w:rsidR="00AB2366" w:rsidRDefault="00AB2366">
      <w:pPr>
        <w:spacing w:line="200" w:lineRule="exact"/>
        <w:ind w:left="1800"/>
      </w:pPr>
    </w:p>
    <w:p w14:paraId="2E47773D" w14:textId="77777777" w:rsidR="00AB2366" w:rsidRDefault="00AB2366">
      <w:pPr>
        <w:spacing w:line="200" w:lineRule="exact"/>
        <w:ind w:left="1800"/>
      </w:pPr>
    </w:p>
    <w:p w14:paraId="06B63DE0" w14:textId="77777777" w:rsidR="00AB2366" w:rsidRDefault="00AB2366">
      <w:pPr>
        <w:spacing w:line="200" w:lineRule="exact"/>
        <w:ind w:left="1800"/>
      </w:pPr>
    </w:p>
    <w:p w14:paraId="18705E45" w14:textId="77777777" w:rsidR="00AB2366" w:rsidRDefault="00AB2366">
      <w:pPr>
        <w:spacing w:line="200" w:lineRule="exact"/>
        <w:ind w:left="1800"/>
      </w:pPr>
    </w:p>
    <w:p w14:paraId="29DD30C5" w14:textId="77777777" w:rsidR="00AB2366" w:rsidRDefault="00AB2366">
      <w:pPr>
        <w:spacing w:line="388" w:lineRule="exact"/>
        <w:ind w:left="1800"/>
      </w:pPr>
    </w:p>
    <w:p w14:paraId="25A4B5C8" w14:textId="77777777" w:rsidR="00AB2366" w:rsidRDefault="00C044CB">
      <w:pPr>
        <w:spacing w:line="240" w:lineRule="exact"/>
        <w:ind w:left="1804"/>
      </w:pPr>
      <w:bookmarkStart w:id="782" w:name="PageMark37"/>
      <w:bookmarkEnd w:id="782"/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HAPTER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5.</w:t>
      </w:r>
      <w:r>
        <w:rPr>
          <w:rFonts w:ascii="Times New Roman" w:eastAsia="Times New Roman" w:hAnsi="Times New Roman" w:cs="Times New Roman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W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IDEBAND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OGNITIVE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PECTRUM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ENSING</w:t>
      </w:r>
    </w:p>
    <w:p w14:paraId="3ADE86AF" w14:textId="77777777" w:rsidR="00AB2366" w:rsidRDefault="00AB2366">
      <w:pPr>
        <w:spacing w:line="293" w:lineRule="exact"/>
        <w:ind w:left="1800"/>
      </w:pPr>
    </w:p>
    <w:p w14:paraId="05E1B6ED" w14:textId="77777777" w:rsidR="00AB2366" w:rsidRDefault="00C044CB">
      <w:pPr>
        <w:tabs>
          <w:tab w:val="left" w:pos="2574"/>
        </w:tabs>
        <w:spacing w:line="447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>5.7</w:t>
      </w:r>
      <w:r>
        <w:tab/>
      </w:r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>Conclusion</w:t>
      </w:r>
    </w:p>
    <w:p w14:paraId="3F336349" w14:textId="77777777" w:rsidR="00AB2366" w:rsidRDefault="00AB2366">
      <w:pPr>
        <w:spacing w:line="342" w:lineRule="exact"/>
        <w:ind w:left="1800"/>
      </w:pPr>
    </w:p>
    <w:p w14:paraId="3174C269" w14:textId="77777777" w:rsidR="00AB2366" w:rsidRDefault="00C044CB">
      <w:pPr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Cognitive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radio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has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been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widely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attracting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many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research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attentions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its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spec-</w:t>
      </w:r>
    </w:p>
    <w:p w14:paraId="6752F648" w14:textId="77777777" w:rsidR="00AB2366" w:rsidRDefault="00C044CB">
      <w:pPr>
        <w:tabs>
          <w:tab w:val="left" w:pos="4380"/>
        </w:tabs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trum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techniques.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chapter,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traditional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approaches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such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energy</w:t>
      </w:r>
    </w:p>
    <w:p w14:paraId="74BF1493" w14:textId="77777777" w:rsidR="00AB2366" w:rsidRDefault="00C044CB">
      <w:pPr>
        <w:tabs>
          <w:tab w:val="left" w:pos="6570"/>
        </w:tabs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feature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introduced.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order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solve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task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</w:p>
    <w:p w14:paraId="6185453C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wideband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high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frequency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signals,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compressed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spectrum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(CS-</w:t>
      </w:r>
    </w:p>
    <w:p w14:paraId="50BDF61F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CSS)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introduced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demonstrated.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However,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compressively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sampled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data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does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not</w:t>
      </w:r>
    </w:p>
    <w:p w14:paraId="2297EF9C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directly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match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traditional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processing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algorithms.</w:t>
      </w:r>
    </w:p>
    <w:p w14:paraId="39D0002D" w14:textId="77777777" w:rsidR="00AB2366" w:rsidRPr="00BE3C3F" w:rsidRDefault="00C044CB">
      <w:pPr>
        <w:spacing w:line="433" w:lineRule="exact"/>
        <w:ind w:left="2151"/>
        <w:rPr>
          <w:color w:val="FF0000"/>
          <w:rPrChange w:id="783" w:author="Exam" w:date="2015-02-27T09:18:00Z">
            <w:rPr/>
          </w:rPrChange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Thenherecomesthequestion: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 w:rsidRPr="00BE3C3F">
        <w:rPr>
          <w:rFonts w:ascii="Times New Roman" w:eastAsia="Times New Roman" w:hAnsi="Times New Roman" w:cs="Times New Roman"/>
          <w:color w:val="FF0000"/>
          <w:sz w:val="23"/>
          <w:szCs w:val="23"/>
          <w:rPrChange w:id="784" w:author="Exam" w:date="2015-02-27T09:18:00Z">
            <w:rPr>
              <w:rFonts w:ascii="Times New Roman" w:eastAsia="Times New Roman" w:hAnsi="Times New Roman" w:cs="Times New Roman"/>
              <w:color w:val="000000"/>
              <w:sz w:val="23"/>
              <w:szCs w:val="23"/>
            </w:rPr>
          </w:rPrChange>
        </w:rPr>
        <w:t>whatifwedirectlyperformhypothesisdetectionwithout</w:t>
      </w:r>
    </w:p>
    <w:p w14:paraId="7BA38347" w14:textId="77777777" w:rsidR="00AB2366" w:rsidRPr="00BE3C3F" w:rsidRDefault="00C044CB">
      <w:pPr>
        <w:tabs>
          <w:tab w:val="left" w:pos="3730"/>
        </w:tabs>
        <w:spacing w:line="433" w:lineRule="exact"/>
        <w:ind w:left="1800"/>
        <w:rPr>
          <w:color w:val="FF0000"/>
          <w:rPrChange w:id="785" w:author="Exam" w:date="2015-02-27T09:18:00Z">
            <w:rPr/>
          </w:rPrChange>
        </w:rPr>
      </w:pPr>
      <w:r w:rsidRPr="00BE3C3F">
        <w:rPr>
          <w:rFonts w:ascii="Times New Roman" w:eastAsia="Times New Roman" w:hAnsi="Times New Roman" w:cs="Times New Roman"/>
          <w:color w:val="FF0000"/>
          <w:sz w:val="23"/>
          <w:szCs w:val="23"/>
          <w:rPrChange w:id="786" w:author="Exam" w:date="2015-02-27T09:18:00Z">
            <w:rPr>
              <w:rFonts w:ascii="Times New Roman" w:eastAsia="Times New Roman" w:hAnsi="Times New Roman" w:cs="Times New Roman"/>
              <w:color w:val="000000"/>
              <w:sz w:val="23"/>
              <w:szCs w:val="23"/>
            </w:rPr>
          </w:rPrChange>
        </w:rPr>
        <w:t>CS reconstruction?</w:t>
      </w:r>
      <w:r w:rsidRPr="00BE3C3F">
        <w:rPr>
          <w:color w:val="FF0000"/>
          <w:rPrChange w:id="787" w:author="Exam" w:date="2015-02-27T09:18:00Z">
            <w:rPr/>
          </w:rPrChange>
        </w:rPr>
        <w:tab/>
      </w:r>
      <w:r w:rsidRPr="00BE3C3F">
        <w:rPr>
          <w:rFonts w:ascii="Times New Roman" w:eastAsia="Times New Roman" w:hAnsi="Times New Roman" w:cs="Times New Roman"/>
          <w:color w:val="FF0000"/>
          <w:sz w:val="23"/>
          <w:szCs w:val="23"/>
          <w:rPrChange w:id="788" w:author="Exam" w:date="2015-02-27T09:18:00Z">
            <w:rPr>
              <w:rFonts w:ascii="Times New Roman" w:eastAsia="Times New Roman" w:hAnsi="Times New Roman" w:cs="Times New Roman"/>
              <w:color w:val="000000"/>
              <w:sz w:val="23"/>
              <w:szCs w:val="23"/>
            </w:rPr>
          </w:rPrChange>
        </w:rPr>
        <w:t>If the idea is achievable, the additional energy cost will be eliminated</w:t>
      </w:r>
    </w:p>
    <w:p w14:paraId="4AF03F31" w14:textId="77777777" w:rsidR="00AB2366" w:rsidRPr="00BE3C3F" w:rsidRDefault="00C044CB">
      <w:pPr>
        <w:tabs>
          <w:tab w:val="left" w:pos="5120"/>
        </w:tabs>
        <w:spacing w:line="433" w:lineRule="exact"/>
        <w:ind w:left="1800"/>
        <w:rPr>
          <w:color w:val="FF0000"/>
          <w:rPrChange w:id="789" w:author="Exam" w:date="2015-02-27T09:18:00Z">
            <w:rPr/>
          </w:rPrChange>
        </w:rPr>
      </w:pPr>
      <w:r w:rsidRPr="00BE3C3F">
        <w:rPr>
          <w:rFonts w:ascii="Times New Roman" w:eastAsia="Times New Roman" w:hAnsi="Times New Roman" w:cs="Times New Roman"/>
          <w:color w:val="FF0000"/>
          <w:sz w:val="23"/>
          <w:szCs w:val="23"/>
          <w:rPrChange w:id="790" w:author="Exam" w:date="2015-02-27T09:18:00Z">
            <w:rPr>
              <w:rFonts w:ascii="Times New Roman" w:eastAsia="Times New Roman" w:hAnsi="Times New Roman" w:cs="Times New Roman"/>
              <w:color w:val="000000"/>
              <w:sz w:val="23"/>
              <w:szCs w:val="23"/>
            </w:rPr>
          </w:rPrChange>
        </w:rPr>
        <w:t>so that the entire energy reduces.</w:t>
      </w:r>
      <w:r w:rsidRPr="00BE3C3F">
        <w:rPr>
          <w:color w:val="FF0000"/>
          <w:rPrChange w:id="791" w:author="Exam" w:date="2015-02-27T09:18:00Z">
            <w:rPr/>
          </w:rPrChange>
        </w:rPr>
        <w:tab/>
      </w:r>
      <w:r w:rsidRPr="00BE3C3F">
        <w:rPr>
          <w:rFonts w:ascii="Times New Roman" w:eastAsia="Times New Roman" w:hAnsi="Times New Roman" w:cs="Times New Roman"/>
          <w:color w:val="FF0000"/>
          <w:sz w:val="23"/>
          <w:szCs w:val="23"/>
          <w:rPrChange w:id="792" w:author="Exam" w:date="2015-02-27T09:18:00Z">
            <w:rPr>
              <w:rFonts w:ascii="Times New Roman" w:eastAsia="Times New Roman" w:hAnsi="Times New Roman" w:cs="Times New Roman"/>
              <w:color w:val="000000"/>
              <w:sz w:val="23"/>
              <w:szCs w:val="23"/>
            </w:rPr>
          </w:rPrChange>
        </w:rPr>
        <w:t>Besides, not only detection, if we can expand this idea</w:t>
      </w:r>
    </w:p>
    <w:p w14:paraId="7DB51323" w14:textId="77777777" w:rsidR="00AB2366" w:rsidRPr="00BE3C3F" w:rsidRDefault="00C044CB">
      <w:pPr>
        <w:spacing w:line="433" w:lineRule="exact"/>
        <w:ind w:left="1800"/>
        <w:rPr>
          <w:color w:val="FF0000"/>
          <w:rPrChange w:id="793" w:author="Exam" w:date="2015-02-27T09:18:00Z">
            <w:rPr/>
          </w:rPrChange>
        </w:rPr>
      </w:pPr>
      <w:r w:rsidRPr="00BE3C3F">
        <w:rPr>
          <w:rFonts w:ascii="Times New Roman" w:eastAsia="Times New Roman" w:hAnsi="Times New Roman" w:cs="Times New Roman"/>
          <w:color w:val="FF0000"/>
          <w:sz w:val="23"/>
          <w:szCs w:val="23"/>
          <w:rPrChange w:id="794" w:author="Exam" w:date="2015-02-27T09:18:00Z">
            <w:rPr>
              <w:rFonts w:ascii="Times New Roman" w:eastAsia="Times New Roman" w:hAnsi="Times New Roman" w:cs="Times New Roman"/>
              <w:color w:val="000000"/>
              <w:sz w:val="23"/>
              <w:szCs w:val="23"/>
            </w:rPr>
          </w:rPrChange>
        </w:rPr>
        <w:t>to filtering, estimation, then more intelligent-based scheme for cognitive radio can be sup-</w:t>
      </w:r>
    </w:p>
    <w:p w14:paraId="26AC2BD7" w14:textId="77777777" w:rsidR="00AB2366" w:rsidRDefault="00C044CB">
      <w:pPr>
        <w:tabs>
          <w:tab w:val="left" w:pos="4255"/>
        </w:tabs>
        <w:spacing w:line="433" w:lineRule="exact"/>
        <w:ind w:left="1800"/>
      </w:pPr>
      <w:r w:rsidRPr="00BE3C3F">
        <w:rPr>
          <w:rFonts w:ascii="Times New Roman" w:eastAsia="Times New Roman" w:hAnsi="Times New Roman" w:cs="Times New Roman"/>
          <w:color w:val="FF0000"/>
          <w:sz w:val="23"/>
          <w:szCs w:val="23"/>
          <w:rPrChange w:id="795" w:author="Exam" w:date="2015-02-27T09:18:00Z">
            <w:rPr>
              <w:rFonts w:ascii="Times New Roman" w:eastAsia="Times New Roman" w:hAnsi="Times New Roman" w:cs="Times New Roman"/>
              <w:color w:val="000000"/>
              <w:sz w:val="23"/>
              <w:szCs w:val="23"/>
            </w:rPr>
          </w:rPrChange>
        </w:rPr>
        <w:t>ported in physical layer.</w:t>
      </w:r>
      <w:r w:rsidRPr="00BE3C3F">
        <w:rPr>
          <w:color w:val="FF0000"/>
          <w:rPrChange w:id="796" w:author="Exam" w:date="2015-02-27T09:18:00Z">
            <w:rPr/>
          </w:rPrChange>
        </w:rP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answer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refers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our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future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research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aims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that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shown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</w:p>
    <w:p w14:paraId="361A8FFA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next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chapter.</w:t>
      </w:r>
    </w:p>
    <w:p w14:paraId="34123E7E" w14:textId="77777777" w:rsidR="00AB2366" w:rsidRDefault="00AB2366">
      <w:pPr>
        <w:spacing w:line="200" w:lineRule="exact"/>
        <w:ind w:left="1800"/>
      </w:pPr>
    </w:p>
    <w:p w14:paraId="3AF424FE" w14:textId="77777777" w:rsidR="00AB2366" w:rsidRDefault="00AB2366">
      <w:pPr>
        <w:spacing w:line="200" w:lineRule="exact"/>
        <w:ind w:left="1800"/>
      </w:pPr>
    </w:p>
    <w:p w14:paraId="433BE71C" w14:textId="77777777" w:rsidR="00AB2366" w:rsidRDefault="00AB2366">
      <w:pPr>
        <w:spacing w:line="200" w:lineRule="exact"/>
        <w:ind w:left="1800"/>
      </w:pPr>
    </w:p>
    <w:p w14:paraId="6C1DF7E8" w14:textId="77777777" w:rsidR="00AB2366" w:rsidRDefault="00AB2366">
      <w:pPr>
        <w:spacing w:line="200" w:lineRule="exact"/>
        <w:ind w:left="1800"/>
      </w:pPr>
    </w:p>
    <w:p w14:paraId="54BC7E35" w14:textId="77777777" w:rsidR="00AB2366" w:rsidRDefault="00AB2366">
      <w:pPr>
        <w:spacing w:line="200" w:lineRule="exact"/>
        <w:ind w:left="1800"/>
      </w:pPr>
    </w:p>
    <w:p w14:paraId="5E42AC11" w14:textId="77777777" w:rsidR="00AB2366" w:rsidRDefault="00AB2366">
      <w:pPr>
        <w:spacing w:line="200" w:lineRule="exact"/>
        <w:ind w:left="1800"/>
      </w:pPr>
    </w:p>
    <w:p w14:paraId="3ECFE8D5" w14:textId="77777777" w:rsidR="00AB2366" w:rsidRDefault="00AB2366">
      <w:pPr>
        <w:spacing w:line="200" w:lineRule="exact"/>
        <w:ind w:left="1800"/>
      </w:pPr>
    </w:p>
    <w:p w14:paraId="4924195B" w14:textId="77777777" w:rsidR="00AB2366" w:rsidRDefault="00AB2366">
      <w:pPr>
        <w:spacing w:line="200" w:lineRule="exact"/>
        <w:ind w:left="1800"/>
      </w:pPr>
    </w:p>
    <w:p w14:paraId="08ED9A12" w14:textId="77777777" w:rsidR="00AB2366" w:rsidRDefault="00AB2366">
      <w:pPr>
        <w:spacing w:line="200" w:lineRule="exact"/>
        <w:ind w:left="1800"/>
      </w:pPr>
    </w:p>
    <w:p w14:paraId="1E3C4822" w14:textId="77777777" w:rsidR="00AB2366" w:rsidRDefault="00AB2366">
      <w:pPr>
        <w:spacing w:line="200" w:lineRule="exact"/>
        <w:ind w:left="1800"/>
      </w:pPr>
    </w:p>
    <w:p w14:paraId="09A7FE8C" w14:textId="77777777" w:rsidR="00AB2366" w:rsidRDefault="00AB2366">
      <w:pPr>
        <w:spacing w:line="200" w:lineRule="exact"/>
        <w:ind w:left="1800"/>
      </w:pPr>
    </w:p>
    <w:p w14:paraId="0CDCEB33" w14:textId="77777777" w:rsidR="00AB2366" w:rsidRDefault="00AB2366">
      <w:pPr>
        <w:spacing w:line="200" w:lineRule="exact"/>
        <w:ind w:left="1800"/>
      </w:pPr>
    </w:p>
    <w:p w14:paraId="1237A8B2" w14:textId="77777777" w:rsidR="00AB2366" w:rsidRDefault="00AB2366">
      <w:pPr>
        <w:spacing w:line="200" w:lineRule="exact"/>
        <w:ind w:left="1800"/>
      </w:pPr>
    </w:p>
    <w:p w14:paraId="7C4F6BBC" w14:textId="77777777" w:rsidR="00AB2366" w:rsidRDefault="00AB2366">
      <w:pPr>
        <w:spacing w:line="200" w:lineRule="exact"/>
        <w:ind w:left="1800"/>
      </w:pPr>
    </w:p>
    <w:p w14:paraId="0DE4F88C" w14:textId="77777777" w:rsidR="00AB2366" w:rsidRDefault="00AB2366">
      <w:pPr>
        <w:spacing w:line="200" w:lineRule="exact"/>
        <w:ind w:left="1800"/>
      </w:pPr>
    </w:p>
    <w:p w14:paraId="241FC00B" w14:textId="77777777" w:rsidR="00AB2366" w:rsidRDefault="00AB2366">
      <w:pPr>
        <w:spacing w:line="200" w:lineRule="exact"/>
        <w:ind w:left="1800"/>
      </w:pPr>
    </w:p>
    <w:p w14:paraId="71172DC6" w14:textId="77777777" w:rsidR="00AB2366" w:rsidRDefault="00AB2366">
      <w:pPr>
        <w:spacing w:line="200" w:lineRule="exact"/>
        <w:ind w:left="1800"/>
      </w:pPr>
    </w:p>
    <w:p w14:paraId="21440595" w14:textId="77777777" w:rsidR="00AB2366" w:rsidRDefault="00AB2366">
      <w:pPr>
        <w:spacing w:line="200" w:lineRule="exact"/>
        <w:ind w:left="1800"/>
      </w:pPr>
    </w:p>
    <w:p w14:paraId="4996FA52" w14:textId="77777777" w:rsidR="00AB2366" w:rsidRDefault="00AB2366">
      <w:pPr>
        <w:spacing w:line="200" w:lineRule="exact"/>
        <w:ind w:left="1800"/>
      </w:pPr>
    </w:p>
    <w:p w14:paraId="400E09C9" w14:textId="77777777" w:rsidR="00AB2366" w:rsidRDefault="00AB2366">
      <w:pPr>
        <w:spacing w:line="200" w:lineRule="exact"/>
        <w:ind w:left="1800"/>
      </w:pPr>
    </w:p>
    <w:p w14:paraId="759A305E" w14:textId="77777777" w:rsidR="00AB2366" w:rsidRDefault="00AB2366">
      <w:pPr>
        <w:spacing w:line="200" w:lineRule="exact"/>
        <w:ind w:left="1800"/>
      </w:pPr>
    </w:p>
    <w:p w14:paraId="373E89E0" w14:textId="77777777" w:rsidR="00AB2366" w:rsidRDefault="00AB2366">
      <w:pPr>
        <w:spacing w:line="200" w:lineRule="exact"/>
        <w:ind w:left="1800"/>
      </w:pPr>
    </w:p>
    <w:p w14:paraId="753C1670" w14:textId="77777777" w:rsidR="00AB2366" w:rsidRDefault="00AB2366">
      <w:pPr>
        <w:spacing w:line="200" w:lineRule="exact"/>
        <w:ind w:left="1800"/>
      </w:pPr>
    </w:p>
    <w:p w14:paraId="1D35AC25" w14:textId="77777777" w:rsidR="00AB2366" w:rsidRDefault="00AB2366">
      <w:pPr>
        <w:spacing w:line="200" w:lineRule="exact"/>
        <w:ind w:left="1800"/>
      </w:pPr>
    </w:p>
    <w:p w14:paraId="2F19B8D2" w14:textId="77777777" w:rsidR="00AB2366" w:rsidRDefault="00AB2366">
      <w:pPr>
        <w:spacing w:line="200" w:lineRule="exact"/>
        <w:ind w:left="1800"/>
      </w:pPr>
    </w:p>
    <w:p w14:paraId="08D41EAB" w14:textId="77777777" w:rsidR="00AB2366" w:rsidRDefault="00AB2366">
      <w:pPr>
        <w:spacing w:line="200" w:lineRule="exact"/>
        <w:ind w:left="1800"/>
      </w:pPr>
    </w:p>
    <w:p w14:paraId="4CA93972" w14:textId="77777777" w:rsidR="00AB2366" w:rsidRDefault="00AB2366">
      <w:pPr>
        <w:spacing w:line="200" w:lineRule="exact"/>
        <w:ind w:left="1800"/>
      </w:pPr>
    </w:p>
    <w:p w14:paraId="130DB484" w14:textId="77777777" w:rsidR="00AB2366" w:rsidRDefault="00AB2366">
      <w:pPr>
        <w:spacing w:line="200" w:lineRule="exact"/>
        <w:ind w:left="1800"/>
      </w:pPr>
    </w:p>
    <w:p w14:paraId="0FD2E73A" w14:textId="77777777" w:rsidR="00AB2366" w:rsidRDefault="00AB2366">
      <w:pPr>
        <w:spacing w:line="200" w:lineRule="exact"/>
        <w:ind w:left="1800"/>
      </w:pPr>
    </w:p>
    <w:p w14:paraId="28FD432F" w14:textId="77777777" w:rsidR="00AB2366" w:rsidRDefault="00AB2366">
      <w:pPr>
        <w:spacing w:line="200" w:lineRule="exact"/>
        <w:ind w:left="1800"/>
      </w:pPr>
    </w:p>
    <w:p w14:paraId="170734DF" w14:textId="77777777" w:rsidR="00AB2366" w:rsidRDefault="00AB2366">
      <w:pPr>
        <w:spacing w:line="200" w:lineRule="exact"/>
        <w:ind w:left="1800"/>
      </w:pPr>
    </w:p>
    <w:p w14:paraId="0A841DD7" w14:textId="77777777" w:rsidR="00AB2366" w:rsidRDefault="00AB2366">
      <w:pPr>
        <w:spacing w:line="218" w:lineRule="exact"/>
        <w:ind w:left="1800"/>
      </w:pPr>
    </w:p>
    <w:p w14:paraId="097977E2" w14:textId="77777777" w:rsidR="00AB2366" w:rsidRDefault="00C044CB">
      <w:pPr>
        <w:spacing w:line="288" w:lineRule="exact"/>
        <w:ind w:left="60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26</w:t>
      </w:r>
    </w:p>
    <w:p w14:paraId="13F8C41D" w14:textId="77777777" w:rsidR="00AB2366" w:rsidRDefault="00AB2366">
      <w:pPr>
        <w:sectPr w:rsidR="00AB2366">
          <w:pgSz w:w="11905" w:h="16837"/>
          <w:pgMar w:top="0" w:right="0" w:bottom="0" w:left="0" w:header="0" w:footer="0" w:gutter="0"/>
          <w:cols w:space="720"/>
        </w:sectPr>
      </w:pPr>
    </w:p>
    <w:p w14:paraId="49884A0D" w14:textId="77777777" w:rsidR="00AB2366" w:rsidRDefault="00AB2366">
      <w:pPr>
        <w:spacing w:line="200" w:lineRule="exact"/>
        <w:ind w:left="1800"/>
      </w:pPr>
    </w:p>
    <w:p w14:paraId="0C8DB36F" w14:textId="77777777" w:rsidR="00AB2366" w:rsidRDefault="00AB2366">
      <w:pPr>
        <w:spacing w:line="200" w:lineRule="exact"/>
        <w:ind w:left="1800"/>
      </w:pPr>
    </w:p>
    <w:p w14:paraId="33297394" w14:textId="77777777" w:rsidR="00AB2366" w:rsidRDefault="00AB2366">
      <w:pPr>
        <w:spacing w:line="200" w:lineRule="exact"/>
        <w:ind w:left="1800"/>
      </w:pPr>
    </w:p>
    <w:p w14:paraId="5843CED4" w14:textId="77777777" w:rsidR="00AB2366" w:rsidRDefault="00AB2366">
      <w:pPr>
        <w:spacing w:line="200" w:lineRule="exact"/>
        <w:ind w:left="1800"/>
      </w:pPr>
    </w:p>
    <w:p w14:paraId="3C628198" w14:textId="77777777" w:rsidR="00AB2366" w:rsidRDefault="00AB2366">
      <w:pPr>
        <w:spacing w:line="200" w:lineRule="exact"/>
        <w:ind w:left="1800"/>
      </w:pPr>
    </w:p>
    <w:p w14:paraId="2A12713F" w14:textId="77777777" w:rsidR="00AB2366" w:rsidRDefault="00AB2366">
      <w:pPr>
        <w:spacing w:line="200" w:lineRule="exact"/>
        <w:ind w:left="1800"/>
      </w:pPr>
    </w:p>
    <w:p w14:paraId="208F4D3D" w14:textId="77777777" w:rsidR="00AB2366" w:rsidRDefault="00AB2366">
      <w:pPr>
        <w:spacing w:line="200" w:lineRule="exact"/>
        <w:ind w:left="1800"/>
      </w:pPr>
    </w:p>
    <w:p w14:paraId="3492DE59" w14:textId="77777777" w:rsidR="00AB2366" w:rsidRDefault="00AB2366">
      <w:pPr>
        <w:spacing w:line="200" w:lineRule="exact"/>
        <w:ind w:left="1800"/>
      </w:pPr>
    </w:p>
    <w:p w14:paraId="0168D739" w14:textId="77777777" w:rsidR="00AB2366" w:rsidRDefault="00AB2366">
      <w:pPr>
        <w:spacing w:line="200" w:lineRule="exact"/>
        <w:ind w:left="1800"/>
      </w:pPr>
    </w:p>
    <w:p w14:paraId="2E1565D9" w14:textId="77777777" w:rsidR="00AB2366" w:rsidRDefault="00AB2366">
      <w:pPr>
        <w:spacing w:line="200" w:lineRule="exact"/>
        <w:ind w:left="1800"/>
      </w:pPr>
    </w:p>
    <w:p w14:paraId="05F0FBE5" w14:textId="77777777" w:rsidR="00AB2366" w:rsidRDefault="00AB2366">
      <w:pPr>
        <w:spacing w:line="200" w:lineRule="exact"/>
        <w:ind w:left="1800"/>
      </w:pPr>
    </w:p>
    <w:p w14:paraId="08FC38CE" w14:textId="77777777" w:rsidR="00AB2366" w:rsidRDefault="00AB2366">
      <w:pPr>
        <w:spacing w:line="200" w:lineRule="exact"/>
        <w:ind w:left="1800"/>
      </w:pPr>
    </w:p>
    <w:p w14:paraId="4F1BDFEF" w14:textId="77777777" w:rsidR="00AB2366" w:rsidRDefault="00AB2366">
      <w:pPr>
        <w:spacing w:line="200" w:lineRule="exact"/>
        <w:ind w:left="1800"/>
      </w:pPr>
    </w:p>
    <w:p w14:paraId="7B6AB2A5" w14:textId="77777777" w:rsidR="00AB2366" w:rsidRDefault="00AB2366">
      <w:pPr>
        <w:spacing w:line="200" w:lineRule="exact"/>
        <w:ind w:left="1800"/>
      </w:pPr>
    </w:p>
    <w:p w14:paraId="47544BCB" w14:textId="77777777" w:rsidR="00AB2366" w:rsidRDefault="00AB2366">
      <w:pPr>
        <w:spacing w:line="200" w:lineRule="exact"/>
        <w:ind w:left="1800"/>
      </w:pPr>
    </w:p>
    <w:p w14:paraId="07EC7B4C" w14:textId="77777777" w:rsidR="00AB2366" w:rsidRDefault="00AB2366">
      <w:pPr>
        <w:spacing w:line="200" w:lineRule="exact"/>
        <w:ind w:left="1800"/>
      </w:pPr>
    </w:p>
    <w:p w14:paraId="1642D034" w14:textId="77777777" w:rsidR="00AB2366" w:rsidRDefault="00AB2366">
      <w:pPr>
        <w:spacing w:line="200" w:lineRule="exact"/>
        <w:ind w:left="1800"/>
      </w:pPr>
    </w:p>
    <w:p w14:paraId="1C3A1A35" w14:textId="77777777" w:rsidR="00AB2366" w:rsidRDefault="00AB2366">
      <w:pPr>
        <w:spacing w:line="200" w:lineRule="exact"/>
        <w:ind w:left="1800"/>
      </w:pPr>
    </w:p>
    <w:p w14:paraId="7C0C2962" w14:textId="77777777" w:rsidR="00AB2366" w:rsidRDefault="00AB2366">
      <w:pPr>
        <w:spacing w:line="200" w:lineRule="exact"/>
        <w:ind w:left="1800"/>
      </w:pPr>
    </w:p>
    <w:p w14:paraId="799C9566" w14:textId="77777777" w:rsidR="00AB2366" w:rsidRDefault="00AB2366">
      <w:pPr>
        <w:spacing w:line="200" w:lineRule="exact"/>
        <w:ind w:left="1800"/>
      </w:pPr>
    </w:p>
    <w:p w14:paraId="071C738D" w14:textId="77777777" w:rsidR="00AB2366" w:rsidRDefault="00AB2366">
      <w:pPr>
        <w:spacing w:line="200" w:lineRule="exact"/>
        <w:ind w:left="1800"/>
      </w:pPr>
    </w:p>
    <w:p w14:paraId="6989A7AF" w14:textId="77777777" w:rsidR="00AB2366" w:rsidRDefault="00AB2366">
      <w:pPr>
        <w:spacing w:line="269" w:lineRule="exact"/>
        <w:ind w:left="1800"/>
      </w:pPr>
    </w:p>
    <w:p w14:paraId="60F2DF01" w14:textId="77777777" w:rsidR="00AB2366" w:rsidRDefault="00C044CB">
      <w:pPr>
        <w:spacing w:line="644" w:lineRule="exact"/>
        <w:ind w:left="1800"/>
      </w:pPr>
      <w:bookmarkStart w:id="797" w:name="PageMark38"/>
      <w:bookmarkEnd w:id="797"/>
      <w:r>
        <w:rPr>
          <w:rFonts w:ascii="Times New Roman" w:eastAsia="Times New Roman" w:hAnsi="Times New Roman" w:cs="Times New Roman"/>
          <w:color w:val="000000"/>
          <w:sz w:val="49"/>
          <w:szCs w:val="49"/>
        </w:rPr>
        <w:t>Chapter</w:t>
      </w:r>
      <w:r>
        <w:rPr>
          <w:rFonts w:ascii="Times New Roman" w:eastAsia="Times New Roman" w:hAnsi="Times New Roman" w:cs="Times New Roman"/>
          <w:sz w:val="49"/>
          <w:szCs w:val="4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9"/>
          <w:szCs w:val="49"/>
        </w:rPr>
        <w:t>6</w:t>
      </w:r>
    </w:p>
    <w:p w14:paraId="606221EC" w14:textId="77777777" w:rsidR="00AB2366" w:rsidRDefault="00AB2366">
      <w:pPr>
        <w:spacing w:line="200" w:lineRule="exact"/>
        <w:ind w:left="1800"/>
      </w:pPr>
    </w:p>
    <w:p w14:paraId="2FBC3E8A" w14:textId="77777777" w:rsidR="00AB2366" w:rsidRDefault="00AB2366">
      <w:pPr>
        <w:spacing w:line="200" w:lineRule="exact"/>
        <w:ind w:left="1800"/>
      </w:pPr>
    </w:p>
    <w:p w14:paraId="63B80BDF" w14:textId="77777777" w:rsidR="00AB2366" w:rsidRDefault="00AB2366">
      <w:pPr>
        <w:spacing w:line="250" w:lineRule="exact"/>
        <w:ind w:left="1800"/>
      </w:pPr>
    </w:p>
    <w:p w14:paraId="26AC5EC0" w14:textId="77777777" w:rsidR="00AB2366" w:rsidRDefault="00C044CB">
      <w:pPr>
        <w:spacing w:line="644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49"/>
          <w:szCs w:val="49"/>
        </w:rPr>
        <w:t>Future</w:t>
      </w:r>
      <w:r>
        <w:rPr>
          <w:rFonts w:ascii="Times New Roman" w:eastAsia="Times New Roman" w:hAnsi="Times New Roman" w:cs="Times New Roman"/>
          <w:sz w:val="49"/>
          <w:szCs w:val="4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9"/>
          <w:szCs w:val="49"/>
        </w:rPr>
        <w:t>Work:</w:t>
      </w:r>
      <w:r>
        <w:rPr>
          <w:rFonts w:ascii="Times New Roman" w:eastAsia="Times New Roman" w:hAnsi="Times New Roman" w:cs="Times New Roman"/>
          <w:sz w:val="49"/>
          <w:szCs w:val="4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9"/>
          <w:szCs w:val="49"/>
        </w:rPr>
        <w:t>Novel</w:t>
      </w:r>
      <w:r>
        <w:rPr>
          <w:rFonts w:ascii="Times New Roman" w:eastAsia="Times New Roman" w:hAnsi="Times New Roman" w:cs="Times New Roman"/>
          <w:sz w:val="49"/>
          <w:szCs w:val="4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9"/>
          <w:szCs w:val="49"/>
        </w:rPr>
        <w:t>Signal</w:t>
      </w:r>
      <w:r>
        <w:rPr>
          <w:rFonts w:ascii="Times New Roman" w:eastAsia="Times New Roman" w:hAnsi="Times New Roman" w:cs="Times New Roman"/>
          <w:sz w:val="49"/>
          <w:szCs w:val="4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9"/>
          <w:szCs w:val="49"/>
        </w:rPr>
        <w:t>Processing</w:t>
      </w:r>
    </w:p>
    <w:p w14:paraId="3DBBC571" w14:textId="77777777" w:rsidR="00AB2366" w:rsidRDefault="00AB2366">
      <w:pPr>
        <w:spacing w:line="251" w:lineRule="exact"/>
        <w:ind w:left="1800"/>
      </w:pPr>
    </w:p>
    <w:p w14:paraId="679243C9" w14:textId="77777777" w:rsidR="00AB2366" w:rsidRDefault="00C044CB">
      <w:pPr>
        <w:spacing w:line="644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49"/>
          <w:szCs w:val="49"/>
        </w:rPr>
        <w:t>for</w:t>
      </w:r>
      <w:r>
        <w:rPr>
          <w:rFonts w:ascii="Times New Roman" w:eastAsia="Times New Roman" w:hAnsi="Times New Roman" w:cs="Times New Roman"/>
          <w:sz w:val="49"/>
          <w:szCs w:val="4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9"/>
          <w:szCs w:val="49"/>
        </w:rPr>
        <w:t>CS</w:t>
      </w:r>
      <w:r>
        <w:rPr>
          <w:rFonts w:ascii="Times New Roman" w:eastAsia="Times New Roman" w:hAnsi="Times New Roman" w:cs="Times New Roman"/>
          <w:sz w:val="49"/>
          <w:szCs w:val="4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9"/>
          <w:szCs w:val="49"/>
        </w:rPr>
        <w:t>Spectrum</w:t>
      </w:r>
      <w:r>
        <w:rPr>
          <w:rFonts w:ascii="Times New Roman" w:eastAsia="Times New Roman" w:hAnsi="Times New Roman" w:cs="Times New Roman"/>
          <w:sz w:val="49"/>
          <w:szCs w:val="4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9"/>
          <w:szCs w:val="49"/>
        </w:rPr>
        <w:t>Sensing</w:t>
      </w:r>
    </w:p>
    <w:p w14:paraId="713F57A6" w14:textId="77777777" w:rsidR="00AB2366" w:rsidRDefault="00AB2366">
      <w:pPr>
        <w:spacing w:line="200" w:lineRule="exact"/>
        <w:ind w:left="1800"/>
      </w:pPr>
    </w:p>
    <w:p w14:paraId="26126F25" w14:textId="77777777" w:rsidR="00AB2366" w:rsidRDefault="00AB2366">
      <w:pPr>
        <w:spacing w:line="200" w:lineRule="exact"/>
        <w:ind w:left="1800"/>
      </w:pPr>
    </w:p>
    <w:p w14:paraId="2C3EB163" w14:textId="77777777" w:rsidR="00AB2366" w:rsidRDefault="00AB2366">
      <w:pPr>
        <w:spacing w:line="200" w:lineRule="exact"/>
        <w:ind w:left="1800"/>
      </w:pPr>
    </w:p>
    <w:p w14:paraId="7C27FFB9" w14:textId="77777777" w:rsidR="00AB2366" w:rsidRDefault="00AB2366">
      <w:pPr>
        <w:spacing w:line="240" w:lineRule="exact"/>
        <w:ind w:left="1800"/>
      </w:pPr>
    </w:p>
    <w:p w14:paraId="258A5777" w14:textId="77777777" w:rsidR="00AB2366" w:rsidRDefault="00C044CB">
      <w:pPr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last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chapter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5,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have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discussed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main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drawback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compressed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based</w:t>
      </w:r>
    </w:p>
    <w:p w14:paraId="474A426D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spectrum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(CS-CSS)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which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derives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from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computational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non-linear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recon-</w:t>
      </w:r>
    </w:p>
    <w:p w14:paraId="06E33368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struction.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fact,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framework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sacrifices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time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energy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performance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recon-</w:t>
      </w:r>
    </w:p>
    <w:p w14:paraId="5537CE28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struction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produce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return,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sampling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rate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reduced).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order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solve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problem,</w:t>
      </w:r>
    </w:p>
    <w:p w14:paraId="58ECC945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chapter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focuses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exploring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potential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approach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directly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analysing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compressive</w:t>
      </w:r>
    </w:p>
    <w:p w14:paraId="0EF235C2" w14:textId="77777777" w:rsidR="00AB2366" w:rsidRDefault="00C044CB">
      <w:pPr>
        <w:tabs>
          <w:tab w:val="left" w:pos="6461"/>
        </w:tabs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measurements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without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fully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reconstruction.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new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approach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termed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compres-</w:t>
      </w:r>
    </w:p>
    <w:p w14:paraId="7D051735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processing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(CSP),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will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compressive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spectrum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(CSS)</w:t>
      </w:r>
    </w:p>
    <w:p w14:paraId="47585440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cognitive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radio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network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(CRN),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that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drawback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may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overcome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our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proposed</w:t>
      </w:r>
    </w:p>
    <w:p w14:paraId="22A4E8CE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CSP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systems.</w:t>
      </w:r>
    </w:p>
    <w:p w14:paraId="2B83DA3D" w14:textId="77777777" w:rsidR="00AB2366" w:rsidRDefault="00AB2366">
      <w:pPr>
        <w:spacing w:line="200" w:lineRule="exact"/>
        <w:ind w:left="1800"/>
      </w:pPr>
    </w:p>
    <w:p w14:paraId="7C5820DC" w14:textId="77777777" w:rsidR="00AB2366" w:rsidRDefault="00AB2366">
      <w:pPr>
        <w:spacing w:line="200" w:lineRule="exact"/>
        <w:ind w:left="1800"/>
      </w:pPr>
    </w:p>
    <w:p w14:paraId="5BF19BCB" w14:textId="77777777" w:rsidR="00AB2366" w:rsidRDefault="00AB2366">
      <w:pPr>
        <w:spacing w:line="236" w:lineRule="exact"/>
        <w:ind w:left="1800"/>
      </w:pPr>
    </w:p>
    <w:p w14:paraId="5EF2AEF5" w14:textId="77777777" w:rsidR="00AB2366" w:rsidRDefault="00C044CB">
      <w:pPr>
        <w:tabs>
          <w:tab w:val="left" w:pos="2574"/>
        </w:tabs>
        <w:spacing w:line="447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>6.1</w:t>
      </w:r>
      <w:r>
        <w:tab/>
      </w:r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>Introduction</w:t>
      </w:r>
      <w:r>
        <w:rPr>
          <w:rFonts w:ascii="Times New Roman" w:eastAsia="Times New Roman" w:hAnsi="Times New Roman" w:cs="Times New Roman"/>
          <w:sz w:val="34"/>
          <w:szCs w:val="3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>to</w:t>
      </w:r>
      <w:r>
        <w:rPr>
          <w:rFonts w:ascii="Times New Roman" w:eastAsia="Times New Roman" w:hAnsi="Times New Roman" w:cs="Times New Roman"/>
          <w:sz w:val="34"/>
          <w:szCs w:val="3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>CSP</w:t>
      </w:r>
    </w:p>
    <w:p w14:paraId="1F2EE2A5" w14:textId="77777777" w:rsidR="00AB2366" w:rsidRDefault="00AB2366">
      <w:pPr>
        <w:spacing w:line="342" w:lineRule="exact"/>
        <w:ind w:left="1800"/>
      </w:pPr>
    </w:p>
    <w:p w14:paraId="64B98E29" w14:textId="77777777" w:rsidR="00AB2366" w:rsidRDefault="00C044CB">
      <w:pPr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compressed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wideband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spectrum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cognitive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radio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provides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its</w:t>
      </w:r>
    </w:p>
    <w:p w14:paraId="3D8F99E7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outstanding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feature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reducing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sampling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rate.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However,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corresponding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drawbacks</w:t>
      </w:r>
    </w:p>
    <w:p w14:paraId="4910190C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emerge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real-time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ability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energy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cost,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mainly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due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its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computational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complex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non-</w:t>
      </w:r>
    </w:p>
    <w:p w14:paraId="099DAAF1" w14:textId="77777777" w:rsidR="00AB2366" w:rsidRDefault="00AB2366">
      <w:pPr>
        <w:sectPr w:rsidR="00AB2366">
          <w:pgSz w:w="11905" w:h="16837"/>
          <w:pgMar w:top="0" w:right="0" w:bottom="0" w:left="0" w:header="0" w:footer="0" w:gutter="0"/>
          <w:cols w:space="720"/>
        </w:sectPr>
      </w:pPr>
    </w:p>
    <w:p w14:paraId="00B3A144" w14:textId="77777777" w:rsidR="00AB2366" w:rsidRDefault="007A10E0">
      <w:pPr>
        <w:spacing w:line="200" w:lineRule="exact"/>
        <w:ind w:left="1800"/>
      </w:pPr>
      <w:r>
        <w:lastRenderedPageBreak/>
        <w:pict w14:anchorId="56C4D4E1">
          <v:group id="_x0000_s1055" style="position:absolute;left:0;text-align:left;margin-left:89.25pt;margin-top:121.5pt;width:432.75pt;height:.75pt;z-index:251663872;mso-position-horizontal-relative:page;mso-position-vertical-relative:page" coordorigin="1785,2430" coordsize="8655,15">
            <v:shape id="_x0000_s1056" style="position:absolute;left:7155;top:9749;width:8655;height:0" coordorigin="1785,2430" coordsize="8655,15" path="m1785,2430l1785,2430,1785,2430,1785,2430,1785,2430,1785,2430,1785,2430,1786,2430,1786,2430,1787,2430,1788,2430,1790,2430,1791,2430,1793,2430,1796,2430,1799,2430,1802,2430,1806,2430,1810,2430,1814,2430,1820,2430,1826,2430,1832,2430,1839,2430,1847,2430,1855,2430,1865,2430,1875,2430,1885,2430,1897,2430,1910,2430,1923,2430,1937,2430,1953,2430,1969,2430,1986,2430,2004,2430,2024,2430,2044,2430,2066,2430,2090,2430,2114,2430,2139,2430,2165,2430,2193,2430,2222,2430,2253,2430,2285,2430,2318,2430,2353,2430,2389,2430,2426,2430,2466,2430,2506,2430,2549,2430,2593,2430,2639,2430,2687,2430,2736,2430,2787,2430,2840,2430,2894,2430,2950,2430,3008,2430,3069,2430,3131,2430,3195,2430,3262,2430,3330,2430,3400,2430,3472,2430,3546,2430,3623,2430,3701,2430,3782,2430,3866,2430,3952,2430,4039,2430,4129,2430,4222,2430,4316,2430,4415,2430,4514,2430,4616,2430,4721,2430,4828,2430,4938,2430,5052,2430,5167,2430,5284,2430,5405,2430,5528,2430,5655,2430,5784,2430,5916,2430,6050,2430,6188,2430,6329,2430,6472,2430,6618,2430,6768,2430,6921,2430,7076,2430,7234,2430,7397,2430,7562,2430,7730,2430,7902,2430,8076,2430,8254,2430,8436,2430,8621,2430,8808,2430,9001,2430,9195,2430,9394,2430,9596,2430,9801,2430,10010,2430,10224,2430,10440,2430e" strokeweight=".1pt">
              <v:path arrowok="t"/>
              <o:lock v:ext="edit" verticies="t"/>
            </v:shape>
            <w10:wrap anchorx="page" anchory="page"/>
          </v:group>
        </w:pict>
      </w:r>
    </w:p>
    <w:p w14:paraId="063E6CA6" w14:textId="77777777" w:rsidR="00AB2366" w:rsidRDefault="00AB2366">
      <w:pPr>
        <w:spacing w:line="200" w:lineRule="exact"/>
        <w:ind w:left="1800"/>
      </w:pPr>
    </w:p>
    <w:p w14:paraId="23DABF99" w14:textId="77777777" w:rsidR="00AB2366" w:rsidRDefault="00AB2366">
      <w:pPr>
        <w:spacing w:line="200" w:lineRule="exact"/>
        <w:ind w:left="1800"/>
      </w:pPr>
    </w:p>
    <w:p w14:paraId="19F524C3" w14:textId="77777777" w:rsidR="00AB2366" w:rsidRDefault="00AB2366">
      <w:pPr>
        <w:spacing w:line="200" w:lineRule="exact"/>
        <w:ind w:left="1800"/>
      </w:pPr>
    </w:p>
    <w:p w14:paraId="6C900EA9" w14:textId="77777777" w:rsidR="00AB2366" w:rsidRDefault="00AB2366">
      <w:pPr>
        <w:spacing w:line="200" w:lineRule="exact"/>
        <w:ind w:left="1800"/>
      </w:pPr>
    </w:p>
    <w:p w14:paraId="6D8F6C54" w14:textId="77777777" w:rsidR="00AB2366" w:rsidRDefault="00AB2366">
      <w:pPr>
        <w:spacing w:line="200" w:lineRule="exact"/>
        <w:ind w:left="1800"/>
      </w:pPr>
    </w:p>
    <w:p w14:paraId="323BCF92" w14:textId="77777777" w:rsidR="00AB2366" w:rsidRDefault="00AB2366">
      <w:pPr>
        <w:spacing w:line="200" w:lineRule="exact"/>
        <w:ind w:left="1800"/>
      </w:pPr>
    </w:p>
    <w:p w14:paraId="3B96F406" w14:textId="77777777" w:rsidR="00AB2366" w:rsidRDefault="00AB2366">
      <w:pPr>
        <w:spacing w:line="200" w:lineRule="exact"/>
        <w:ind w:left="1800"/>
      </w:pPr>
    </w:p>
    <w:p w14:paraId="291C57CF" w14:textId="77777777" w:rsidR="00AB2366" w:rsidRDefault="00AB2366">
      <w:pPr>
        <w:spacing w:line="200" w:lineRule="exact"/>
        <w:ind w:left="1800"/>
      </w:pPr>
    </w:p>
    <w:p w14:paraId="3F615A92" w14:textId="77777777" w:rsidR="00AB2366" w:rsidRDefault="00AB2366">
      <w:pPr>
        <w:spacing w:line="388" w:lineRule="exact"/>
        <w:ind w:left="1800"/>
      </w:pPr>
    </w:p>
    <w:p w14:paraId="14DC59A0" w14:textId="77777777" w:rsidR="00AB2366" w:rsidRDefault="00C044CB">
      <w:pPr>
        <w:spacing w:line="240" w:lineRule="exact"/>
        <w:ind w:left="1804"/>
      </w:pPr>
      <w:bookmarkStart w:id="798" w:name="PageMark39"/>
      <w:bookmarkEnd w:id="798"/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HAPTER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6.</w:t>
      </w:r>
      <w:r>
        <w:rPr>
          <w:rFonts w:ascii="Times New Roman" w:eastAsia="Times New Roman" w:hAnsi="Times New Roman" w:cs="Times New Roman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F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UTURE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W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ORK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:</w:t>
      </w:r>
      <w:r>
        <w:rPr>
          <w:rFonts w:ascii="Times New Roman" w:eastAsia="Times New Roman" w:hAnsi="Times New Roman" w:cs="Times New Roman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OVEL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IGNAL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P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ROCESSING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FOR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CS</w:t>
      </w:r>
      <w:r>
        <w:rPr>
          <w:rFonts w:ascii="Times New Roman" w:eastAsia="Times New Roman" w:hAnsi="Times New Roman" w:cs="Times New Roman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PECTRUM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ENSING</w:t>
      </w:r>
    </w:p>
    <w:p w14:paraId="646706A5" w14:textId="77777777" w:rsidR="00AB2366" w:rsidRDefault="00AB2366">
      <w:pPr>
        <w:spacing w:line="200" w:lineRule="exact"/>
        <w:ind w:left="1800"/>
      </w:pPr>
    </w:p>
    <w:p w14:paraId="5F76D8A2" w14:textId="77777777" w:rsidR="00AB2366" w:rsidRDefault="00AB2366">
      <w:pPr>
        <w:spacing w:line="202" w:lineRule="exact"/>
        <w:ind w:left="1800"/>
      </w:pPr>
    </w:p>
    <w:p w14:paraId="6D619FE2" w14:textId="77777777" w:rsidR="00AB2366" w:rsidRDefault="00C044CB">
      <w:pPr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linear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reconstruction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energy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cost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entire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cognitive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radio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systems.</w:t>
      </w:r>
    </w:p>
    <w:p w14:paraId="553F838E" w14:textId="77777777" w:rsidR="00AB2366" w:rsidRDefault="00C044CB">
      <w:pPr>
        <w:spacing w:line="433" w:lineRule="exact"/>
        <w:ind w:left="2151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However,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many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processing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applications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such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detection,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classification,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estima-</w:t>
      </w:r>
    </w:p>
    <w:p w14:paraId="00A6D281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filtering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NOT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require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entire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reconstruction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[24].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instance,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cognitive</w:t>
      </w:r>
    </w:p>
    <w:p w14:paraId="1AE65244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radios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aiming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processing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hypothesis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rather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than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fully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recovering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</w:p>
    <w:p w14:paraId="10EEC569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primary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signals.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these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cases,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aim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fully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recovery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longer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necessary,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pro-</w:t>
      </w:r>
    </w:p>
    <w:p w14:paraId="33180FCB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cessing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schemes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like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’directly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analysis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without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recovery’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’partial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recovery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analysis’</w:t>
      </w:r>
    </w:p>
    <w:p w14:paraId="3D22BB3F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become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possible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applicable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cognitive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spectrum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sensing.</w:t>
      </w:r>
    </w:p>
    <w:p w14:paraId="78762F92" w14:textId="77777777" w:rsidR="00AB2366" w:rsidRDefault="00C044CB">
      <w:pPr>
        <w:spacing w:line="433" w:lineRule="exact"/>
        <w:ind w:left="2151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novel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idea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derives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from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compressive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processing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(CSP)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[24],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which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aims</w:t>
      </w:r>
    </w:p>
    <w:p w14:paraId="690BE7BA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extracting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information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directly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from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compressive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samples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without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fully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recovery.</w:t>
      </w:r>
    </w:p>
    <w:p w14:paraId="08C5B5CC" w14:textId="77777777" w:rsidR="00AB2366" w:rsidRDefault="00AB2366">
      <w:pPr>
        <w:spacing w:line="200" w:lineRule="exact"/>
        <w:ind w:left="1800"/>
      </w:pPr>
    </w:p>
    <w:p w14:paraId="23DC03D1" w14:textId="77777777" w:rsidR="00AB2366" w:rsidRDefault="00AB2366">
      <w:pPr>
        <w:spacing w:line="345" w:lineRule="exact"/>
        <w:ind w:left="1800"/>
      </w:pPr>
    </w:p>
    <w:p w14:paraId="4A8B1EF3" w14:textId="77777777" w:rsidR="00AB2366" w:rsidRDefault="00C044CB">
      <w:pPr>
        <w:tabs>
          <w:tab w:val="left" w:pos="2660"/>
        </w:tabs>
        <w:spacing w:line="37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6.1.1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Literature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Review</w:t>
      </w:r>
    </w:p>
    <w:p w14:paraId="562F28B1" w14:textId="77777777" w:rsidR="00AB2366" w:rsidRDefault="00AB2366">
      <w:pPr>
        <w:spacing w:line="275" w:lineRule="exact"/>
        <w:ind w:left="1800"/>
      </w:pPr>
    </w:p>
    <w:p w14:paraId="6A38F506" w14:textId="43ED42FD" w:rsidR="00AB2366" w:rsidRDefault="00C044CB">
      <w:pPr>
        <w:tabs>
          <w:tab w:val="left" w:pos="2644"/>
          <w:tab w:val="left" w:pos="9301"/>
        </w:tabs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[25],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shift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retrieval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problem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compressive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samples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researched.</w:t>
      </w:r>
      <w: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Rather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than</w:t>
      </w:r>
    </w:p>
    <w:p w14:paraId="261CE882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recovering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data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analysing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shifted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distance,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author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develops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efficient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al-</w:t>
      </w:r>
    </w:p>
    <w:p w14:paraId="3E108A55" w14:textId="3C3C000F" w:rsidR="00AB2366" w:rsidRDefault="00C044CB">
      <w:pPr>
        <w:tabs>
          <w:tab w:val="left" w:pos="9407"/>
        </w:tabs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gorithms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proofs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directly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recognising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shift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distance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from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data.</w:t>
      </w:r>
      <w: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Valsesia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et</w:t>
      </w:r>
    </w:p>
    <w:p w14:paraId="1B97C72E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[26]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develops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circulant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matrix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processing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compressive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measure-</w:t>
      </w:r>
    </w:p>
    <w:p w14:paraId="28C1038F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ments,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which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displays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potential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CSP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application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convolution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models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</w:p>
    <w:p w14:paraId="0FB2423E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suitable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filtering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channel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impulse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response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involved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cases.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Especially,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cognitive</w:t>
      </w:r>
    </w:p>
    <w:p w14:paraId="44A40E54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radio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spectrum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detection,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CSP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energy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designed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[27].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Further,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Guo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et</w:t>
      </w:r>
    </w:p>
    <w:p w14:paraId="64C68321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develops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CSP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feature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[28]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pattern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clustering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achieved.</w:t>
      </w:r>
    </w:p>
    <w:p w14:paraId="2EA1884B" w14:textId="77777777" w:rsidR="00AB2366" w:rsidRDefault="00AB2366">
      <w:pPr>
        <w:spacing w:line="200" w:lineRule="exact"/>
        <w:ind w:left="1800"/>
      </w:pPr>
    </w:p>
    <w:p w14:paraId="05F67007" w14:textId="77777777" w:rsidR="00AB2366" w:rsidRDefault="00AB2366">
      <w:pPr>
        <w:spacing w:line="345" w:lineRule="exact"/>
        <w:ind w:left="1800"/>
      </w:pPr>
    </w:p>
    <w:p w14:paraId="5A347AA8" w14:textId="77777777" w:rsidR="00AB2366" w:rsidRDefault="00C044CB">
      <w:pPr>
        <w:tabs>
          <w:tab w:val="left" w:pos="2660"/>
        </w:tabs>
        <w:spacing w:line="37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6.1.2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Proposed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Research</w:t>
      </w:r>
    </w:p>
    <w:p w14:paraId="2A526F20" w14:textId="77777777" w:rsidR="00AB2366" w:rsidRDefault="00AB2366">
      <w:pPr>
        <w:spacing w:line="276" w:lineRule="exact"/>
        <w:ind w:left="1800"/>
      </w:pPr>
    </w:p>
    <w:p w14:paraId="377DEE46" w14:textId="77777777" w:rsidR="00AB2366" w:rsidRDefault="00C044CB">
      <w:pPr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Since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far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CSP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concept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always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only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defined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theory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level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has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not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been</w:t>
      </w:r>
    </w:p>
    <w:p w14:paraId="752AD07D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widely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applied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field,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believe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still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exists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many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worthy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research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area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</w:p>
    <w:p w14:paraId="068D3C2E" w14:textId="3C49CAD4" w:rsidR="00AB2366" w:rsidRDefault="00C044CB">
      <w:pPr>
        <w:tabs>
          <w:tab w:val="left" w:pos="5828"/>
          <w:tab w:val="left" w:pos="7440"/>
        </w:tabs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cases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CSP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spectrum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sensing.</w:t>
      </w:r>
      <w: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other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words,</w:t>
      </w:r>
      <w: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CSP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cognitive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spectrum</w:t>
      </w:r>
    </w:p>
    <w:p w14:paraId="734A726C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still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relative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new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approach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which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applies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but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throw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away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some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</w:t>
      </w:r>
    </w:p>
    <w:p w14:paraId="0A147E8B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drawbacks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spectrum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sensing.</w:t>
      </w:r>
    </w:p>
    <w:p w14:paraId="4F473DC9" w14:textId="77777777" w:rsidR="00AB2366" w:rsidRDefault="00AB2366">
      <w:pPr>
        <w:spacing w:line="200" w:lineRule="exact"/>
        <w:ind w:left="1800"/>
      </w:pPr>
    </w:p>
    <w:p w14:paraId="7B1A370F" w14:textId="77777777" w:rsidR="00AB2366" w:rsidRDefault="00AB2366">
      <w:pPr>
        <w:spacing w:line="200" w:lineRule="exact"/>
        <w:ind w:left="1800"/>
      </w:pPr>
    </w:p>
    <w:p w14:paraId="37BF41FF" w14:textId="77777777" w:rsidR="00AB2366" w:rsidRDefault="00AB2366">
      <w:pPr>
        <w:spacing w:line="267" w:lineRule="exact"/>
        <w:ind w:left="1800"/>
      </w:pPr>
    </w:p>
    <w:p w14:paraId="3F539DBE" w14:textId="77777777" w:rsidR="00AB2366" w:rsidRDefault="00C044CB">
      <w:pPr>
        <w:spacing w:line="288" w:lineRule="exact"/>
        <w:ind w:left="60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28</w:t>
      </w:r>
    </w:p>
    <w:p w14:paraId="05D74E28" w14:textId="77777777" w:rsidR="00AB2366" w:rsidRDefault="00AB2366">
      <w:pPr>
        <w:sectPr w:rsidR="00AB2366">
          <w:pgSz w:w="11905" w:h="16837"/>
          <w:pgMar w:top="0" w:right="0" w:bottom="0" w:left="0" w:header="0" w:footer="0" w:gutter="0"/>
          <w:cols w:space="720"/>
        </w:sectPr>
      </w:pPr>
    </w:p>
    <w:p w14:paraId="2FDDF6A0" w14:textId="77777777" w:rsidR="00AB2366" w:rsidRDefault="007A10E0">
      <w:pPr>
        <w:spacing w:line="200" w:lineRule="exact"/>
        <w:ind w:left="1799"/>
      </w:pPr>
      <w:r>
        <w:lastRenderedPageBreak/>
        <w:pict w14:anchorId="58279C8B">
          <v:group id="_x0000_s1053" style="position:absolute;left:0;text-align:left;margin-left:89.25pt;margin-top:121.5pt;width:432.75pt;height:.75pt;z-index:251664896;mso-position-horizontal-relative:page;mso-position-vertical-relative:page" coordorigin="1785,2430" coordsize="8655,15">
            <v:shape id="_x0000_s1054" style="position:absolute;left:7155;top:9749;width:8655;height:0" coordorigin="1785,2430" coordsize="8655,15" path="m1785,2430l1785,2430,1785,2430,1785,2430,1785,2430,1785,2430,1785,2430,1786,2430,1786,2430,1787,2430,1788,2430,1790,2430,1791,2430,1793,2430,1796,2430,1799,2430,1802,2430,1806,2430,1810,2430,1814,2430,1820,2430,1826,2430,1832,2430,1839,2430,1847,2430,1855,2430,1865,2430,1875,2430,1885,2430,1897,2430,1910,2430,1923,2430,1937,2430,1953,2430,1969,2430,1986,2430,2004,2430,2024,2430,2044,2430,2066,2430,2090,2430,2114,2430,2139,2430,2165,2430,2193,2430,2222,2430,2253,2430,2285,2430,2318,2430,2353,2430,2389,2430,2426,2430,2466,2430,2506,2430,2549,2430,2593,2430,2639,2430,2687,2430,2736,2430,2787,2430,2840,2430,2894,2430,2950,2430,3008,2430,3069,2430,3131,2430,3195,2430,3262,2430,3330,2430,3400,2430,3472,2430,3546,2430,3623,2430,3701,2430,3782,2430,3866,2430,3952,2430,4039,2430,4129,2430,4222,2430,4316,2430,4415,2430,4514,2430,4616,2430,4721,2430,4828,2430,4938,2430,5052,2430,5167,2430,5284,2430,5405,2430,5528,2430,5655,2430,5784,2430,5916,2430,6050,2430,6188,2430,6329,2430,6472,2430,6618,2430,6768,2430,6921,2430,7076,2430,7234,2430,7397,2430,7562,2430,7730,2430,7902,2430,8076,2430,8254,2430,8436,2430,8621,2430,8808,2430,9001,2430,9195,2430,9394,2430,9596,2430,9801,2430,10010,2430,10224,2430,10440,2430e" strokeweight=".1pt">
              <v:path arrowok="t"/>
              <o:lock v:ext="edit" verticies="t"/>
            </v:shape>
            <w10:wrap anchorx="page" anchory="page"/>
          </v:group>
        </w:pict>
      </w:r>
    </w:p>
    <w:p w14:paraId="714B2466" w14:textId="77777777" w:rsidR="00AB2366" w:rsidRDefault="00AB2366">
      <w:pPr>
        <w:spacing w:line="200" w:lineRule="exact"/>
        <w:ind w:left="1799"/>
      </w:pPr>
    </w:p>
    <w:p w14:paraId="6AC059CF" w14:textId="77777777" w:rsidR="00AB2366" w:rsidRDefault="00AB2366">
      <w:pPr>
        <w:spacing w:line="200" w:lineRule="exact"/>
        <w:ind w:left="1799"/>
      </w:pPr>
    </w:p>
    <w:p w14:paraId="704244AB" w14:textId="77777777" w:rsidR="00AB2366" w:rsidRDefault="00AB2366">
      <w:pPr>
        <w:spacing w:line="200" w:lineRule="exact"/>
        <w:ind w:left="1799"/>
      </w:pPr>
    </w:p>
    <w:p w14:paraId="39515898" w14:textId="77777777" w:rsidR="00AB2366" w:rsidRDefault="00AB2366">
      <w:pPr>
        <w:spacing w:line="200" w:lineRule="exact"/>
        <w:ind w:left="1799"/>
      </w:pPr>
    </w:p>
    <w:p w14:paraId="00C09E75" w14:textId="77777777" w:rsidR="00AB2366" w:rsidRDefault="00AB2366">
      <w:pPr>
        <w:spacing w:line="200" w:lineRule="exact"/>
        <w:ind w:left="1799"/>
      </w:pPr>
    </w:p>
    <w:p w14:paraId="788B9CCE" w14:textId="77777777" w:rsidR="00AB2366" w:rsidRDefault="00AB2366">
      <w:pPr>
        <w:spacing w:line="200" w:lineRule="exact"/>
        <w:ind w:left="1799"/>
      </w:pPr>
    </w:p>
    <w:p w14:paraId="1F0B94C8" w14:textId="77777777" w:rsidR="00AB2366" w:rsidRDefault="00AB2366">
      <w:pPr>
        <w:spacing w:line="200" w:lineRule="exact"/>
        <w:ind w:left="1799"/>
      </w:pPr>
    </w:p>
    <w:p w14:paraId="1A578B1C" w14:textId="77777777" w:rsidR="00AB2366" w:rsidRDefault="00AB2366">
      <w:pPr>
        <w:spacing w:line="200" w:lineRule="exact"/>
        <w:ind w:left="1799"/>
      </w:pPr>
    </w:p>
    <w:p w14:paraId="2B806B78" w14:textId="77777777" w:rsidR="00AB2366" w:rsidRDefault="00AB2366">
      <w:pPr>
        <w:spacing w:line="388" w:lineRule="exact"/>
        <w:ind w:left="1799"/>
      </w:pPr>
    </w:p>
    <w:p w14:paraId="78A79A34" w14:textId="77777777" w:rsidR="00AB2366" w:rsidRDefault="00C044CB">
      <w:pPr>
        <w:spacing w:line="240" w:lineRule="exact"/>
        <w:ind w:left="1804"/>
      </w:pPr>
      <w:bookmarkStart w:id="799" w:name="PageMark40"/>
      <w:bookmarkEnd w:id="799"/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HAPTER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6.</w:t>
      </w:r>
      <w:r>
        <w:rPr>
          <w:rFonts w:ascii="Times New Roman" w:eastAsia="Times New Roman" w:hAnsi="Times New Roman" w:cs="Times New Roman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F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UTURE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W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ORK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:</w:t>
      </w:r>
      <w:r>
        <w:rPr>
          <w:rFonts w:ascii="Times New Roman" w:eastAsia="Times New Roman" w:hAnsi="Times New Roman" w:cs="Times New Roman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OVEL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IGNAL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P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ROCESSING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FOR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CS</w:t>
      </w:r>
      <w:r>
        <w:rPr>
          <w:rFonts w:ascii="Times New Roman" w:eastAsia="Times New Roman" w:hAnsi="Times New Roman" w:cs="Times New Roman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PECTRUM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ENSING</w:t>
      </w:r>
    </w:p>
    <w:p w14:paraId="50D3C542" w14:textId="77777777" w:rsidR="00AB2366" w:rsidRDefault="00AB2366">
      <w:pPr>
        <w:spacing w:line="293" w:lineRule="exact"/>
        <w:ind w:left="1799"/>
      </w:pPr>
    </w:p>
    <w:p w14:paraId="6743654B" w14:textId="77777777" w:rsidR="00AB2366" w:rsidRDefault="00C044CB">
      <w:pPr>
        <w:tabs>
          <w:tab w:val="left" w:pos="2574"/>
        </w:tabs>
        <w:spacing w:line="447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>6.2</w:t>
      </w:r>
      <w:r>
        <w:tab/>
      </w:r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>Potential</w:t>
      </w:r>
      <w:r>
        <w:rPr>
          <w:rFonts w:ascii="Times New Roman" w:eastAsia="Times New Roman" w:hAnsi="Times New Roman" w:cs="Times New Roman"/>
          <w:sz w:val="34"/>
          <w:szCs w:val="3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>CSP</w:t>
      </w:r>
      <w:r>
        <w:rPr>
          <w:rFonts w:ascii="Times New Roman" w:eastAsia="Times New Roman" w:hAnsi="Times New Roman" w:cs="Times New Roman"/>
          <w:sz w:val="34"/>
          <w:szCs w:val="3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>Applications</w:t>
      </w:r>
      <w:r>
        <w:rPr>
          <w:rFonts w:ascii="Times New Roman" w:eastAsia="Times New Roman" w:hAnsi="Times New Roman" w:cs="Times New Roman"/>
          <w:sz w:val="34"/>
          <w:szCs w:val="3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>In</w:t>
      </w:r>
      <w:r>
        <w:rPr>
          <w:rFonts w:ascii="Times New Roman" w:eastAsia="Times New Roman" w:hAnsi="Times New Roman" w:cs="Times New Roman"/>
          <w:sz w:val="34"/>
          <w:szCs w:val="3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>Spectrum</w:t>
      </w:r>
      <w:r>
        <w:rPr>
          <w:rFonts w:ascii="Times New Roman" w:eastAsia="Times New Roman" w:hAnsi="Times New Roman" w:cs="Times New Roman"/>
          <w:sz w:val="34"/>
          <w:szCs w:val="3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>Sensing</w:t>
      </w:r>
    </w:p>
    <w:p w14:paraId="1F91D2CD" w14:textId="77777777" w:rsidR="00AB2366" w:rsidRDefault="00AB2366">
      <w:pPr>
        <w:spacing w:line="342" w:lineRule="exact"/>
        <w:ind w:left="1799"/>
      </w:pPr>
    </w:p>
    <w:p w14:paraId="3850D32C" w14:textId="77777777" w:rsidR="00AB2366" w:rsidRDefault="00C044CB">
      <w:pPr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following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sections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organised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different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function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introduction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CSP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cog-</w:t>
      </w:r>
    </w:p>
    <w:p w14:paraId="0FC20A84" w14:textId="1FF422B7" w:rsidR="00AB2366" w:rsidRDefault="00C044CB">
      <w:pPr>
        <w:tabs>
          <w:tab w:val="left" w:pos="8787"/>
        </w:tabs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nitive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radio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spectrum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including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filtering,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detection,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estimation.</w:t>
      </w:r>
      <w: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Some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related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po-</w:t>
      </w:r>
    </w:p>
    <w:p w14:paraId="221A2107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tential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application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CS-UWB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demodulation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also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introduced.</w:t>
      </w:r>
    </w:p>
    <w:p w14:paraId="5F71D06C" w14:textId="77777777" w:rsidR="00AB2366" w:rsidRDefault="00AB2366">
      <w:pPr>
        <w:spacing w:line="200" w:lineRule="exact"/>
        <w:ind w:left="1799"/>
      </w:pPr>
    </w:p>
    <w:p w14:paraId="2C55B8FF" w14:textId="77777777" w:rsidR="00AB2366" w:rsidRDefault="00AB2366">
      <w:pPr>
        <w:spacing w:line="323" w:lineRule="exact"/>
        <w:ind w:left="1799"/>
      </w:pPr>
    </w:p>
    <w:p w14:paraId="6FA6C87B" w14:textId="77777777" w:rsidR="00AB2366" w:rsidRDefault="00C044CB">
      <w:pPr>
        <w:tabs>
          <w:tab w:val="left" w:pos="2660"/>
        </w:tabs>
        <w:spacing w:line="37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6.2.1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CSP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based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Filtering</w:t>
      </w:r>
    </w:p>
    <w:p w14:paraId="6C65F936" w14:textId="77777777" w:rsidR="00AB2366" w:rsidRDefault="00AB2366">
      <w:pPr>
        <w:spacing w:line="276" w:lineRule="exact"/>
        <w:ind w:left="1799"/>
      </w:pPr>
    </w:p>
    <w:p w14:paraId="1F16876D" w14:textId="77777777" w:rsidR="00AB2366" w:rsidRDefault="00C044CB">
      <w:pPr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scenarios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where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cognitive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spectrum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requires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filters,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design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cost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analog</w:t>
      </w:r>
    </w:p>
    <w:p w14:paraId="3E562F59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filters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expensive.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Here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may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use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CSP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filtering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transform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analog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filter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</w:p>
    <w:p w14:paraId="0B633F81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digital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filter,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which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omits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implementation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hardware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design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filters.</w:t>
      </w:r>
    </w:p>
    <w:p w14:paraId="7987E6FD" w14:textId="77777777" w:rsidR="00AB2366" w:rsidRDefault="00AB2366">
      <w:pPr>
        <w:spacing w:line="200" w:lineRule="exact"/>
        <w:ind w:left="1799"/>
      </w:pPr>
    </w:p>
    <w:p w14:paraId="6DB581C7" w14:textId="77777777" w:rsidR="00AB2366" w:rsidRDefault="00AB2366">
      <w:pPr>
        <w:spacing w:line="264" w:lineRule="exact"/>
        <w:ind w:left="1799"/>
      </w:pPr>
    </w:p>
    <w:p w14:paraId="67409186" w14:textId="77777777" w:rsidR="00AB2366" w:rsidRDefault="00C044CB">
      <w:pPr>
        <w:tabs>
          <w:tab w:val="left" w:pos="2696"/>
        </w:tabs>
        <w:spacing w:line="311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6.2.1.1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Filter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Domain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Transform</w:t>
      </w:r>
    </w:p>
    <w:p w14:paraId="331BA09D" w14:textId="77777777" w:rsidR="00AB2366" w:rsidRDefault="00AB2366">
      <w:pPr>
        <w:spacing w:line="292" w:lineRule="exact"/>
        <w:ind w:left="1799"/>
      </w:pPr>
    </w:p>
    <w:p w14:paraId="45ED8632" w14:textId="77777777" w:rsidR="00AB2366" w:rsidRDefault="00C044CB">
      <w:pPr>
        <w:spacing w:line="296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Assume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that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filter’s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impulse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response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(with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length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h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its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corresponding</w:t>
      </w:r>
    </w:p>
    <w:p w14:paraId="4441F9DD" w14:textId="77777777" w:rsidR="00AB2366" w:rsidRDefault="00C044CB">
      <w:pPr>
        <w:spacing w:line="424" w:lineRule="exact"/>
        <w:ind w:left="1799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matrix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circulant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matrix.</w:t>
      </w:r>
    </w:p>
    <w:p w14:paraId="321B7AFD" w14:textId="2263586F" w:rsidR="00AB2366" w:rsidRDefault="00C044CB">
      <w:pPr>
        <w:tabs>
          <w:tab w:val="left" w:pos="10094"/>
        </w:tabs>
        <w:spacing w:line="433" w:lineRule="exact"/>
        <w:ind w:left="2151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Then,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according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CSP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related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theory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[26],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possible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exchange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</w:t>
      </w:r>
      <w: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</w:p>
    <w:p w14:paraId="6349FE5F" w14:textId="77777777" w:rsidR="00AB2366" w:rsidRDefault="00C044CB">
      <w:pPr>
        <w:spacing w:line="433" w:lineRule="exact"/>
        <w:ind w:left="1799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Φ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(compressed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matrix),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sometimes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frameworks,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effect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analog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filter</w:t>
      </w:r>
    </w:p>
    <w:p w14:paraId="28B060C6" w14:textId="4D6E78F5" w:rsidR="00AB2366" w:rsidRDefault="00C044CB">
      <w:pPr>
        <w:tabs>
          <w:tab w:val="left" w:pos="6369"/>
          <w:tab w:val="left" w:pos="9789"/>
        </w:tabs>
        <w:spacing w:line="433" w:lineRule="exact"/>
        <w:ind w:left="1799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equals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effect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processed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digital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filters.</w:t>
      </w:r>
      <w: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compressive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measurements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y</w:t>
      </w:r>
      <w: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can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be</w:t>
      </w:r>
    </w:p>
    <w:p w14:paraId="117D52BD" w14:textId="77777777" w:rsidR="00AB2366" w:rsidRDefault="00C044CB">
      <w:pPr>
        <w:spacing w:line="433" w:lineRule="exact"/>
        <w:ind w:left="1799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directly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processed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filtering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without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recovery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some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cases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6.1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follows:</w:t>
      </w:r>
    </w:p>
    <w:p w14:paraId="0FDBE917" w14:textId="222332A9" w:rsidR="00AB2366" w:rsidRDefault="003F077B">
      <w:pPr>
        <w:spacing w:line="245" w:lineRule="exact"/>
        <w:ind w:left="1799"/>
      </w:pPr>
      <w:r>
        <w:rPr>
          <w:rFonts w:ascii="Times New Roman" w:eastAsia="Times New Roman" w:hAnsi="Times New Roman" w:cs="Times New Roman"/>
          <w:noProof/>
          <w:color w:val="000000"/>
          <w:sz w:val="23"/>
          <w:szCs w:val="23"/>
        </w:rPr>
        <w:drawing>
          <wp:anchor distT="0" distB="0" distL="114300" distR="114300" simplePos="0" relativeHeight="251687424" behindDoc="0" locked="0" layoutInCell="1" allowOverlap="1" wp14:anchorId="0E266337" wp14:editId="69DDABEE">
            <wp:simplePos x="0" y="0"/>
            <wp:positionH relativeFrom="column">
              <wp:posOffset>1257300</wp:posOffset>
            </wp:positionH>
            <wp:positionV relativeFrom="paragraph">
              <wp:posOffset>111125</wp:posOffset>
            </wp:positionV>
            <wp:extent cx="5257800" cy="317500"/>
            <wp:effectExtent l="0" t="0" r="0" b="12700"/>
            <wp:wrapSquare wrapText="bothSides"/>
            <wp:docPr id="4" name="Picture 4" descr="Macintosh HD:Users:chenhao:Desktop:Screen Shot 2015-02-23 at 11.47.5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chenhao:Desktop:Screen Shot 2015-02-23 at 11.47.53 pm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1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1CDC65" w14:textId="07F70D8E" w:rsidR="00C044CB" w:rsidRDefault="00C044CB">
      <w:pPr>
        <w:spacing w:line="533" w:lineRule="exact"/>
        <w:ind w:left="1799"/>
        <w:rPr>
          <w:rFonts w:ascii="Times New Roman" w:eastAsia="Times New Roman" w:hAnsi="Times New Roman" w:cs="Times New Roman"/>
          <w:color w:val="000000"/>
          <w:sz w:val="23"/>
          <w:szCs w:val="23"/>
        </w:rPr>
      </w:pPr>
    </w:p>
    <w:p w14:paraId="7CC98CF1" w14:textId="77777777" w:rsidR="00AB2366" w:rsidRDefault="00C044CB">
      <w:pPr>
        <w:spacing w:line="533" w:lineRule="exact"/>
        <w:ind w:left="1799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where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Φ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compressed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matrix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with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size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×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Consequently,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moving</w:t>
      </w:r>
    </w:p>
    <w:p w14:paraId="5B30F7CE" w14:textId="77777777" w:rsidR="00AB2366" w:rsidRDefault="00C044CB">
      <w:pPr>
        <w:spacing w:line="271" w:lineRule="exact"/>
        <w:ind w:left="1799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filtering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from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analog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digital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part,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large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amount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hardware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complexity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could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be</w:t>
      </w:r>
    </w:p>
    <w:p w14:paraId="009F8D28" w14:textId="77777777" w:rsidR="00AB2366" w:rsidRDefault="00C044CB">
      <w:pPr>
        <w:spacing w:line="433" w:lineRule="exact"/>
        <w:ind w:left="1799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omitted.</w:t>
      </w:r>
    </w:p>
    <w:p w14:paraId="03F6D98D" w14:textId="77777777" w:rsidR="00AB2366" w:rsidRDefault="00AB2366">
      <w:pPr>
        <w:spacing w:line="200" w:lineRule="exact"/>
        <w:ind w:left="1799"/>
      </w:pPr>
    </w:p>
    <w:p w14:paraId="3004BB89" w14:textId="77777777" w:rsidR="00AB2366" w:rsidRDefault="00AB2366">
      <w:pPr>
        <w:spacing w:line="264" w:lineRule="exact"/>
        <w:ind w:left="1799"/>
      </w:pPr>
    </w:p>
    <w:p w14:paraId="409B366B" w14:textId="77777777" w:rsidR="00AB2366" w:rsidRDefault="00C044CB">
      <w:pPr>
        <w:tabs>
          <w:tab w:val="left" w:pos="2696"/>
        </w:tabs>
        <w:spacing w:line="311" w:lineRule="exact"/>
        <w:ind w:left="1799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6.2.1.2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Interference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filtering</w:t>
      </w:r>
    </w:p>
    <w:p w14:paraId="1D83718A" w14:textId="77777777" w:rsidR="00AB2366" w:rsidRDefault="00AB2366">
      <w:pPr>
        <w:spacing w:line="292" w:lineRule="exact"/>
        <w:ind w:left="1799"/>
      </w:pPr>
    </w:p>
    <w:p w14:paraId="56A78204" w14:textId="77777777" w:rsidR="00AB2366" w:rsidRDefault="00C044CB">
      <w:pPr>
        <w:spacing w:line="288" w:lineRule="exact"/>
        <w:ind w:left="1799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cases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where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useless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information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redundancy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further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recovery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framework,</w:t>
      </w:r>
    </w:p>
    <w:p w14:paraId="7333A6D8" w14:textId="77777777" w:rsidR="00AB2366" w:rsidRDefault="00C044CB">
      <w:pPr>
        <w:spacing w:line="433" w:lineRule="exact"/>
        <w:ind w:left="1799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specifically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where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some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sub-bands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priorly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known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compressive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cognitive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spec-</w:t>
      </w:r>
    </w:p>
    <w:p w14:paraId="1F94B30B" w14:textId="77777777" w:rsidR="00AB2366" w:rsidRDefault="00C044CB">
      <w:pPr>
        <w:spacing w:line="433" w:lineRule="exact"/>
        <w:ind w:left="1799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trumsensing,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systemusingCSPcanregardthoseuselessinformationasinterference,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which</w:t>
      </w:r>
    </w:p>
    <w:p w14:paraId="26A5692A" w14:textId="77777777" w:rsidR="00AB2366" w:rsidRDefault="00AB2366">
      <w:pPr>
        <w:spacing w:line="309" w:lineRule="exact"/>
        <w:ind w:left="1799"/>
      </w:pPr>
    </w:p>
    <w:p w14:paraId="32C044A1" w14:textId="77777777" w:rsidR="00AB2366" w:rsidRDefault="00C044CB">
      <w:pPr>
        <w:spacing w:line="288" w:lineRule="exact"/>
        <w:ind w:left="60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29</w:t>
      </w:r>
    </w:p>
    <w:p w14:paraId="15159C33" w14:textId="77777777" w:rsidR="00AB2366" w:rsidRDefault="00AB2366">
      <w:pPr>
        <w:sectPr w:rsidR="00AB2366">
          <w:pgSz w:w="11905" w:h="16837"/>
          <w:pgMar w:top="0" w:right="0" w:bottom="0" w:left="0" w:header="0" w:footer="0" w:gutter="0"/>
          <w:cols w:space="720"/>
        </w:sectPr>
      </w:pPr>
    </w:p>
    <w:p w14:paraId="7915FD7B" w14:textId="540D91FE" w:rsidR="00AB2366" w:rsidRDefault="007A10E0">
      <w:pPr>
        <w:spacing w:line="200" w:lineRule="exact"/>
        <w:ind w:left="1799"/>
      </w:pPr>
      <w:r>
        <w:lastRenderedPageBreak/>
        <w:pict w14:anchorId="02AD746A">
          <v:group id="_x0000_s1051" style="position:absolute;left:0;text-align:left;margin-left:89.25pt;margin-top:121.5pt;width:432.75pt;height:.75pt;z-index:251665920;mso-position-horizontal-relative:page;mso-position-vertical-relative:page" coordorigin="1785,2430" coordsize="8655,15">
            <v:shape id="_x0000_s1052" style="position:absolute;left:7155;top:9749;width:8655;height:0" coordorigin="1785,2430" coordsize="8655,15" path="m1785,2430l1785,2430,1785,2430,1785,2430,1785,2430,1785,2430,1785,2430,1786,2430,1786,2430,1787,2430,1788,2430,1790,2430,1791,2430,1793,2430,1796,2430,1799,2430,1802,2430,1806,2430,1810,2430,1814,2430,1820,2430,1826,2430,1832,2430,1839,2430,1847,2430,1855,2430,1865,2430,1875,2430,1885,2430,1897,2430,1910,2430,1923,2430,1937,2430,1953,2430,1969,2430,1986,2430,2004,2430,2024,2430,2044,2430,2066,2430,2090,2430,2114,2430,2139,2430,2165,2430,2193,2430,2222,2430,2253,2430,2285,2430,2318,2430,2353,2430,2389,2430,2426,2430,2466,2430,2506,2430,2549,2430,2593,2430,2639,2430,2687,2430,2736,2430,2787,2430,2840,2430,2894,2430,2950,2430,3008,2430,3069,2430,3131,2430,3195,2430,3262,2430,3330,2430,3400,2430,3472,2430,3546,2430,3623,2430,3701,2430,3782,2430,3866,2430,3952,2430,4039,2430,4129,2430,4222,2430,4316,2430,4415,2430,4514,2430,4616,2430,4721,2430,4828,2430,4938,2430,5052,2430,5167,2430,5284,2430,5405,2430,5528,2430,5655,2430,5784,2430,5916,2430,6050,2430,6188,2430,6329,2430,6472,2430,6618,2430,6768,2430,6921,2430,7076,2430,7234,2430,7397,2430,7562,2430,7730,2430,7902,2430,8076,2430,8254,2430,8436,2430,8621,2430,8808,2430,9001,2430,9195,2430,9394,2430,9596,2430,9801,2430,10010,2430,10224,2430,10440,2430e" strokeweight=".1pt">
              <v:path arrowok="t"/>
              <o:lock v:ext="edit" verticies="t"/>
            </v:shape>
            <w10:wrap anchorx="page" anchory="page"/>
          </v:group>
        </w:pict>
      </w:r>
      <w:r>
        <w:pict w14:anchorId="5357B9E8">
          <v:group id="_x0000_s1049" style="position:absolute;left:0;text-align:left;margin-left:288.75pt;margin-top:633.75pt;width:27pt;height:.75pt;z-index:-251649536;mso-position-horizontal-relative:page;mso-position-vertical-relative:page" coordorigin="5775,12675" coordsize="540,15">
            <v:shape id="_x0000_s1050" style="position:absolute;left:23123;top:50725;width:540;height:0" coordorigin="5775,12675" coordsize="540,15" path="m5775,12675l5775,12675,5775,12675,5775,12675,5775,12675,5775,12675,5775,12675,5776,12675,5776,12675,5776,12675,5776,12675,5776,12675,5776,12675,5776,12675,5776,12675,5776,12675,5777,12675,5777,12675,5777,12675,5777,12675,5778,12675,5778,12675,5778,12675,5779,12675,5779,12675,5780,12675,5780,12675,5781,12675,5782,12675,5782,12675,5783,12675,5784,12675,5785,12675,5786,12675,5787,12675,5788,12675,5789,12675,5791,12675,5792,12675,5793,12675,5795,12675,5796,12675,5798,12675,5799,12675,5801,12675,5803,12675,5805,12675,5807,12675,5809,12675,5811,12675,5813,12675,5815,12675,5818,12675,5821,12675,5824,12675,5826,12675,5829,12675,5832,12675,5835,12675,5838,12675,5841,12675,5844,12675,5848,12675,5852,12675,5856,12675,5860,12675,5864,12675,5868,12675,5872,12675,5876,12675,5881,12675,5886,12675,5890,12675,5895,12675,5900,12675,5905,12675,5911,12675,5916,12675,5922,12675,5927,12675,5933,12675,5939,12675,5946,12675,5952,12675,5959,12675,5965,12675,5973,12675,5979,12675,5986,12675,5994,12675,6002,12675,6009,12675,6017,12675,6025,12675,6034,12675,6042,12675,6050,12675,6058,12675,6068,12675,6077,12675,6086,12675,6096,12675,6106,12675,6115,12675,6126,12675,6136,12675,6146,12675,6157,12675,6168,12675,6179,12675,6191,12675,6202,12675,6214,12675,6226,12675,6237,12675,6250,12675,6263,12675,6276,12675,6289,12675,6302,12675,6315,12675e" strokeweight="6069emu">
              <v:path arrowok="t"/>
              <o:lock v:ext="edit" verticies="t"/>
            </v:shape>
            <w10:wrap anchorx="page" anchory="page"/>
          </v:group>
        </w:pict>
      </w:r>
      <w:r>
        <w:pict w14:anchorId="4AC24CD8">
          <v:shapetype id="_x0000_t202" coordsize="21600,21600" o:spt="202" path="m0,0l0,21600,21600,21600,21600,0xe">
            <v:stroke joinstyle="miter"/>
            <v:path gradientshapeok="t" o:connecttype="rect"/>
          </v:shapetype>
          <v:shape id="_x0000_s1047" type="#_x0000_t202" style="position:absolute;left:0;text-align:left;margin-left:300.15pt;margin-top:620.9pt;width:6.2pt;height:13.15pt;z-index:251668992;mso-position-horizontal-relative:page;mso-position-vertical-relative:page" filled="f" stroked="f">
            <v:textbox inset="0,0,0,0">
              <w:txbxContent>
                <w:p w14:paraId="1ABC4358" w14:textId="77777777" w:rsidR="007A10E0" w:rsidRDefault="007A10E0">
                  <w:pPr>
                    <w:spacing w:line="239" w:lineRule="exact"/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w w:val="91"/>
                      <w:sz w:val="23"/>
                      <w:szCs w:val="23"/>
                    </w:rPr>
                    <w:t>δ</w:t>
                  </w:r>
                </w:p>
              </w:txbxContent>
            </v:textbox>
            <w10:wrap anchorx="page" anchory="page"/>
          </v:shape>
        </w:pict>
      </w:r>
    </w:p>
    <w:p w14:paraId="5BAA5749" w14:textId="77777777" w:rsidR="00AB2366" w:rsidRDefault="00AB2366">
      <w:pPr>
        <w:spacing w:line="200" w:lineRule="exact"/>
        <w:ind w:left="1799"/>
      </w:pPr>
    </w:p>
    <w:p w14:paraId="30E3723F" w14:textId="77777777" w:rsidR="00AB2366" w:rsidRDefault="00AB2366">
      <w:pPr>
        <w:spacing w:line="200" w:lineRule="exact"/>
        <w:ind w:left="1799"/>
      </w:pPr>
    </w:p>
    <w:p w14:paraId="20A2B5DA" w14:textId="77777777" w:rsidR="00AB2366" w:rsidRDefault="00AB2366">
      <w:pPr>
        <w:spacing w:line="200" w:lineRule="exact"/>
        <w:ind w:left="1799"/>
      </w:pPr>
    </w:p>
    <w:p w14:paraId="1D27334E" w14:textId="77777777" w:rsidR="00AB2366" w:rsidRDefault="00AB2366">
      <w:pPr>
        <w:spacing w:line="200" w:lineRule="exact"/>
        <w:ind w:left="1799"/>
      </w:pPr>
    </w:p>
    <w:p w14:paraId="03E7F947" w14:textId="77777777" w:rsidR="00AB2366" w:rsidRDefault="00AB2366">
      <w:pPr>
        <w:spacing w:line="200" w:lineRule="exact"/>
        <w:ind w:left="1799"/>
      </w:pPr>
    </w:p>
    <w:p w14:paraId="7552C646" w14:textId="77777777" w:rsidR="00AB2366" w:rsidRDefault="00AB2366">
      <w:pPr>
        <w:spacing w:line="200" w:lineRule="exact"/>
        <w:ind w:left="1799"/>
      </w:pPr>
    </w:p>
    <w:p w14:paraId="038D4F17" w14:textId="121B7F8E" w:rsidR="00AB2366" w:rsidRDefault="00AB2366">
      <w:pPr>
        <w:spacing w:line="200" w:lineRule="exact"/>
        <w:ind w:left="1799"/>
      </w:pPr>
    </w:p>
    <w:p w14:paraId="5F1FC8F2" w14:textId="77777777" w:rsidR="00AB2366" w:rsidRDefault="00AB2366">
      <w:pPr>
        <w:spacing w:line="200" w:lineRule="exact"/>
        <w:ind w:left="1799"/>
      </w:pPr>
    </w:p>
    <w:p w14:paraId="616CD077" w14:textId="77777777" w:rsidR="00AB2366" w:rsidRDefault="00AB2366">
      <w:pPr>
        <w:spacing w:line="388" w:lineRule="exact"/>
        <w:ind w:left="1799"/>
      </w:pPr>
    </w:p>
    <w:p w14:paraId="26865C4B" w14:textId="77777777" w:rsidR="00AB2366" w:rsidRDefault="00C044CB">
      <w:pPr>
        <w:spacing w:line="240" w:lineRule="exact"/>
        <w:ind w:left="1804"/>
      </w:pPr>
      <w:bookmarkStart w:id="800" w:name="PageMark41"/>
      <w:bookmarkEnd w:id="800"/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HAPTER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6.</w:t>
      </w:r>
      <w:r>
        <w:rPr>
          <w:rFonts w:ascii="Times New Roman" w:eastAsia="Times New Roman" w:hAnsi="Times New Roman" w:cs="Times New Roman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F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UTURE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W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ORK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:</w:t>
      </w:r>
      <w:r>
        <w:rPr>
          <w:rFonts w:ascii="Times New Roman" w:eastAsia="Times New Roman" w:hAnsi="Times New Roman" w:cs="Times New Roman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OVEL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IGNAL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P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ROCESSING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FOR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CS</w:t>
      </w:r>
      <w:r>
        <w:rPr>
          <w:rFonts w:ascii="Times New Roman" w:eastAsia="Times New Roman" w:hAnsi="Times New Roman" w:cs="Times New Roman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PECTRUM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ENSING</w:t>
      </w:r>
    </w:p>
    <w:p w14:paraId="0B8F74C7" w14:textId="77777777" w:rsidR="00AB2366" w:rsidRDefault="00AB2366">
      <w:pPr>
        <w:spacing w:line="200" w:lineRule="exact"/>
        <w:ind w:left="1799"/>
      </w:pPr>
    </w:p>
    <w:p w14:paraId="197FAD5E" w14:textId="77777777" w:rsidR="00AB2366" w:rsidRDefault="00AB2366">
      <w:pPr>
        <w:spacing w:line="200" w:lineRule="exact"/>
        <w:ind w:left="1799"/>
      </w:pPr>
    </w:p>
    <w:p w14:paraId="522AB608" w14:textId="5CDA20E2" w:rsidR="00AB2366" w:rsidRDefault="000E5CA0">
      <w:pPr>
        <w:spacing w:line="200" w:lineRule="exact"/>
        <w:ind w:left="1799"/>
      </w:pPr>
      <w:r>
        <w:rPr>
          <w:noProof/>
        </w:rPr>
        <w:drawing>
          <wp:anchor distT="0" distB="0" distL="114300" distR="114300" simplePos="0" relativeHeight="251690496" behindDoc="0" locked="0" layoutInCell="1" allowOverlap="1" wp14:anchorId="6783EA59" wp14:editId="372C7756">
            <wp:simplePos x="0" y="0"/>
            <wp:positionH relativeFrom="page">
              <wp:posOffset>1828800</wp:posOffset>
            </wp:positionH>
            <wp:positionV relativeFrom="page">
              <wp:posOffset>990600</wp:posOffset>
            </wp:positionV>
            <wp:extent cx="4124325" cy="1123950"/>
            <wp:effectExtent l="0" t="0" r="0" b="0"/>
            <wp:wrapThrough wrapText="bothSides">
              <wp:wrapPolygon edited="0">
                <wp:start x="0" y="0"/>
                <wp:lineTo x="0" y="20990"/>
                <wp:lineTo x="21417" y="20990"/>
                <wp:lineTo x="21417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1123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96244D" w14:textId="37F5696C" w:rsidR="00AB2366" w:rsidRDefault="00AB2366">
      <w:pPr>
        <w:spacing w:line="200" w:lineRule="exact"/>
        <w:ind w:left="1799"/>
      </w:pPr>
    </w:p>
    <w:p w14:paraId="59FB7E2E" w14:textId="77777777" w:rsidR="00AB2366" w:rsidRDefault="00AB2366">
      <w:pPr>
        <w:spacing w:line="200" w:lineRule="exact"/>
        <w:ind w:left="1799"/>
      </w:pPr>
    </w:p>
    <w:p w14:paraId="20248D3E" w14:textId="54076C14" w:rsidR="00AB2366" w:rsidRDefault="00AB2366">
      <w:pPr>
        <w:spacing w:line="200" w:lineRule="exact"/>
        <w:ind w:left="1799"/>
      </w:pPr>
    </w:p>
    <w:p w14:paraId="354B57E5" w14:textId="77777777" w:rsidR="00AB2366" w:rsidRDefault="00AB2366">
      <w:pPr>
        <w:spacing w:line="200" w:lineRule="exact"/>
        <w:ind w:left="1799"/>
      </w:pPr>
    </w:p>
    <w:p w14:paraId="2677B3E6" w14:textId="77777777" w:rsidR="00AB2366" w:rsidRDefault="00AB2366">
      <w:pPr>
        <w:spacing w:line="200" w:lineRule="exact"/>
        <w:ind w:left="1799"/>
      </w:pPr>
    </w:p>
    <w:p w14:paraId="593D51E0" w14:textId="77777777" w:rsidR="00AB2366" w:rsidRDefault="00AB2366">
      <w:pPr>
        <w:spacing w:line="200" w:lineRule="exact"/>
        <w:ind w:left="1799"/>
      </w:pPr>
    </w:p>
    <w:p w14:paraId="207AD79E" w14:textId="77777777" w:rsidR="00AB2366" w:rsidRDefault="00AB2366">
      <w:pPr>
        <w:spacing w:line="200" w:lineRule="exact"/>
        <w:ind w:left="1799"/>
      </w:pPr>
    </w:p>
    <w:p w14:paraId="23AE88B0" w14:textId="77777777" w:rsidR="00AB2366" w:rsidRDefault="00AB2366">
      <w:pPr>
        <w:spacing w:line="200" w:lineRule="exact"/>
        <w:ind w:left="1799"/>
      </w:pPr>
    </w:p>
    <w:p w14:paraId="79BE9BEE" w14:textId="77777777" w:rsidR="00AB2366" w:rsidRDefault="00AB2366">
      <w:pPr>
        <w:spacing w:line="351" w:lineRule="exact"/>
        <w:ind w:left="1799"/>
      </w:pPr>
    </w:p>
    <w:p w14:paraId="2070EB0E" w14:textId="0BBFC575" w:rsidR="00AB2366" w:rsidRDefault="00C044CB">
      <w:pPr>
        <w:tabs>
          <w:tab w:val="left" w:pos="2981"/>
          <w:tab w:val="left" w:pos="8542"/>
          <w:tab w:val="left" w:pos="8833"/>
        </w:tabs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Figure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6.1: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Block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diagram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exchanging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order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circulant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matrix.</w:t>
      </w:r>
      <w:r w:rsidR="003F077B">
        <w:t xml:space="preserve"> 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corresponding</w:t>
      </w:r>
    </w:p>
    <w:p w14:paraId="26F639A6" w14:textId="3B046341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impulse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response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filter,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Φ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compressed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matrix.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exchanging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sacrifice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</w:p>
    <w:p w14:paraId="4F0E6CAC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loss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rows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results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(matrix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right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side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equal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sign).</w:t>
      </w:r>
    </w:p>
    <w:p w14:paraId="776BD461" w14:textId="77777777" w:rsidR="00AB2366" w:rsidRDefault="00AB2366">
      <w:pPr>
        <w:spacing w:line="330" w:lineRule="exact"/>
        <w:ind w:left="1799"/>
      </w:pPr>
    </w:p>
    <w:p w14:paraId="7EBF7B87" w14:textId="77777777" w:rsidR="00AB2366" w:rsidRDefault="00C044CB">
      <w:pPr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applies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CSP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achieve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procedure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’sample-then-filter’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compressive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data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rather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than</w:t>
      </w:r>
    </w:p>
    <w:p w14:paraId="12F2F8A2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sample-recover-then-filter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it.</w:t>
      </w:r>
    </w:p>
    <w:p w14:paraId="1B8199CD" w14:textId="77777777" w:rsidR="00AB2366" w:rsidRDefault="00AB2366">
      <w:pPr>
        <w:spacing w:line="301" w:lineRule="exact"/>
        <w:ind w:left="1799"/>
        <w:rPr>
          <w:rFonts w:ascii="Times New Roman" w:eastAsia="Times New Roman" w:hAnsi="Times New Roman" w:cs="Times New Roman"/>
          <w:color w:val="000000"/>
          <w:sz w:val="23"/>
          <w:szCs w:val="23"/>
        </w:rPr>
      </w:pPr>
    </w:p>
    <w:p w14:paraId="5706CE2D" w14:textId="565CF30C" w:rsidR="003F077B" w:rsidRDefault="003F077B">
      <w:pPr>
        <w:spacing w:line="301" w:lineRule="exact"/>
        <w:ind w:left="1799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noProof/>
          <w:color w:val="000000"/>
          <w:sz w:val="23"/>
          <w:szCs w:val="23"/>
        </w:rPr>
        <w:drawing>
          <wp:anchor distT="0" distB="0" distL="114300" distR="114300" simplePos="0" relativeHeight="251688448" behindDoc="0" locked="0" layoutInCell="1" allowOverlap="1" wp14:anchorId="1A26F540" wp14:editId="55D85AE7">
            <wp:simplePos x="0" y="0"/>
            <wp:positionH relativeFrom="column">
              <wp:posOffset>1143000</wp:posOffset>
            </wp:positionH>
            <wp:positionV relativeFrom="paragraph">
              <wp:posOffset>31750</wp:posOffset>
            </wp:positionV>
            <wp:extent cx="5486400" cy="4622800"/>
            <wp:effectExtent l="0" t="0" r="0" b="0"/>
            <wp:wrapTight wrapText="bothSides">
              <wp:wrapPolygon edited="0">
                <wp:start x="0" y="0"/>
                <wp:lineTo x="0" y="21481"/>
                <wp:lineTo x="21500" y="21481"/>
                <wp:lineTo x="21500" y="0"/>
                <wp:lineTo x="0" y="0"/>
              </wp:wrapPolygon>
            </wp:wrapTight>
            <wp:docPr id="5" name="Picture 5" descr="Macintosh HD:Users:chenhao:Desktop:Screen Shot 2015-02-23 at 11.48.4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chenhao:Desktop:Screen Shot 2015-02-23 at 11.48.48 pm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62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2088C9" w14:textId="7F00A23D" w:rsidR="003F077B" w:rsidRDefault="003F077B">
      <w:pPr>
        <w:spacing w:line="301" w:lineRule="exact"/>
        <w:ind w:left="1799"/>
        <w:rPr>
          <w:rFonts w:ascii="Times New Roman" w:eastAsia="Times New Roman" w:hAnsi="Times New Roman" w:cs="Times New Roman"/>
          <w:color w:val="000000"/>
          <w:sz w:val="23"/>
          <w:szCs w:val="23"/>
        </w:rPr>
      </w:pPr>
    </w:p>
    <w:p w14:paraId="6A2C6B32" w14:textId="77777777" w:rsidR="003F077B" w:rsidRDefault="003F077B">
      <w:pPr>
        <w:spacing w:line="301" w:lineRule="exact"/>
        <w:ind w:left="1799"/>
        <w:rPr>
          <w:rFonts w:ascii="Times New Roman" w:eastAsia="Times New Roman" w:hAnsi="Times New Roman" w:cs="Times New Roman"/>
          <w:color w:val="000000"/>
          <w:sz w:val="23"/>
          <w:szCs w:val="23"/>
        </w:rPr>
      </w:pPr>
    </w:p>
    <w:p w14:paraId="451957BF" w14:textId="77777777" w:rsidR="003F077B" w:rsidRDefault="003F077B">
      <w:pPr>
        <w:spacing w:line="301" w:lineRule="exact"/>
        <w:ind w:left="1799"/>
        <w:rPr>
          <w:rFonts w:ascii="Times New Roman" w:eastAsia="Times New Roman" w:hAnsi="Times New Roman" w:cs="Times New Roman"/>
          <w:color w:val="000000"/>
          <w:sz w:val="23"/>
          <w:szCs w:val="23"/>
        </w:rPr>
      </w:pPr>
    </w:p>
    <w:p w14:paraId="78481A84" w14:textId="77777777" w:rsidR="003F077B" w:rsidRDefault="003F077B">
      <w:pPr>
        <w:spacing w:line="301" w:lineRule="exact"/>
        <w:ind w:left="1799"/>
        <w:rPr>
          <w:rFonts w:ascii="Times New Roman" w:eastAsia="Times New Roman" w:hAnsi="Times New Roman" w:cs="Times New Roman"/>
          <w:color w:val="000000"/>
          <w:sz w:val="23"/>
          <w:szCs w:val="23"/>
        </w:rPr>
      </w:pPr>
    </w:p>
    <w:p w14:paraId="012E3BE2" w14:textId="77777777" w:rsidR="003F077B" w:rsidRDefault="003F077B">
      <w:pPr>
        <w:spacing w:line="301" w:lineRule="exact"/>
        <w:ind w:left="1799"/>
        <w:rPr>
          <w:rFonts w:ascii="Times New Roman" w:eastAsia="Times New Roman" w:hAnsi="Times New Roman" w:cs="Times New Roman"/>
          <w:color w:val="000000"/>
          <w:sz w:val="23"/>
          <w:szCs w:val="23"/>
        </w:rPr>
      </w:pPr>
    </w:p>
    <w:p w14:paraId="65BBFF60" w14:textId="77777777" w:rsidR="003F077B" w:rsidRDefault="003F077B">
      <w:pPr>
        <w:spacing w:line="301" w:lineRule="exact"/>
        <w:ind w:left="1799"/>
        <w:rPr>
          <w:rFonts w:ascii="Times New Roman" w:eastAsia="Times New Roman" w:hAnsi="Times New Roman" w:cs="Times New Roman"/>
          <w:color w:val="000000"/>
          <w:sz w:val="23"/>
          <w:szCs w:val="23"/>
        </w:rPr>
      </w:pPr>
    </w:p>
    <w:p w14:paraId="78410181" w14:textId="77777777" w:rsidR="003F077B" w:rsidRDefault="003F077B">
      <w:pPr>
        <w:spacing w:line="301" w:lineRule="exact"/>
        <w:ind w:left="1799"/>
        <w:rPr>
          <w:rFonts w:ascii="Times New Roman" w:eastAsia="Times New Roman" w:hAnsi="Times New Roman" w:cs="Times New Roman"/>
          <w:color w:val="000000"/>
          <w:sz w:val="23"/>
          <w:szCs w:val="23"/>
        </w:rPr>
      </w:pPr>
    </w:p>
    <w:p w14:paraId="70E3B24A" w14:textId="77777777" w:rsidR="003F077B" w:rsidRDefault="003F077B">
      <w:pPr>
        <w:spacing w:line="301" w:lineRule="exact"/>
        <w:ind w:left="1799"/>
      </w:pPr>
    </w:p>
    <w:p w14:paraId="12DAD6E0" w14:textId="77777777" w:rsidR="003F077B" w:rsidRDefault="003F077B">
      <w:pPr>
        <w:spacing w:line="288" w:lineRule="exact"/>
        <w:ind w:left="6000"/>
        <w:rPr>
          <w:rFonts w:ascii="Times New Roman" w:eastAsia="Times New Roman" w:hAnsi="Times New Roman" w:cs="Times New Roman"/>
          <w:color w:val="000000"/>
          <w:sz w:val="23"/>
          <w:szCs w:val="23"/>
        </w:rPr>
      </w:pPr>
    </w:p>
    <w:p w14:paraId="7072041F" w14:textId="77777777" w:rsidR="003F077B" w:rsidRDefault="003F077B">
      <w:pPr>
        <w:spacing w:line="288" w:lineRule="exact"/>
        <w:ind w:left="6000"/>
        <w:rPr>
          <w:rFonts w:ascii="Times New Roman" w:eastAsia="Times New Roman" w:hAnsi="Times New Roman" w:cs="Times New Roman"/>
          <w:color w:val="000000"/>
          <w:sz w:val="23"/>
          <w:szCs w:val="23"/>
        </w:rPr>
      </w:pPr>
    </w:p>
    <w:p w14:paraId="611514AB" w14:textId="77777777" w:rsidR="003F077B" w:rsidRDefault="003F077B">
      <w:pPr>
        <w:spacing w:line="288" w:lineRule="exact"/>
        <w:ind w:left="6000"/>
        <w:rPr>
          <w:rFonts w:ascii="Times New Roman" w:eastAsia="Times New Roman" w:hAnsi="Times New Roman" w:cs="Times New Roman"/>
          <w:color w:val="000000"/>
          <w:sz w:val="23"/>
          <w:szCs w:val="23"/>
        </w:rPr>
      </w:pPr>
    </w:p>
    <w:p w14:paraId="00C6C442" w14:textId="77777777" w:rsidR="003F077B" w:rsidRDefault="003F077B">
      <w:pPr>
        <w:spacing w:line="288" w:lineRule="exact"/>
        <w:ind w:left="6000"/>
        <w:rPr>
          <w:rFonts w:ascii="Times New Roman" w:eastAsia="Times New Roman" w:hAnsi="Times New Roman" w:cs="Times New Roman"/>
          <w:color w:val="000000"/>
          <w:sz w:val="23"/>
          <w:szCs w:val="23"/>
        </w:rPr>
      </w:pPr>
    </w:p>
    <w:p w14:paraId="6463CD2C" w14:textId="77777777" w:rsidR="003F077B" w:rsidRDefault="003F077B">
      <w:pPr>
        <w:spacing w:line="288" w:lineRule="exact"/>
        <w:ind w:left="6000"/>
        <w:rPr>
          <w:rFonts w:ascii="Times New Roman" w:eastAsia="Times New Roman" w:hAnsi="Times New Roman" w:cs="Times New Roman"/>
          <w:color w:val="000000"/>
          <w:sz w:val="23"/>
          <w:szCs w:val="23"/>
        </w:rPr>
      </w:pPr>
    </w:p>
    <w:p w14:paraId="63C30FD6" w14:textId="77777777" w:rsidR="003F077B" w:rsidRDefault="003F077B">
      <w:pPr>
        <w:spacing w:line="288" w:lineRule="exact"/>
        <w:ind w:left="6000"/>
        <w:rPr>
          <w:rFonts w:ascii="Times New Roman" w:eastAsia="Times New Roman" w:hAnsi="Times New Roman" w:cs="Times New Roman"/>
          <w:color w:val="000000"/>
          <w:sz w:val="23"/>
          <w:szCs w:val="23"/>
        </w:rPr>
      </w:pPr>
    </w:p>
    <w:p w14:paraId="4D437DE7" w14:textId="77777777" w:rsidR="003F077B" w:rsidRDefault="003F077B">
      <w:pPr>
        <w:spacing w:line="288" w:lineRule="exact"/>
        <w:ind w:left="6000"/>
        <w:rPr>
          <w:rFonts w:ascii="Times New Roman" w:eastAsia="Times New Roman" w:hAnsi="Times New Roman" w:cs="Times New Roman"/>
          <w:color w:val="000000"/>
          <w:sz w:val="23"/>
          <w:szCs w:val="23"/>
        </w:rPr>
      </w:pPr>
    </w:p>
    <w:p w14:paraId="3141D5BE" w14:textId="77777777" w:rsidR="003F077B" w:rsidRDefault="003F077B">
      <w:pPr>
        <w:spacing w:line="288" w:lineRule="exact"/>
        <w:ind w:left="6000"/>
        <w:rPr>
          <w:rFonts w:ascii="Times New Roman" w:eastAsia="Times New Roman" w:hAnsi="Times New Roman" w:cs="Times New Roman"/>
          <w:color w:val="000000"/>
          <w:sz w:val="23"/>
          <w:szCs w:val="23"/>
        </w:rPr>
      </w:pPr>
    </w:p>
    <w:p w14:paraId="45B1B729" w14:textId="77777777" w:rsidR="003F077B" w:rsidRDefault="003F077B">
      <w:pPr>
        <w:spacing w:line="288" w:lineRule="exact"/>
        <w:ind w:left="6000"/>
        <w:rPr>
          <w:rFonts w:ascii="Times New Roman" w:eastAsia="Times New Roman" w:hAnsi="Times New Roman" w:cs="Times New Roman"/>
          <w:color w:val="000000"/>
          <w:sz w:val="23"/>
          <w:szCs w:val="23"/>
        </w:rPr>
      </w:pPr>
    </w:p>
    <w:p w14:paraId="4DCC7144" w14:textId="77777777" w:rsidR="003F077B" w:rsidRDefault="003F077B">
      <w:pPr>
        <w:spacing w:line="288" w:lineRule="exact"/>
        <w:ind w:left="6000"/>
        <w:rPr>
          <w:rFonts w:ascii="Times New Roman" w:eastAsia="Times New Roman" w:hAnsi="Times New Roman" w:cs="Times New Roman"/>
          <w:color w:val="000000"/>
          <w:sz w:val="23"/>
          <w:szCs w:val="23"/>
        </w:rPr>
      </w:pPr>
    </w:p>
    <w:p w14:paraId="37222195" w14:textId="77777777" w:rsidR="003F077B" w:rsidRDefault="003F077B">
      <w:pPr>
        <w:spacing w:line="288" w:lineRule="exact"/>
        <w:ind w:left="6000"/>
        <w:rPr>
          <w:rFonts w:ascii="Times New Roman" w:eastAsia="Times New Roman" w:hAnsi="Times New Roman" w:cs="Times New Roman"/>
          <w:color w:val="000000"/>
          <w:sz w:val="23"/>
          <w:szCs w:val="23"/>
        </w:rPr>
      </w:pPr>
    </w:p>
    <w:p w14:paraId="336F2FD7" w14:textId="77777777" w:rsidR="003F077B" w:rsidRDefault="003F077B">
      <w:pPr>
        <w:spacing w:line="288" w:lineRule="exact"/>
        <w:ind w:left="6000"/>
        <w:rPr>
          <w:rFonts w:ascii="Times New Roman" w:eastAsia="Times New Roman" w:hAnsi="Times New Roman" w:cs="Times New Roman"/>
          <w:color w:val="000000"/>
          <w:sz w:val="23"/>
          <w:szCs w:val="23"/>
        </w:rPr>
      </w:pPr>
    </w:p>
    <w:p w14:paraId="4B8B155C" w14:textId="77777777" w:rsidR="003F077B" w:rsidRDefault="003F077B">
      <w:pPr>
        <w:spacing w:line="288" w:lineRule="exact"/>
        <w:ind w:left="6000"/>
        <w:rPr>
          <w:rFonts w:ascii="Times New Roman" w:eastAsia="Times New Roman" w:hAnsi="Times New Roman" w:cs="Times New Roman"/>
          <w:color w:val="000000"/>
          <w:sz w:val="23"/>
          <w:szCs w:val="23"/>
        </w:rPr>
      </w:pPr>
    </w:p>
    <w:p w14:paraId="31BF447D" w14:textId="77777777" w:rsidR="003F077B" w:rsidRDefault="003F077B">
      <w:pPr>
        <w:spacing w:line="288" w:lineRule="exact"/>
        <w:ind w:left="6000"/>
        <w:rPr>
          <w:rFonts w:ascii="Times New Roman" w:eastAsia="Times New Roman" w:hAnsi="Times New Roman" w:cs="Times New Roman"/>
          <w:color w:val="000000"/>
          <w:sz w:val="23"/>
          <w:szCs w:val="23"/>
        </w:rPr>
      </w:pPr>
    </w:p>
    <w:p w14:paraId="11B32FA0" w14:textId="77777777" w:rsidR="003F077B" w:rsidRDefault="003F077B">
      <w:pPr>
        <w:spacing w:line="288" w:lineRule="exact"/>
        <w:ind w:left="6000"/>
        <w:rPr>
          <w:rFonts w:ascii="Times New Roman" w:eastAsia="Times New Roman" w:hAnsi="Times New Roman" w:cs="Times New Roman"/>
          <w:color w:val="000000"/>
          <w:sz w:val="23"/>
          <w:szCs w:val="23"/>
        </w:rPr>
      </w:pPr>
    </w:p>
    <w:p w14:paraId="2236DA27" w14:textId="77777777" w:rsidR="003F077B" w:rsidRDefault="003F077B">
      <w:pPr>
        <w:spacing w:line="288" w:lineRule="exact"/>
        <w:ind w:left="6000"/>
        <w:rPr>
          <w:rFonts w:ascii="Times New Roman" w:eastAsia="Times New Roman" w:hAnsi="Times New Roman" w:cs="Times New Roman"/>
          <w:color w:val="000000"/>
          <w:sz w:val="23"/>
          <w:szCs w:val="23"/>
        </w:rPr>
      </w:pPr>
    </w:p>
    <w:p w14:paraId="2D5BD985" w14:textId="77777777" w:rsidR="003F077B" w:rsidRDefault="003F077B">
      <w:pPr>
        <w:spacing w:line="288" w:lineRule="exact"/>
        <w:ind w:left="6000"/>
        <w:rPr>
          <w:rFonts w:ascii="Times New Roman" w:eastAsia="Times New Roman" w:hAnsi="Times New Roman" w:cs="Times New Roman"/>
          <w:color w:val="000000"/>
          <w:sz w:val="23"/>
          <w:szCs w:val="23"/>
        </w:rPr>
      </w:pPr>
    </w:p>
    <w:p w14:paraId="55F61F85" w14:textId="77777777" w:rsidR="00AB2366" w:rsidRDefault="00C044CB">
      <w:pPr>
        <w:spacing w:line="288" w:lineRule="exact"/>
        <w:ind w:left="60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30</w:t>
      </w:r>
    </w:p>
    <w:p w14:paraId="5E24072F" w14:textId="77777777" w:rsidR="00AB2366" w:rsidRDefault="00AB2366">
      <w:pPr>
        <w:sectPr w:rsidR="00AB2366">
          <w:type w:val="continuous"/>
          <w:pgSz w:w="11905" w:h="16837"/>
          <w:pgMar w:top="0" w:right="0" w:bottom="0" w:left="0" w:header="0" w:footer="0" w:gutter="0"/>
          <w:cols w:space="720"/>
        </w:sectPr>
      </w:pPr>
    </w:p>
    <w:p w14:paraId="2734760F" w14:textId="22241D58" w:rsidR="00AB2366" w:rsidRDefault="007A10E0">
      <w:pPr>
        <w:spacing w:line="200" w:lineRule="exact"/>
        <w:ind w:left="1800"/>
      </w:pPr>
      <w:r>
        <w:lastRenderedPageBreak/>
        <w:pict w14:anchorId="1B0AE59E">
          <v:group id="_x0000_s1045" style="position:absolute;left:0;text-align:left;margin-left:89.25pt;margin-top:121.5pt;width:432.75pt;height:.75pt;z-index:251670016;mso-position-horizontal-relative:page;mso-position-vertical-relative:page" coordorigin="1785,2430" coordsize="8655,15">
            <v:shape id="_x0000_s1046" style="position:absolute;left:7155;top:9749;width:8655;height:0" coordorigin="1785,2430" coordsize="8655,15" path="m1785,2430l1785,2430,1785,2430,1785,2430,1785,2430,1785,2430,1785,2430,1786,2430,1786,2430,1787,2430,1788,2430,1790,2430,1791,2430,1793,2430,1796,2430,1799,2430,1802,2430,1806,2430,1810,2430,1814,2430,1820,2430,1826,2430,1832,2430,1839,2430,1847,2430,1855,2430,1865,2430,1875,2430,1885,2430,1897,2430,1910,2430,1923,2430,1937,2430,1953,2430,1969,2430,1986,2430,2004,2430,2024,2430,2044,2430,2066,2430,2090,2430,2114,2430,2139,2430,2165,2430,2193,2430,2222,2430,2253,2430,2285,2430,2318,2430,2353,2430,2389,2430,2426,2430,2466,2430,2506,2430,2549,2430,2593,2430,2639,2430,2687,2430,2736,2430,2787,2430,2840,2430,2894,2430,2950,2430,3008,2430,3069,2430,3131,2430,3195,2430,3262,2430,3330,2430,3400,2430,3472,2430,3546,2430,3623,2430,3701,2430,3782,2430,3866,2430,3952,2430,4039,2430,4129,2430,4222,2430,4316,2430,4415,2430,4514,2430,4616,2430,4721,2430,4828,2430,4938,2430,5052,2430,5167,2430,5284,2430,5405,2430,5528,2430,5655,2430,5784,2430,5916,2430,6050,2430,6188,2430,6329,2430,6472,2430,6618,2430,6768,2430,6921,2430,7076,2430,7234,2430,7397,2430,7562,2430,7730,2430,7902,2430,8076,2430,8254,2430,8436,2430,8621,2430,8808,2430,9001,2430,9195,2430,9394,2430,9596,2430,9801,2430,10010,2430,10224,2430,10440,2430e" strokeweight=".1pt">
              <v:path arrowok="t"/>
              <o:lock v:ext="edit" verticies="t"/>
            </v:shape>
            <w10:wrap anchorx="page" anchory="page"/>
          </v:group>
        </w:pict>
      </w:r>
      <w:r>
        <w:pict w14:anchorId="0C17AE80">
          <v:shape id="_x0000_s1044" type="#_x0000_t75" style="position:absolute;left:0;text-align:left;margin-left:196.5pt;margin-top:140.25pt;width:216.75pt;height:168.75pt;z-index:251671040;mso-position-horizontal-relative:page;mso-position-vertical-relative:page">
            <v:imagedata r:id="rId25" o:title=""/>
            <w10:wrap anchorx="page" anchory="page"/>
          </v:shape>
        </w:pict>
      </w:r>
    </w:p>
    <w:p w14:paraId="22A1EB14" w14:textId="77777777" w:rsidR="00AB2366" w:rsidRDefault="00AB2366">
      <w:pPr>
        <w:spacing w:line="200" w:lineRule="exact"/>
        <w:ind w:left="1800"/>
      </w:pPr>
    </w:p>
    <w:p w14:paraId="38C418A3" w14:textId="77777777" w:rsidR="00AB2366" w:rsidRDefault="00AB2366">
      <w:pPr>
        <w:spacing w:line="200" w:lineRule="exact"/>
        <w:ind w:left="1800"/>
      </w:pPr>
    </w:p>
    <w:p w14:paraId="55F1EBCC" w14:textId="77777777" w:rsidR="00AB2366" w:rsidRDefault="00AB2366">
      <w:pPr>
        <w:spacing w:line="200" w:lineRule="exact"/>
        <w:ind w:left="1800"/>
      </w:pPr>
    </w:p>
    <w:p w14:paraId="3CEFCEFF" w14:textId="77777777" w:rsidR="00AB2366" w:rsidRDefault="00AB2366">
      <w:pPr>
        <w:spacing w:line="200" w:lineRule="exact"/>
        <w:ind w:left="1800"/>
      </w:pPr>
    </w:p>
    <w:p w14:paraId="56E4D6F7" w14:textId="77777777" w:rsidR="00AB2366" w:rsidRDefault="00AB2366">
      <w:pPr>
        <w:spacing w:line="200" w:lineRule="exact"/>
        <w:ind w:left="1800"/>
      </w:pPr>
    </w:p>
    <w:p w14:paraId="2417A2C4" w14:textId="77777777" w:rsidR="00AB2366" w:rsidRDefault="00AB2366">
      <w:pPr>
        <w:spacing w:line="200" w:lineRule="exact"/>
        <w:ind w:left="1800"/>
      </w:pPr>
    </w:p>
    <w:p w14:paraId="39CBF54C" w14:textId="77777777" w:rsidR="00AB2366" w:rsidRDefault="00AB2366">
      <w:pPr>
        <w:spacing w:line="200" w:lineRule="exact"/>
        <w:ind w:left="1800"/>
      </w:pPr>
    </w:p>
    <w:p w14:paraId="608E3202" w14:textId="77777777" w:rsidR="00AB2366" w:rsidRDefault="00AB2366">
      <w:pPr>
        <w:spacing w:line="200" w:lineRule="exact"/>
        <w:ind w:left="1800"/>
      </w:pPr>
    </w:p>
    <w:p w14:paraId="4A2168EB" w14:textId="77777777" w:rsidR="00AB2366" w:rsidRDefault="00AB2366">
      <w:pPr>
        <w:spacing w:line="388" w:lineRule="exact"/>
        <w:ind w:left="1800"/>
      </w:pPr>
    </w:p>
    <w:p w14:paraId="7EC2D250" w14:textId="77777777" w:rsidR="00AB2366" w:rsidRDefault="00C044CB">
      <w:pPr>
        <w:spacing w:line="240" w:lineRule="exact"/>
        <w:ind w:left="1804"/>
      </w:pPr>
      <w:bookmarkStart w:id="801" w:name="PageMark42"/>
      <w:bookmarkEnd w:id="801"/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HAPTER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6.</w:t>
      </w:r>
      <w:r>
        <w:rPr>
          <w:rFonts w:ascii="Times New Roman" w:eastAsia="Times New Roman" w:hAnsi="Times New Roman" w:cs="Times New Roman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F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UTURE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W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ORK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:</w:t>
      </w:r>
      <w:r>
        <w:rPr>
          <w:rFonts w:ascii="Times New Roman" w:eastAsia="Times New Roman" w:hAnsi="Times New Roman" w:cs="Times New Roman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OVEL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IGNAL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P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ROCESSING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FOR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CS</w:t>
      </w:r>
      <w:r>
        <w:rPr>
          <w:rFonts w:ascii="Times New Roman" w:eastAsia="Times New Roman" w:hAnsi="Times New Roman" w:cs="Times New Roman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PECTRUM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ENSING</w:t>
      </w:r>
    </w:p>
    <w:p w14:paraId="130B4A31" w14:textId="77777777" w:rsidR="00AB2366" w:rsidRDefault="00AB2366">
      <w:pPr>
        <w:spacing w:line="200" w:lineRule="exact"/>
        <w:ind w:left="1800"/>
      </w:pPr>
    </w:p>
    <w:p w14:paraId="3329E87B" w14:textId="77777777" w:rsidR="00AB2366" w:rsidRDefault="00AB2366">
      <w:pPr>
        <w:spacing w:line="200" w:lineRule="exact"/>
        <w:ind w:left="1800"/>
      </w:pPr>
    </w:p>
    <w:p w14:paraId="69C896BD" w14:textId="77777777" w:rsidR="00AB2366" w:rsidRDefault="00AB2366">
      <w:pPr>
        <w:spacing w:line="200" w:lineRule="exact"/>
        <w:ind w:left="1800"/>
      </w:pPr>
    </w:p>
    <w:p w14:paraId="4F4BCB9E" w14:textId="77777777" w:rsidR="00AB2366" w:rsidRDefault="00AB2366">
      <w:pPr>
        <w:spacing w:line="200" w:lineRule="exact"/>
        <w:ind w:left="1800"/>
      </w:pPr>
    </w:p>
    <w:p w14:paraId="29CF4903" w14:textId="77777777" w:rsidR="00AB2366" w:rsidRDefault="00AB2366">
      <w:pPr>
        <w:spacing w:line="200" w:lineRule="exact"/>
        <w:ind w:left="1800"/>
      </w:pPr>
    </w:p>
    <w:p w14:paraId="1030BF0D" w14:textId="77777777" w:rsidR="00AB2366" w:rsidRDefault="00AB2366">
      <w:pPr>
        <w:spacing w:line="200" w:lineRule="exact"/>
        <w:ind w:left="1800"/>
      </w:pPr>
    </w:p>
    <w:p w14:paraId="391E09B9" w14:textId="77777777" w:rsidR="00AB2366" w:rsidRDefault="00AB2366">
      <w:pPr>
        <w:spacing w:line="200" w:lineRule="exact"/>
        <w:ind w:left="1800"/>
      </w:pPr>
    </w:p>
    <w:p w14:paraId="5067DA4B" w14:textId="77777777" w:rsidR="00AB2366" w:rsidRDefault="00AB2366">
      <w:pPr>
        <w:spacing w:line="200" w:lineRule="exact"/>
        <w:ind w:left="1800"/>
      </w:pPr>
    </w:p>
    <w:p w14:paraId="3B2E5227" w14:textId="77777777" w:rsidR="00AB2366" w:rsidRDefault="00AB2366">
      <w:pPr>
        <w:spacing w:line="200" w:lineRule="exact"/>
        <w:ind w:left="1800"/>
      </w:pPr>
    </w:p>
    <w:p w14:paraId="7B127303" w14:textId="77777777" w:rsidR="00AB2366" w:rsidRDefault="00AB2366">
      <w:pPr>
        <w:spacing w:line="200" w:lineRule="exact"/>
        <w:ind w:left="1800"/>
      </w:pPr>
    </w:p>
    <w:p w14:paraId="0DD339EC" w14:textId="77777777" w:rsidR="00AB2366" w:rsidRDefault="00AB2366">
      <w:pPr>
        <w:spacing w:line="200" w:lineRule="exact"/>
        <w:ind w:left="1800"/>
      </w:pPr>
    </w:p>
    <w:p w14:paraId="7B61C1B6" w14:textId="77777777" w:rsidR="00AB2366" w:rsidRDefault="00AB2366">
      <w:pPr>
        <w:spacing w:line="200" w:lineRule="exact"/>
        <w:ind w:left="1800"/>
      </w:pPr>
    </w:p>
    <w:p w14:paraId="70515F0C" w14:textId="77777777" w:rsidR="00AB2366" w:rsidRDefault="00AB2366">
      <w:pPr>
        <w:spacing w:line="200" w:lineRule="exact"/>
        <w:ind w:left="1800"/>
      </w:pPr>
    </w:p>
    <w:p w14:paraId="7CB839FB" w14:textId="77777777" w:rsidR="00AB2366" w:rsidRDefault="00AB2366">
      <w:pPr>
        <w:spacing w:line="200" w:lineRule="exact"/>
        <w:ind w:left="1800"/>
      </w:pPr>
    </w:p>
    <w:p w14:paraId="42953E4E" w14:textId="77777777" w:rsidR="00AB2366" w:rsidRDefault="00AB2366">
      <w:pPr>
        <w:spacing w:line="200" w:lineRule="exact"/>
        <w:ind w:left="1800"/>
      </w:pPr>
    </w:p>
    <w:p w14:paraId="7284145E" w14:textId="77777777" w:rsidR="00AB2366" w:rsidRDefault="00AB2366">
      <w:pPr>
        <w:spacing w:line="200" w:lineRule="exact"/>
        <w:ind w:left="1800"/>
      </w:pPr>
    </w:p>
    <w:p w14:paraId="500E58C7" w14:textId="77777777" w:rsidR="00AB2366" w:rsidRDefault="00AB2366">
      <w:pPr>
        <w:spacing w:line="200" w:lineRule="exact"/>
        <w:ind w:left="1800"/>
      </w:pPr>
    </w:p>
    <w:p w14:paraId="5170A33B" w14:textId="77777777" w:rsidR="00AB2366" w:rsidRDefault="00AB2366">
      <w:pPr>
        <w:spacing w:line="200" w:lineRule="exact"/>
        <w:ind w:left="1800"/>
      </w:pPr>
    </w:p>
    <w:p w14:paraId="6932FF93" w14:textId="77777777" w:rsidR="00AB2366" w:rsidRDefault="00AB2366">
      <w:pPr>
        <w:spacing w:line="200" w:lineRule="exact"/>
        <w:ind w:left="1800"/>
      </w:pPr>
    </w:p>
    <w:p w14:paraId="64838EE1" w14:textId="77777777" w:rsidR="00AB2366" w:rsidRDefault="00AB2366">
      <w:pPr>
        <w:spacing w:line="354" w:lineRule="exact"/>
        <w:ind w:left="1800"/>
      </w:pPr>
    </w:p>
    <w:p w14:paraId="260D3DD5" w14:textId="77777777" w:rsidR="00AB2366" w:rsidRDefault="00C044CB">
      <w:pPr>
        <w:tabs>
          <w:tab w:val="left" w:pos="2984"/>
        </w:tabs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Figure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6.2: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Block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diagram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performance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comparison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between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CSP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(com-</w:t>
      </w:r>
    </w:p>
    <w:p w14:paraId="6509E407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pressive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processing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detector)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(energy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detector)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from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aspect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</w:t>
      </w:r>
    </w:p>
    <w:p w14:paraId="477DBD9B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noise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ratio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error.</w:t>
      </w:r>
    </w:p>
    <w:p w14:paraId="3DDFADB6" w14:textId="77777777" w:rsidR="00AB2366" w:rsidRDefault="00AB2366">
      <w:pPr>
        <w:spacing w:line="289" w:lineRule="exact"/>
        <w:ind w:left="1800"/>
      </w:pPr>
    </w:p>
    <w:p w14:paraId="4918071E" w14:textId="77777777" w:rsidR="00AB2366" w:rsidRDefault="00C044CB">
      <w:pPr>
        <w:tabs>
          <w:tab w:val="left" w:pos="2660"/>
        </w:tabs>
        <w:spacing w:line="37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6.2.2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CSP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based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Detection</w:t>
      </w:r>
    </w:p>
    <w:p w14:paraId="39D5E83C" w14:textId="77777777" w:rsidR="00AB2366" w:rsidRDefault="00AB2366">
      <w:pPr>
        <w:spacing w:line="267" w:lineRule="exact"/>
        <w:ind w:left="1800"/>
      </w:pPr>
    </w:p>
    <w:p w14:paraId="5E3B1392" w14:textId="77777777" w:rsidR="00AB2366" w:rsidRDefault="00C044CB">
      <w:pPr>
        <w:tabs>
          <w:tab w:val="left" w:pos="2696"/>
        </w:tabs>
        <w:spacing w:line="311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6.2.2.1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CSP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Energy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Detector</w:t>
      </w:r>
    </w:p>
    <w:p w14:paraId="1B6AB6B6" w14:textId="77777777" w:rsidR="00AB2366" w:rsidRDefault="00AB2366">
      <w:pPr>
        <w:spacing w:line="292" w:lineRule="exact"/>
        <w:ind w:left="1800"/>
      </w:pPr>
    </w:p>
    <w:p w14:paraId="67F02275" w14:textId="77777777" w:rsidR="00AB2366" w:rsidRDefault="00C044CB">
      <w:pPr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Davenport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[24]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develops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theorem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directly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build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up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hypothesis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directly</w:t>
      </w:r>
    </w:p>
    <w:p w14:paraId="0266C124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through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compressed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samples.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Assume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two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hypotheses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</w:p>
    <w:p w14:paraId="3B0C455D" w14:textId="77777777" w:rsidR="00AB2366" w:rsidRDefault="00AB2366">
      <w:pPr>
        <w:sectPr w:rsidR="00AB2366">
          <w:pgSz w:w="11905" w:h="16837"/>
          <w:pgMar w:top="0" w:right="0" w:bottom="0" w:left="0" w:header="0" w:footer="0" w:gutter="0"/>
          <w:cols w:space="720"/>
        </w:sectPr>
      </w:pPr>
    </w:p>
    <w:p w14:paraId="60CDDEF8" w14:textId="77777777" w:rsidR="00AB2366" w:rsidRDefault="00AB2366">
      <w:pPr>
        <w:spacing w:line="353" w:lineRule="exact"/>
        <w:ind w:left="5195"/>
      </w:pPr>
    </w:p>
    <w:p w14:paraId="54EFCD4C" w14:textId="77777777" w:rsidR="00AB2366" w:rsidRDefault="00AB2366">
      <w:pPr>
        <w:sectPr w:rsidR="00AB2366">
          <w:type w:val="continuous"/>
          <w:pgSz w:w="11905" w:h="16837"/>
          <w:pgMar w:top="0" w:right="0" w:bottom="0" w:left="0" w:header="0" w:footer="0" w:gutter="0"/>
          <w:cols w:space="720"/>
        </w:sectPr>
      </w:pPr>
    </w:p>
    <w:p w14:paraId="0EA3CA75" w14:textId="77777777" w:rsidR="00AB2366" w:rsidRDefault="00C044CB">
      <w:pPr>
        <w:spacing w:line="239" w:lineRule="exact"/>
        <w:ind w:left="5776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lastRenderedPageBreak/>
        <w:t>H0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: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=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Φw</w:t>
      </w:r>
    </w:p>
    <w:p w14:paraId="3C9AA8EB" w14:textId="77777777" w:rsidR="00AB2366" w:rsidRDefault="00AB2366">
      <w:pPr>
        <w:spacing w:line="253" w:lineRule="exact"/>
        <w:ind w:left="5195"/>
      </w:pPr>
    </w:p>
    <w:p w14:paraId="144F24FA" w14:textId="77777777" w:rsidR="00AB2366" w:rsidRDefault="00C044CB">
      <w:pPr>
        <w:spacing w:line="239" w:lineRule="exact"/>
        <w:ind w:left="5195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H1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: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=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Φ(w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+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s)</w:t>
      </w:r>
    </w:p>
    <w:p w14:paraId="3B4A49FC" w14:textId="77777777" w:rsidR="00AB2366" w:rsidRDefault="00C044CB">
      <w:pPr>
        <w:spacing w:line="19" w:lineRule="exact"/>
      </w:pPr>
      <w:r>
        <w:t xml:space="preserve"> </w:t>
      </w:r>
      <w:r>
        <w:br w:type="column"/>
      </w:r>
      <w:r>
        <w:lastRenderedPageBreak/>
        <w:t xml:space="preserve"> </w:t>
      </w:r>
    </w:p>
    <w:p w14:paraId="2C05271C" w14:textId="77777777" w:rsidR="00AB2366" w:rsidRDefault="00C044CB">
      <w:pPr>
        <w:spacing w:line="466" w:lineRule="exact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(6.4)</w:t>
      </w:r>
    </w:p>
    <w:p w14:paraId="5CBA197D" w14:textId="77777777" w:rsidR="00AB2366" w:rsidRDefault="00AB2366">
      <w:pPr>
        <w:sectPr w:rsidR="00AB2366">
          <w:type w:val="continuous"/>
          <w:pgSz w:w="11905" w:h="16837"/>
          <w:pgMar w:top="0" w:right="0" w:bottom="0" w:left="0" w:header="0" w:footer="0" w:gutter="0"/>
          <w:cols w:num="2" w:space="720" w:equalWidth="0">
            <w:col w:w="9981" w:space="0"/>
            <w:col w:w="1923"/>
          </w:cols>
        </w:sectPr>
      </w:pPr>
    </w:p>
    <w:p w14:paraId="6A70B2B7" w14:textId="77777777" w:rsidR="00AB2366" w:rsidRDefault="00AB2366">
      <w:pPr>
        <w:spacing w:line="257" w:lineRule="exact"/>
        <w:ind w:left="1800"/>
      </w:pPr>
    </w:p>
    <w:p w14:paraId="0084FC50" w14:textId="07AEA972" w:rsidR="00AB2366" w:rsidRDefault="00C044CB">
      <w:pPr>
        <w:tabs>
          <w:tab w:val="left" w:pos="1963"/>
          <w:tab w:val="left" w:pos="5730"/>
          <w:tab w:val="left" w:pos="5948"/>
          <w:tab w:val="left" w:pos="8792"/>
        </w:tabs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,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where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primary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user’s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signal,</w:t>
      </w:r>
      <w:r w:rsidR="003F077B">
        <w:t xml:space="preserve"> 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y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vectorial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observation,</w:t>
      </w:r>
      <w:r w:rsidR="003F077B"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Φ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compressed</w:t>
      </w:r>
    </w:p>
    <w:p w14:paraId="08D036C6" w14:textId="77F1D6F2" w:rsidR="00AB2366" w:rsidRDefault="00C044CB">
      <w:pPr>
        <w:tabs>
          <w:tab w:val="left" w:pos="3920"/>
          <w:tab w:val="left" w:pos="6682"/>
          <w:tab w:val="left" w:pos="7384"/>
          <w:tab w:val="left" w:pos="9564"/>
        </w:tabs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matrix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(e.g.</w:t>
      </w:r>
      <w:r w:rsidR="003F077B">
        <w:t xml:space="preserve"> 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random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demodulation),</w:t>
      </w:r>
      <w:r w:rsidR="003F077B">
        <w:t xml:space="preserve"> 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stands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noise.</w:t>
      </w:r>
      <w:r w:rsidR="003F077B"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</w:p>
    <w:p w14:paraId="36D1F5C4" w14:textId="705236D8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following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equation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6.5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presents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structure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CSP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detector.</w:t>
      </w:r>
    </w:p>
    <w:p w14:paraId="2FCE2926" w14:textId="77777777" w:rsidR="00AB2366" w:rsidRDefault="00AB2366">
      <w:pPr>
        <w:sectPr w:rsidR="00AB2366">
          <w:type w:val="continuous"/>
          <w:pgSz w:w="11905" w:h="16837"/>
          <w:pgMar w:top="0" w:right="0" w:bottom="0" w:left="0" w:header="0" w:footer="0" w:gutter="0"/>
          <w:cols w:space="720"/>
        </w:sectPr>
      </w:pPr>
    </w:p>
    <w:p w14:paraId="130D56CC" w14:textId="71534CDF" w:rsidR="00AB2366" w:rsidRDefault="003F077B">
      <w:pPr>
        <w:spacing w:line="261" w:lineRule="exact"/>
        <w:ind w:left="4684"/>
      </w:pPr>
      <w:r>
        <w:rPr>
          <w:rFonts w:ascii="Times New Roman" w:eastAsia="Times New Roman" w:hAnsi="Times New Roman" w:cs="Times New Roman"/>
          <w:noProof/>
          <w:color w:val="000000"/>
          <w:sz w:val="23"/>
          <w:szCs w:val="23"/>
        </w:rPr>
        <w:lastRenderedPageBreak/>
        <w:drawing>
          <wp:anchor distT="0" distB="0" distL="114300" distR="114300" simplePos="0" relativeHeight="251689472" behindDoc="0" locked="0" layoutInCell="1" allowOverlap="1" wp14:anchorId="7E003D14" wp14:editId="53C74969">
            <wp:simplePos x="0" y="0"/>
            <wp:positionH relativeFrom="column">
              <wp:posOffset>1143000</wp:posOffset>
            </wp:positionH>
            <wp:positionV relativeFrom="paragraph">
              <wp:posOffset>146685</wp:posOffset>
            </wp:positionV>
            <wp:extent cx="5486400" cy="439420"/>
            <wp:effectExtent l="0" t="0" r="0" b="0"/>
            <wp:wrapSquare wrapText="bothSides"/>
            <wp:docPr id="6" name="Picture 6" descr="Macintosh HD:Users:chenhao:Desktop:Screen Shot 2015-02-23 at 11.50.2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chenhao:Desktop:Screen Shot 2015-02-23 at 11.50.24 pm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3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C7883C" w14:textId="77777777" w:rsidR="00AB2366" w:rsidRDefault="00AB2366">
      <w:pPr>
        <w:sectPr w:rsidR="00AB2366">
          <w:type w:val="continuous"/>
          <w:pgSz w:w="11905" w:h="16837"/>
          <w:pgMar w:top="0" w:right="0" w:bottom="0" w:left="0" w:header="0" w:footer="0" w:gutter="0"/>
          <w:cols w:space="720"/>
        </w:sectPr>
      </w:pPr>
    </w:p>
    <w:p w14:paraId="05D2F982" w14:textId="27EAAF49" w:rsidR="00AB2366" w:rsidRDefault="00AB2366">
      <w:pPr>
        <w:sectPr w:rsidR="00AB2366">
          <w:type w:val="continuous"/>
          <w:pgSz w:w="11905" w:h="16837"/>
          <w:pgMar w:top="0" w:right="0" w:bottom="0" w:left="0" w:header="0" w:footer="0" w:gutter="0"/>
          <w:cols w:num="3" w:space="720" w:equalWidth="0">
            <w:col w:w="6903" w:space="0"/>
            <w:col w:w="501" w:space="0"/>
            <w:col w:w="4500"/>
          </w:cols>
        </w:sectPr>
      </w:pPr>
    </w:p>
    <w:p w14:paraId="5E867416" w14:textId="7F9731C3" w:rsidR="003F077B" w:rsidRDefault="003F077B">
      <w:pPr>
        <w:spacing w:line="481" w:lineRule="exact"/>
        <w:ind w:left="1800"/>
        <w:rPr>
          <w:rFonts w:ascii="Times New Roman" w:eastAsia="Times New Roman" w:hAnsi="Times New Roman" w:cs="Times New Roman"/>
          <w:color w:val="000000"/>
          <w:sz w:val="23"/>
          <w:szCs w:val="23"/>
        </w:rPr>
      </w:pPr>
    </w:p>
    <w:p w14:paraId="09BA99D1" w14:textId="77777777" w:rsidR="00AB2366" w:rsidRDefault="00C044CB">
      <w:pPr>
        <w:spacing w:line="481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[27],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experimental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results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comparing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CSP-detector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traditional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energy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detector</w:t>
      </w:r>
    </w:p>
    <w:p w14:paraId="56ABAA20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(ED),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shown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figure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6.2.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has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been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shown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that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can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provide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better</w:t>
      </w:r>
    </w:p>
    <w:p w14:paraId="12AA7BF3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Error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vs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SNR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performance.</w:t>
      </w:r>
    </w:p>
    <w:p w14:paraId="3161E28F" w14:textId="77777777" w:rsidR="00AB2366" w:rsidRDefault="00AB2366">
      <w:pPr>
        <w:spacing w:line="309" w:lineRule="exact"/>
        <w:ind w:left="1800"/>
      </w:pPr>
    </w:p>
    <w:p w14:paraId="133D5428" w14:textId="77777777" w:rsidR="00AB2366" w:rsidRDefault="00C044CB">
      <w:pPr>
        <w:spacing w:line="288" w:lineRule="exact"/>
        <w:ind w:left="60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31</w:t>
      </w:r>
    </w:p>
    <w:p w14:paraId="32D22B98" w14:textId="77777777" w:rsidR="00AB2366" w:rsidRDefault="00AB2366">
      <w:pPr>
        <w:sectPr w:rsidR="00AB2366">
          <w:type w:val="continuous"/>
          <w:pgSz w:w="11905" w:h="16837"/>
          <w:pgMar w:top="0" w:right="0" w:bottom="0" w:left="0" w:header="0" w:footer="0" w:gutter="0"/>
          <w:cols w:space="720"/>
        </w:sectPr>
      </w:pPr>
    </w:p>
    <w:p w14:paraId="43DF2E60" w14:textId="44FBF337" w:rsidR="00AB2366" w:rsidRDefault="007A10E0">
      <w:pPr>
        <w:spacing w:line="200" w:lineRule="exact"/>
        <w:ind w:left="1800"/>
      </w:pPr>
      <w:del w:id="802" w:author="hao chen" w:date="2015-03-04T13:42:00Z">
        <w:r>
          <w:lastRenderedPageBreak/>
          <w:pict w14:anchorId="7E3A77FB">
            <v:group id="_x0000_s1041" style="position:absolute;left:0;text-align:left;margin-left:89.25pt;margin-top:121.5pt;width:432.75pt;height:.75pt;z-index:251673088;mso-position-horizontal-relative:page;mso-position-vertical-relative:page" coordorigin="1785,2430" coordsize="8655,15">
              <v:shape id="_x0000_s1042" style="position:absolute;left:7155;top:9749;width:8655;height:0" coordorigin="1785,2430" coordsize="8655,15" path="m1785,2430l1785,2430,1785,2430,1785,2430,1785,2430,1785,2430,1785,2430,1786,2430,1786,2430,1787,2430,1788,2430,1790,2430,1791,2430,1793,2430,1796,2430,1799,2430,1802,2430,1806,2430,1810,2430,1814,2430,1820,2430,1826,2430,1832,2430,1839,2430,1847,2430,1855,2430,1865,2430,1875,2430,1885,2430,1897,2430,1910,2430,1923,2430,1937,2430,1953,2430,1969,2430,1986,2430,2004,2430,2024,2430,2044,2430,2066,2430,2090,2430,2114,2430,2139,2430,2165,2430,2193,2430,2222,2430,2253,2430,2285,2430,2318,2430,2353,2430,2389,2430,2426,2430,2466,2430,2506,2430,2549,2430,2593,2430,2639,2430,2687,2430,2736,2430,2787,2430,2840,2430,2894,2430,2950,2430,3008,2430,3069,2430,3131,2430,3195,2430,3262,2430,3330,2430,3400,2430,3472,2430,3546,2430,3623,2430,3701,2430,3782,2430,3866,2430,3952,2430,4039,2430,4129,2430,4222,2430,4316,2430,4415,2430,4514,2430,4616,2430,4721,2430,4828,2430,4938,2430,5052,2430,5167,2430,5284,2430,5405,2430,5528,2430,5655,2430,5784,2430,5916,2430,6050,2430,6188,2430,6329,2430,6472,2430,6618,2430,6768,2430,6921,2430,7076,2430,7234,2430,7397,2430,7562,2430,7730,2430,7902,2430,8076,2430,8254,2430,8436,2430,8621,2430,8808,2430,9001,2430,9195,2430,9394,2430,9596,2430,9801,2430,10010,2430,10224,2430,10440,2430e" strokeweight=".1pt">
                <v:path arrowok="t"/>
                <o:lock v:ext="edit" verticies="t"/>
              </v:shape>
              <w10:wrap anchorx="page" anchory="page"/>
            </v:group>
          </w:pict>
        </w:r>
      </w:del>
    </w:p>
    <w:p w14:paraId="6402EFA4" w14:textId="77777777" w:rsidR="00AB2366" w:rsidRDefault="00AB2366">
      <w:pPr>
        <w:spacing w:line="200" w:lineRule="exact"/>
        <w:ind w:left="1800"/>
      </w:pPr>
    </w:p>
    <w:p w14:paraId="5FB04D74" w14:textId="77777777" w:rsidR="00AB2366" w:rsidRDefault="00AB2366">
      <w:pPr>
        <w:spacing w:line="200" w:lineRule="exact"/>
        <w:ind w:left="1800"/>
      </w:pPr>
    </w:p>
    <w:p w14:paraId="0998440B" w14:textId="77777777" w:rsidR="00AB2366" w:rsidRDefault="00AB2366">
      <w:pPr>
        <w:spacing w:line="200" w:lineRule="exact"/>
        <w:ind w:left="1800"/>
      </w:pPr>
    </w:p>
    <w:p w14:paraId="317718DD" w14:textId="77777777" w:rsidR="00AB2366" w:rsidRDefault="00AB2366">
      <w:pPr>
        <w:spacing w:line="200" w:lineRule="exact"/>
        <w:ind w:left="1800"/>
      </w:pPr>
    </w:p>
    <w:p w14:paraId="410198F9" w14:textId="77777777" w:rsidR="00AB2366" w:rsidRDefault="00AB2366">
      <w:pPr>
        <w:spacing w:line="200" w:lineRule="exact"/>
        <w:ind w:left="1800"/>
      </w:pPr>
    </w:p>
    <w:p w14:paraId="75565541" w14:textId="77777777" w:rsidR="00AB2366" w:rsidRDefault="00AB2366">
      <w:pPr>
        <w:spacing w:line="200" w:lineRule="exact"/>
        <w:ind w:left="1800"/>
      </w:pPr>
    </w:p>
    <w:p w14:paraId="0C11A5CA" w14:textId="77777777" w:rsidR="00AB2366" w:rsidRDefault="00AB2366">
      <w:pPr>
        <w:spacing w:line="200" w:lineRule="exact"/>
        <w:ind w:left="1800"/>
      </w:pPr>
    </w:p>
    <w:p w14:paraId="1C11DD93" w14:textId="77777777" w:rsidR="00AB2366" w:rsidRDefault="00AB2366">
      <w:pPr>
        <w:spacing w:line="200" w:lineRule="exact"/>
        <w:ind w:left="1800"/>
      </w:pPr>
    </w:p>
    <w:p w14:paraId="746E03CD" w14:textId="77777777" w:rsidR="00AB2366" w:rsidRDefault="00AB2366">
      <w:pPr>
        <w:spacing w:line="388" w:lineRule="exact"/>
        <w:ind w:left="1800"/>
      </w:pPr>
    </w:p>
    <w:p w14:paraId="3B94C08A" w14:textId="77777777" w:rsidR="00AB2366" w:rsidRDefault="00C044CB">
      <w:pPr>
        <w:spacing w:line="240" w:lineRule="exact"/>
        <w:ind w:left="1804"/>
      </w:pPr>
      <w:bookmarkStart w:id="803" w:name="PageMark43"/>
      <w:bookmarkEnd w:id="803"/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HAPTER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6.</w:t>
      </w:r>
      <w:r>
        <w:rPr>
          <w:rFonts w:ascii="Times New Roman" w:eastAsia="Times New Roman" w:hAnsi="Times New Roman" w:cs="Times New Roman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F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UTURE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W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ORK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:</w:t>
      </w:r>
      <w:r>
        <w:rPr>
          <w:rFonts w:ascii="Times New Roman" w:eastAsia="Times New Roman" w:hAnsi="Times New Roman" w:cs="Times New Roman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OVEL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IGNAL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P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ROCESSING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FOR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CS</w:t>
      </w:r>
      <w:r>
        <w:rPr>
          <w:rFonts w:ascii="Times New Roman" w:eastAsia="Times New Roman" w:hAnsi="Times New Roman" w:cs="Times New Roman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PECTRUM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ENSING</w:t>
      </w:r>
    </w:p>
    <w:p w14:paraId="54AB4BB8" w14:textId="77777777" w:rsidR="00AB2366" w:rsidRDefault="00AB2366">
      <w:pPr>
        <w:spacing w:line="200" w:lineRule="exact"/>
        <w:ind w:left="1800"/>
      </w:pPr>
    </w:p>
    <w:p w14:paraId="4A84A6AA" w14:textId="77777777" w:rsidR="00AB2366" w:rsidRDefault="00AB2366">
      <w:pPr>
        <w:spacing w:line="202" w:lineRule="exact"/>
        <w:ind w:left="1800"/>
      </w:pPr>
    </w:p>
    <w:p w14:paraId="5DFA92E9" w14:textId="77777777" w:rsidR="00AB2366" w:rsidRDefault="00C044CB">
      <w:pPr>
        <w:spacing w:line="288" w:lineRule="exact"/>
        <w:ind w:left="2151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One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defect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simulation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result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that,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paper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does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not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discuss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blind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</w:t>
      </w:r>
    </w:p>
    <w:p w14:paraId="70E2D599" w14:textId="2CAC37D1" w:rsidR="00AB2366" w:rsidRDefault="00C044CB">
      <w:pPr>
        <w:tabs>
          <w:tab w:val="left" w:pos="9961"/>
        </w:tabs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techniques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cases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where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information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primary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unknown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us.</w:t>
      </w:r>
      <w:r w:rsidR="003F077B"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Thus</w:t>
      </w:r>
    </w:p>
    <w:p w14:paraId="4929506F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further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developing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CSP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blind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potential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direction.</w:t>
      </w:r>
    </w:p>
    <w:p w14:paraId="50FF83EC" w14:textId="77777777" w:rsidR="00AB2366" w:rsidRDefault="00AB2366">
      <w:pPr>
        <w:spacing w:line="200" w:lineRule="exact"/>
        <w:ind w:left="1800"/>
      </w:pPr>
    </w:p>
    <w:p w14:paraId="7574C727" w14:textId="77777777" w:rsidR="00AB2366" w:rsidRDefault="00AB2366">
      <w:pPr>
        <w:spacing w:line="270" w:lineRule="exact"/>
        <w:ind w:left="1800"/>
      </w:pPr>
    </w:p>
    <w:p w14:paraId="1C091BE1" w14:textId="77777777" w:rsidR="00AB2366" w:rsidRDefault="00C044CB">
      <w:pPr>
        <w:tabs>
          <w:tab w:val="left" w:pos="2696"/>
        </w:tabs>
        <w:spacing w:line="311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6.2.2.2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CSP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Cyclic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Feature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Detector</w:t>
      </w:r>
    </w:p>
    <w:p w14:paraId="247F5231" w14:textId="77777777" w:rsidR="00AB2366" w:rsidRDefault="00AB2366">
      <w:pPr>
        <w:spacing w:line="292" w:lineRule="exact"/>
        <w:ind w:left="1800"/>
      </w:pPr>
    </w:p>
    <w:p w14:paraId="4380F845" w14:textId="298E2012" w:rsidR="00AB2366" w:rsidRDefault="00C044CB">
      <w:pPr>
        <w:tabs>
          <w:tab w:val="left" w:pos="10068"/>
        </w:tabs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Guo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[28]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develops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CSP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feature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achieves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pattern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clustering.</w:t>
      </w:r>
      <w:r w:rsidR="003F077B"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</w:p>
    <w:p w14:paraId="45C13A12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workgeneratesthecompressivespectrummeasurementbyutilizingboththecyclic-stationary</w:t>
      </w:r>
    </w:p>
    <w:p w14:paraId="20DD9790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feature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sparsity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prior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knowledge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spectrum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front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end.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paper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ap-</w:t>
      </w:r>
    </w:p>
    <w:p w14:paraId="700C2CAD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plies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compressive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CSP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without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need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feature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reconstruction.</w:t>
      </w:r>
    </w:p>
    <w:p w14:paraId="1E1ADFFC" w14:textId="77777777" w:rsidR="00AB2366" w:rsidRDefault="00C044CB">
      <w:pPr>
        <w:spacing w:line="433" w:lineRule="exact"/>
        <w:ind w:left="2151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However,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author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states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that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[28],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CSP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feature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model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still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simple.</w:t>
      </w:r>
    </w:p>
    <w:p w14:paraId="080F9932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how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analyze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spectrum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pattern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recognition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performance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more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complicated</w:t>
      </w:r>
    </w:p>
    <w:p w14:paraId="5974D40D" w14:textId="77777777" w:rsidR="00AB2366" w:rsidRDefault="00C044CB">
      <w:pPr>
        <w:tabs>
          <w:tab w:val="left" w:pos="5062"/>
        </w:tabs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CRN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environment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open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issue.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instance,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with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large-scale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SUs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non-Poisson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PU</w:t>
      </w:r>
    </w:p>
    <w:p w14:paraId="71F7DC19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traffic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models.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Also,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More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efficient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machine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learning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schemes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(such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information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geom-</w:t>
      </w:r>
    </w:p>
    <w:p w14:paraId="4CC3A211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etry)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can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recognize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PUs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patterns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after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obtaining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samples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via</w:t>
      </w:r>
    </w:p>
    <w:p w14:paraId="082D511A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CSP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scheme.</w:t>
      </w:r>
    </w:p>
    <w:p w14:paraId="4D8D0DA3" w14:textId="77777777" w:rsidR="00AB2366" w:rsidRDefault="00AB2366">
      <w:pPr>
        <w:spacing w:line="200" w:lineRule="exact"/>
        <w:ind w:left="1800"/>
      </w:pPr>
    </w:p>
    <w:p w14:paraId="37511316" w14:textId="77777777" w:rsidR="00AB2366" w:rsidRDefault="00AB2366">
      <w:pPr>
        <w:spacing w:line="328" w:lineRule="exact"/>
        <w:ind w:left="1800"/>
      </w:pPr>
    </w:p>
    <w:p w14:paraId="3C5609E9" w14:textId="77777777" w:rsidR="00AB2366" w:rsidRDefault="00C044CB">
      <w:pPr>
        <w:tabs>
          <w:tab w:val="left" w:pos="2660"/>
        </w:tabs>
        <w:spacing w:line="37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6.2.3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CSP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based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Estimation</w:t>
      </w:r>
    </w:p>
    <w:p w14:paraId="4BC6FE18" w14:textId="77777777" w:rsidR="00AB2366" w:rsidRDefault="00AB2366">
      <w:pPr>
        <w:spacing w:line="275" w:lineRule="exact"/>
        <w:ind w:left="1800"/>
      </w:pPr>
    </w:p>
    <w:p w14:paraId="2C0EBF61" w14:textId="77777777" w:rsidR="00AB2366" w:rsidRDefault="00C044CB">
      <w:pPr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Since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signal-to-noise-ratio,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sparsity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order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crucial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factors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which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seriously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affects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</w:p>
    <w:p w14:paraId="4CD0ABDA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performance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compressive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detectors,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CSP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estimation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becomes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popular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cogni-</w:t>
      </w:r>
    </w:p>
    <w:p w14:paraId="7C5DAC33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radio.</w:t>
      </w:r>
    </w:p>
    <w:p w14:paraId="30A410D9" w14:textId="77777777" w:rsidR="00AB2366" w:rsidRDefault="00C044CB">
      <w:pPr>
        <w:spacing w:line="433" w:lineRule="exact"/>
        <w:ind w:left="2151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technique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make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able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directly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predict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level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sparsity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noise,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that</w:t>
      </w:r>
    </w:p>
    <w:p w14:paraId="2127131A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can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vary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sampling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rate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change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algorithms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those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predicted</w:t>
      </w:r>
    </w:p>
    <w:p w14:paraId="73147DBF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information.</w:t>
      </w:r>
    </w:p>
    <w:p w14:paraId="7428F627" w14:textId="77777777" w:rsidR="00AB2366" w:rsidRDefault="00AB2366">
      <w:pPr>
        <w:spacing w:line="200" w:lineRule="exact"/>
        <w:ind w:left="1800"/>
      </w:pPr>
    </w:p>
    <w:p w14:paraId="62783A6A" w14:textId="77777777" w:rsidR="00AB2366" w:rsidRDefault="00AB2366">
      <w:pPr>
        <w:spacing w:line="270" w:lineRule="exact"/>
        <w:ind w:left="1800"/>
      </w:pPr>
    </w:p>
    <w:p w14:paraId="3965E547" w14:textId="77777777" w:rsidR="00AB2366" w:rsidRDefault="00C044CB">
      <w:pPr>
        <w:tabs>
          <w:tab w:val="left" w:pos="2696"/>
        </w:tabs>
        <w:spacing w:line="311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6.2.3.1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Sparsity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Order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Estimation</w:t>
      </w:r>
    </w:p>
    <w:p w14:paraId="1519966F" w14:textId="77777777" w:rsidR="00AB2366" w:rsidRDefault="00AB2366">
      <w:pPr>
        <w:spacing w:line="292" w:lineRule="exact"/>
        <w:ind w:left="1800"/>
      </w:pPr>
    </w:p>
    <w:p w14:paraId="11ACD84C" w14:textId="77777777" w:rsidR="00AB2366" w:rsidRDefault="00C044CB">
      <w:pPr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instance,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sparsity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order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spectrum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occupancy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time-varying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networks.</w:t>
      </w:r>
    </w:p>
    <w:p w14:paraId="2EF2A963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intends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fully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exploit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framework,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sampling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rate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receiver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should</w:t>
      </w:r>
    </w:p>
    <w:p w14:paraId="2E590346" w14:textId="77777777" w:rsidR="00AB2366" w:rsidRDefault="00AB2366">
      <w:pPr>
        <w:spacing w:line="309" w:lineRule="exact"/>
        <w:ind w:left="1800"/>
      </w:pPr>
    </w:p>
    <w:p w14:paraId="27DF52C6" w14:textId="77777777" w:rsidR="00AB2366" w:rsidRDefault="00C044CB">
      <w:pPr>
        <w:spacing w:line="288" w:lineRule="exact"/>
        <w:ind w:left="60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32</w:t>
      </w:r>
    </w:p>
    <w:p w14:paraId="3D772E34" w14:textId="77777777" w:rsidR="00AB2366" w:rsidRDefault="00AB2366">
      <w:pPr>
        <w:sectPr w:rsidR="00AB2366">
          <w:pgSz w:w="11905" w:h="16837"/>
          <w:pgMar w:top="0" w:right="0" w:bottom="0" w:left="0" w:header="0" w:footer="0" w:gutter="0"/>
          <w:cols w:space="720"/>
        </w:sectPr>
      </w:pPr>
    </w:p>
    <w:p w14:paraId="2034442E" w14:textId="223ACDF5" w:rsidR="00AB2366" w:rsidRDefault="007A10E0">
      <w:pPr>
        <w:spacing w:line="200" w:lineRule="exact"/>
        <w:ind w:left="1800"/>
      </w:pPr>
      <w:del w:id="804" w:author="hao chen" w:date="2015-03-04T13:42:00Z">
        <w:r>
          <w:lastRenderedPageBreak/>
          <w:pict w14:anchorId="2419C26F">
            <v:group id="_x0000_s1039" style="position:absolute;left:0;text-align:left;margin-left:89.25pt;margin-top:121.5pt;width:432.75pt;height:.75pt;z-index:251674112;mso-position-horizontal-relative:page;mso-position-vertical-relative:page" coordorigin="1785,2430" coordsize="8655,15">
              <v:shape id="_x0000_s1040" style="position:absolute;left:7155;top:9749;width:8655;height:0" coordorigin="1785,2430" coordsize="8655,15" path="m1785,2430l1785,2430,1785,2430,1785,2430,1785,2430,1785,2430,1785,2430,1786,2430,1786,2430,1787,2430,1788,2430,1790,2430,1791,2430,1793,2430,1796,2430,1799,2430,1802,2430,1806,2430,1810,2430,1814,2430,1820,2430,1826,2430,1832,2430,1839,2430,1847,2430,1855,2430,1865,2430,1875,2430,1885,2430,1897,2430,1910,2430,1923,2430,1937,2430,1953,2430,1969,2430,1986,2430,2004,2430,2024,2430,2044,2430,2066,2430,2090,2430,2114,2430,2139,2430,2165,2430,2193,2430,2222,2430,2253,2430,2285,2430,2318,2430,2353,2430,2389,2430,2426,2430,2466,2430,2506,2430,2549,2430,2593,2430,2639,2430,2687,2430,2736,2430,2787,2430,2840,2430,2894,2430,2950,2430,3008,2430,3069,2430,3131,2430,3195,2430,3262,2430,3330,2430,3400,2430,3472,2430,3546,2430,3623,2430,3701,2430,3782,2430,3866,2430,3952,2430,4039,2430,4129,2430,4222,2430,4316,2430,4415,2430,4514,2430,4616,2430,4721,2430,4828,2430,4938,2430,5052,2430,5167,2430,5284,2430,5405,2430,5528,2430,5655,2430,5784,2430,5916,2430,6050,2430,6188,2430,6329,2430,6472,2430,6618,2430,6768,2430,6921,2430,7076,2430,7234,2430,7397,2430,7562,2430,7730,2430,7902,2430,8076,2430,8254,2430,8436,2430,8621,2430,8808,2430,9001,2430,9195,2430,9394,2430,9596,2430,9801,2430,10010,2430,10224,2430,10440,2430e" strokeweight=".1pt">
                <v:path arrowok="t"/>
                <o:lock v:ext="edit" verticies="t"/>
              </v:shape>
              <w10:wrap anchorx="page" anchory="page"/>
            </v:group>
          </w:pict>
        </w:r>
      </w:del>
      <w:r>
        <w:pict w14:anchorId="0B44E5AF">
          <v:shape id="_x0000_s1038" type="#_x0000_t75" style="position:absolute;left:0;text-align:left;margin-left:142.5pt;margin-top:140.25pt;width:324.75pt;height:108.75pt;z-index:251675136;mso-position-horizontal-relative:page;mso-position-vertical-relative:page">
            <v:imagedata r:id="rId27" o:title=""/>
            <w10:wrap anchorx="page" anchory="page"/>
          </v:shape>
        </w:pict>
      </w:r>
    </w:p>
    <w:p w14:paraId="10285089" w14:textId="77777777" w:rsidR="00AB2366" w:rsidRDefault="00AB2366">
      <w:pPr>
        <w:spacing w:line="200" w:lineRule="exact"/>
        <w:ind w:left="1800"/>
      </w:pPr>
    </w:p>
    <w:p w14:paraId="75A6579B" w14:textId="77777777" w:rsidR="00AB2366" w:rsidRDefault="00AB2366">
      <w:pPr>
        <w:spacing w:line="200" w:lineRule="exact"/>
        <w:ind w:left="1800"/>
      </w:pPr>
    </w:p>
    <w:p w14:paraId="097BCC39" w14:textId="77777777" w:rsidR="00AB2366" w:rsidRDefault="00AB2366">
      <w:pPr>
        <w:spacing w:line="200" w:lineRule="exact"/>
        <w:ind w:left="1800"/>
      </w:pPr>
    </w:p>
    <w:p w14:paraId="6D56645F" w14:textId="77777777" w:rsidR="00AB2366" w:rsidRDefault="00AB2366">
      <w:pPr>
        <w:spacing w:line="200" w:lineRule="exact"/>
        <w:ind w:left="1800"/>
      </w:pPr>
    </w:p>
    <w:p w14:paraId="26557D29" w14:textId="77777777" w:rsidR="00AB2366" w:rsidRDefault="00AB2366">
      <w:pPr>
        <w:spacing w:line="200" w:lineRule="exact"/>
        <w:ind w:left="1800"/>
      </w:pPr>
    </w:p>
    <w:p w14:paraId="38AF500F" w14:textId="77777777" w:rsidR="00AB2366" w:rsidRDefault="00AB2366">
      <w:pPr>
        <w:spacing w:line="200" w:lineRule="exact"/>
        <w:ind w:left="1800"/>
      </w:pPr>
    </w:p>
    <w:p w14:paraId="389F11D6" w14:textId="77777777" w:rsidR="00AB2366" w:rsidRDefault="00AB2366">
      <w:pPr>
        <w:spacing w:line="200" w:lineRule="exact"/>
        <w:ind w:left="1800"/>
      </w:pPr>
    </w:p>
    <w:p w14:paraId="497C1609" w14:textId="77777777" w:rsidR="00AB2366" w:rsidRDefault="00AB2366">
      <w:pPr>
        <w:spacing w:line="200" w:lineRule="exact"/>
        <w:ind w:left="1800"/>
      </w:pPr>
    </w:p>
    <w:p w14:paraId="38662233" w14:textId="77777777" w:rsidR="00AB2366" w:rsidRDefault="00AB2366">
      <w:pPr>
        <w:spacing w:line="388" w:lineRule="exact"/>
        <w:ind w:left="1800"/>
      </w:pPr>
    </w:p>
    <w:p w14:paraId="413ACA94" w14:textId="77777777" w:rsidR="00AB2366" w:rsidRDefault="00C044CB">
      <w:pPr>
        <w:spacing w:line="240" w:lineRule="exact"/>
        <w:ind w:left="1804"/>
      </w:pPr>
      <w:bookmarkStart w:id="805" w:name="PageMark44"/>
      <w:bookmarkEnd w:id="805"/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HAPTER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6.</w:t>
      </w:r>
      <w:r>
        <w:rPr>
          <w:rFonts w:ascii="Times New Roman" w:eastAsia="Times New Roman" w:hAnsi="Times New Roman" w:cs="Times New Roman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F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UTURE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W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ORK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:</w:t>
      </w:r>
      <w:r>
        <w:rPr>
          <w:rFonts w:ascii="Times New Roman" w:eastAsia="Times New Roman" w:hAnsi="Times New Roman" w:cs="Times New Roman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OVEL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IGNAL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P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ROCESSING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FOR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CS</w:t>
      </w:r>
      <w:r>
        <w:rPr>
          <w:rFonts w:ascii="Times New Roman" w:eastAsia="Times New Roman" w:hAnsi="Times New Roman" w:cs="Times New Roman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PECTRUM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ENSING</w:t>
      </w:r>
    </w:p>
    <w:p w14:paraId="077A779F" w14:textId="77777777" w:rsidR="00AB2366" w:rsidRDefault="00AB2366">
      <w:pPr>
        <w:spacing w:line="200" w:lineRule="exact"/>
        <w:ind w:left="1800"/>
      </w:pPr>
    </w:p>
    <w:p w14:paraId="004BB8CD" w14:textId="77777777" w:rsidR="00AB2366" w:rsidRDefault="00AB2366">
      <w:pPr>
        <w:spacing w:line="200" w:lineRule="exact"/>
        <w:ind w:left="1800"/>
      </w:pPr>
    </w:p>
    <w:p w14:paraId="73FD4020" w14:textId="77777777" w:rsidR="00AB2366" w:rsidRDefault="00AB2366">
      <w:pPr>
        <w:spacing w:line="200" w:lineRule="exact"/>
        <w:ind w:left="1800"/>
      </w:pPr>
    </w:p>
    <w:p w14:paraId="5591F98C" w14:textId="77777777" w:rsidR="00AB2366" w:rsidRDefault="00AB2366">
      <w:pPr>
        <w:spacing w:line="200" w:lineRule="exact"/>
        <w:ind w:left="1800"/>
      </w:pPr>
    </w:p>
    <w:p w14:paraId="5C1F43B4" w14:textId="77777777" w:rsidR="00AB2366" w:rsidRDefault="00AB2366">
      <w:pPr>
        <w:spacing w:line="200" w:lineRule="exact"/>
        <w:ind w:left="1800"/>
      </w:pPr>
    </w:p>
    <w:p w14:paraId="3675340C" w14:textId="77777777" w:rsidR="00AB2366" w:rsidRDefault="00AB2366">
      <w:pPr>
        <w:spacing w:line="200" w:lineRule="exact"/>
        <w:ind w:left="1800"/>
      </w:pPr>
    </w:p>
    <w:p w14:paraId="495A7A2A" w14:textId="77777777" w:rsidR="00AB2366" w:rsidRDefault="00AB2366">
      <w:pPr>
        <w:spacing w:line="200" w:lineRule="exact"/>
        <w:ind w:left="1800"/>
      </w:pPr>
    </w:p>
    <w:p w14:paraId="2F0D73E0" w14:textId="77777777" w:rsidR="00AB2366" w:rsidRDefault="00AB2366">
      <w:pPr>
        <w:spacing w:line="200" w:lineRule="exact"/>
        <w:ind w:left="1800"/>
      </w:pPr>
    </w:p>
    <w:p w14:paraId="32233151" w14:textId="77777777" w:rsidR="00AB2366" w:rsidRDefault="00AB2366">
      <w:pPr>
        <w:spacing w:line="200" w:lineRule="exact"/>
        <w:ind w:left="1800"/>
      </w:pPr>
    </w:p>
    <w:p w14:paraId="0B27BB35" w14:textId="77777777" w:rsidR="00AB2366" w:rsidRDefault="00AB2366">
      <w:pPr>
        <w:spacing w:line="200" w:lineRule="exact"/>
        <w:ind w:left="1800"/>
      </w:pPr>
    </w:p>
    <w:p w14:paraId="0E459E5F" w14:textId="77777777" w:rsidR="00AB2366" w:rsidRDefault="00AB2366">
      <w:pPr>
        <w:spacing w:line="200" w:lineRule="exact"/>
        <w:ind w:left="1800"/>
      </w:pPr>
    </w:p>
    <w:p w14:paraId="1FD96C3E" w14:textId="77777777" w:rsidR="00AB2366" w:rsidRDefault="00AB2366">
      <w:pPr>
        <w:spacing w:line="200" w:lineRule="exact"/>
        <w:ind w:left="1800"/>
      </w:pPr>
    </w:p>
    <w:p w14:paraId="731A562B" w14:textId="77777777" w:rsidR="00AB2366" w:rsidRDefault="00AB2366">
      <w:pPr>
        <w:spacing w:line="200" w:lineRule="exact"/>
        <w:ind w:left="1800"/>
      </w:pPr>
    </w:p>
    <w:p w14:paraId="5468B30B" w14:textId="77777777" w:rsidR="00AB2366" w:rsidRDefault="00AB2366">
      <w:pPr>
        <w:spacing w:line="359" w:lineRule="exact"/>
        <w:ind w:left="1800"/>
      </w:pPr>
    </w:p>
    <w:p w14:paraId="4FA99DEA" w14:textId="77777777" w:rsidR="00AB2366" w:rsidRDefault="00C044CB">
      <w:pPr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Figure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6.3: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Block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diagram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lookup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table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sparsity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order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estimation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through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signal-to-</w:t>
      </w:r>
    </w:p>
    <w:p w14:paraId="391BE995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noise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ratio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(SNR)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asymptotic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eigenvalue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probability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distribution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function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(aepdf).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</w:p>
    <w:p w14:paraId="7EDCCF38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example,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value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aepdf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=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7.26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compressive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case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SNR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=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2db,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can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be</w:t>
      </w:r>
    </w:p>
    <w:p w14:paraId="78068C3B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estimated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that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sparsity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order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spectrum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occupancy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0.6</w:t>
      </w:r>
    </w:p>
    <w:p w14:paraId="2E3E9B10" w14:textId="77777777" w:rsidR="00AB2366" w:rsidRDefault="00AB2366">
      <w:pPr>
        <w:spacing w:line="200" w:lineRule="exact"/>
        <w:ind w:left="1800"/>
      </w:pPr>
    </w:p>
    <w:p w14:paraId="32CF7062" w14:textId="77777777" w:rsidR="00AB2366" w:rsidRDefault="00AB2366">
      <w:pPr>
        <w:spacing w:line="200" w:lineRule="exact"/>
        <w:ind w:left="1800"/>
      </w:pPr>
    </w:p>
    <w:p w14:paraId="5B172296" w14:textId="77777777" w:rsidR="00AB2366" w:rsidRDefault="00C044CB">
      <w:pPr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keeping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adjusting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sparsity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orders.</w:t>
      </w:r>
    </w:p>
    <w:p w14:paraId="2196BD2B" w14:textId="77777777" w:rsidR="00AB2366" w:rsidRDefault="00C044CB">
      <w:pPr>
        <w:spacing w:line="433" w:lineRule="exact"/>
        <w:ind w:left="2151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Therefore,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estimating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sparsity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orders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very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important,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[29]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develops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</w:t>
      </w:r>
    </w:p>
    <w:p w14:paraId="2EE3EAF2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approach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which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analysis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sparsity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order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through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asymptotic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eigenvalue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probability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distri-</w:t>
      </w:r>
    </w:p>
    <w:p w14:paraId="78B914F6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bution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function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(aepdf)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from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covariance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matrix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compressively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sampled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primary</w:t>
      </w:r>
    </w:p>
    <w:p w14:paraId="6F661368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details,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aepdf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related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sparsity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order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via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lookup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table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figure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6.3.</w:t>
      </w:r>
    </w:p>
    <w:p w14:paraId="3A03684E" w14:textId="77777777" w:rsidR="00AB2366" w:rsidRDefault="00C044CB">
      <w:pPr>
        <w:spacing w:line="433" w:lineRule="exact"/>
        <w:ind w:left="2151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However,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paper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does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not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apply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estimated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information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further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process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</w:p>
    <w:p w14:paraId="2FC544FD" w14:textId="47EBB013" w:rsidR="00AB2366" w:rsidRDefault="00C044CB">
      <w:pPr>
        <w:tabs>
          <w:tab w:val="left" w:pos="8927"/>
        </w:tabs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spectrum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pursuit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higher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efficiency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adaptive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sampling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rate.</w:t>
      </w:r>
      <w:r w:rsidR="003F077B"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next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can</w:t>
      </w:r>
    </w:p>
    <w:p w14:paraId="3DF470C8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apply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idea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further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improvement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efficiency.</w:t>
      </w:r>
    </w:p>
    <w:p w14:paraId="65977E72" w14:textId="77777777" w:rsidR="00AB2366" w:rsidRDefault="00AB2366">
      <w:pPr>
        <w:spacing w:line="200" w:lineRule="exact"/>
        <w:ind w:left="1800"/>
      </w:pPr>
    </w:p>
    <w:p w14:paraId="7FDADACA" w14:textId="77777777" w:rsidR="00AB2366" w:rsidRDefault="00AB2366">
      <w:pPr>
        <w:spacing w:line="286" w:lineRule="exact"/>
        <w:ind w:left="1800"/>
      </w:pPr>
    </w:p>
    <w:p w14:paraId="0A086F7F" w14:textId="77777777" w:rsidR="00AB2366" w:rsidRDefault="00C044CB">
      <w:pPr>
        <w:tabs>
          <w:tab w:val="left" w:pos="2696"/>
        </w:tabs>
        <w:spacing w:line="311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6.2.3.2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Noise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Level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Estimation</w:t>
      </w:r>
    </w:p>
    <w:p w14:paraId="00AA1536" w14:textId="77777777" w:rsidR="00AB2366" w:rsidRDefault="00AB2366">
      <w:pPr>
        <w:spacing w:line="292" w:lineRule="exact"/>
        <w:ind w:left="1800"/>
      </w:pPr>
    </w:p>
    <w:p w14:paraId="17FC6354" w14:textId="77777777" w:rsidR="00AB2366" w:rsidRDefault="00C044CB">
      <w:pPr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networks,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signal-to-noise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ratio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(SNR)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affects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performance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spectrum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de-</w:t>
      </w:r>
    </w:p>
    <w:p w14:paraId="487B5586" w14:textId="77777777" w:rsidR="00AB2366" w:rsidRDefault="00C044CB">
      <w:pPr>
        <w:tabs>
          <w:tab w:val="left" w:pos="2633"/>
        </w:tabs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tectors.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example,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energy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(ED)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simple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fast,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but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with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poor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perfor-</w:t>
      </w:r>
    </w:p>
    <w:p w14:paraId="3E8CCA03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mance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low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SNR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scenarios;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Feature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detectors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(FD)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complex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slow,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but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have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strong</w:t>
      </w:r>
    </w:p>
    <w:p w14:paraId="3A2EAC75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robustness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noise.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[30],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author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similarily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build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up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lookup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table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relating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noise</w:t>
      </w:r>
    </w:p>
    <w:p w14:paraId="2B9AD667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estimation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with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eigenvalue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probability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distribution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function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covariance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matrix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</w:p>
    <w:p w14:paraId="6E1FF559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compressively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sampled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primary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signal.</w:t>
      </w:r>
    </w:p>
    <w:p w14:paraId="5B143F8E" w14:textId="77777777" w:rsidR="00AB2366" w:rsidRDefault="00C044CB">
      <w:pPr>
        <w:spacing w:line="433" w:lineRule="exact"/>
        <w:ind w:left="2151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have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access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estimate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SNR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CRN,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can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achieve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following</w:t>
      </w:r>
    </w:p>
    <w:p w14:paraId="32D71DE7" w14:textId="77777777" w:rsidR="00AB2366" w:rsidRDefault="00AB2366">
      <w:pPr>
        <w:spacing w:line="309" w:lineRule="exact"/>
        <w:ind w:left="1800"/>
      </w:pPr>
    </w:p>
    <w:p w14:paraId="01A2EF4E" w14:textId="77777777" w:rsidR="00AB2366" w:rsidRDefault="00C044CB">
      <w:pPr>
        <w:spacing w:line="288" w:lineRule="exact"/>
        <w:ind w:left="60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33</w:t>
      </w:r>
    </w:p>
    <w:p w14:paraId="62C32248" w14:textId="77777777" w:rsidR="00AB2366" w:rsidRDefault="00AB2366">
      <w:pPr>
        <w:sectPr w:rsidR="00AB2366">
          <w:pgSz w:w="11905" w:h="16837"/>
          <w:pgMar w:top="0" w:right="0" w:bottom="0" w:left="0" w:header="0" w:footer="0" w:gutter="0"/>
          <w:cols w:space="720"/>
        </w:sectPr>
      </w:pPr>
    </w:p>
    <w:p w14:paraId="7306FEAB" w14:textId="5077E28B" w:rsidR="00AB2366" w:rsidRDefault="007A10E0">
      <w:pPr>
        <w:spacing w:line="200" w:lineRule="exact"/>
        <w:ind w:left="1800"/>
      </w:pPr>
      <w:del w:id="806" w:author="hao chen" w:date="2015-03-04T13:42:00Z">
        <w:r>
          <w:lastRenderedPageBreak/>
          <w:pict w14:anchorId="6D2C1761">
            <v:group id="_x0000_s1036" style="position:absolute;left:0;text-align:left;margin-left:89.25pt;margin-top:121.5pt;width:432.75pt;height:.75pt;z-index:251676160;mso-position-horizontal-relative:page;mso-position-vertical-relative:page" coordorigin="1785,2430" coordsize="8655,15">
              <v:shape id="_x0000_s1037" style="position:absolute;left:7155;top:9749;width:8655;height:0" coordorigin="1785,2430" coordsize="8655,15" path="m1785,2430l1785,2430,1785,2430,1785,2430,1785,2430,1785,2430,1785,2430,1786,2430,1786,2430,1787,2430,1788,2430,1790,2430,1791,2430,1793,2430,1796,2430,1799,2430,1802,2430,1806,2430,1810,2430,1814,2430,1820,2430,1826,2430,1832,2430,1839,2430,1847,2430,1855,2430,1865,2430,1875,2430,1885,2430,1897,2430,1910,2430,1923,2430,1937,2430,1953,2430,1969,2430,1986,2430,2004,2430,2024,2430,2044,2430,2066,2430,2090,2430,2114,2430,2139,2430,2165,2430,2193,2430,2222,2430,2253,2430,2285,2430,2318,2430,2353,2430,2389,2430,2426,2430,2466,2430,2506,2430,2549,2430,2593,2430,2639,2430,2687,2430,2736,2430,2787,2430,2840,2430,2894,2430,2950,2430,3008,2430,3069,2430,3131,2430,3195,2430,3262,2430,3330,2430,3400,2430,3472,2430,3546,2430,3623,2430,3701,2430,3782,2430,3866,2430,3952,2430,4039,2430,4129,2430,4222,2430,4316,2430,4415,2430,4514,2430,4616,2430,4721,2430,4828,2430,4938,2430,5052,2430,5167,2430,5284,2430,5405,2430,5528,2430,5655,2430,5784,2430,5916,2430,6050,2430,6188,2430,6329,2430,6472,2430,6618,2430,6768,2430,6921,2430,7076,2430,7234,2430,7397,2430,7562,2430,7730,2430,7902,2430,8076,2430,8254,2430,8436,2430,8621,2430,8808,2430,9001,2430,9195,2430,9394,2430,9596,2430,9801,2430,10010,2430,10224,2430,10440,2430e" strokeweight=".1pt">
                <v:path arrowok="t"/>
                <o:lock v:ext="edit" verticies="t"/>
              </v:shape>
              <w10:wrap anchorx="page" anchory="page"/>
            </v:group>
          </w:pict>
        </w:r>
      </w:del>
    </w:p>
    <w:p w14:paraId="6E64DB9B" w14:textId="77777777" w:rsidR="00AB2366" w:rsidRDefault="00AB2366">
      <w:pPr>
        <w:spacing w:line="200" w:lineRule="exact"/>
        <w:ind w:left="1800"/>
      </w:pPr>
    </w:p>
    <w:p w14:paraId="2E49C252" w14:textId="77777777" w:rsidR="00AB2366" w:rsidRDefault="00AB2366">
      <w:pPr>
        <w:spacing w:line="200" w:lineRule="exact"/>
        <w:ind w:left="1800"/>
      </w:pPr>
    </w:p>
    <w:p w14:paraId="5EB084C0" w14:textId="77777777" w:rsidR="00AB2366" w:rsidRDefault="00AB2366">
      <w:pPr>
        <w:spacing w:line="200" w:lineRule="exact"/>
        <w:ind w:left="1800"/>
      </w:pPr>
    </w:p>
    <w:p w14:paraId="34E1A619" w14:textId="77777777" w:rsidR="00AB2366" w:rsidRDefault="00AB2366">
      <w:pPr>
        <w:spacing w:line="200" w:lineRule="exact"/>
        <w:ind w:left="1800"/>
      </w:pPr>
    </w:p>
    <w:p w14:paraId="4FADD995" w14:textId="77777777" w:rsidR="00AB2366" w:rsidRDefault="00AB2366">
      <w:pPr>
        <w:spacing w:line="200" w:lineRule="exact"/>
        <w:ind w:left="1800"/>
      </w:pPr>
    </w:p>
    <w:p w14:paraId="5B81146D" w14:textId="77777777" w:rsidR="00AB2366" w:rsidRDefault="00AB2366">
      <w:pPr>
        <w:spacing w:line="200" w:lineRule="exact"/>
        <w:ind w:left="1800"/>
      </w:pPr>
    </w:p>
    <w:p w14:paraId="01F977A3" w14:textId="77777777" w:rsidR="00AB2366" w:rsidRDefault="00AB2366">
      <w:pPr>
        <w:spacing w:line="200" w:lineRule="exact"/>
        <w:ind w:left="1800"/>
      </w:pPr>
    </w:p>
    <w:p w14:paraId="5A6F5A1E" w14:textId="77777777" w:rsidR="00AB2366" w:rsidRDefault="00AB2366">
      <w:pPr>
        <w:spacing w:line="200" w:lineRule="exact"/>
        <w:ind w:left="1800"/>
      </w:pPr>
    </w:p>
    <w:p w14:paraId="7CE109B0" w14:textId="77777777" w:rsidR="00AB2366" w:rsidRDefault="00AB2366">
      <w:pPr>
        <w:spacing w:line="388" w:lineRule="exact"/>
        <w:ind w:left="1800"/>
      </w:pPr>
    </w:p>
    <w:p w14:paraId="603D9F25" w14:textId="77777777" w:rsidR="00AB2366" w:rsidRDefault="00C044CB">
      <w:pPr>
        <w:spacing w:line="240" w:lineRule="exact"/>
        <w:ind w:left="1804"/>
      </w:pPr>
      <w:bookmarkStart w:id="807" w:name="PageMark45"/>
      <w:bookmarkEnd w:id="807"/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HAPTER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6.</w:t>
      </w:r>
      <w:r>
        <w:rPr>
          <w:rFonts w:ascii="Times New Roman" w:eastAsia="Times New Roman" w:hAnsi="Times New Roman" w:cs="Times New Roman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F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UTURE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W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ORK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:</w:t>
      </w:r>
      <w:r>
        <w:rPr>
          <w:rFonts w:ascii="Times New Roman" w:eastAsia="Times New Roman" w:hAnsi="Times New Roman" w:cs="Times New Roman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OVEL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IGNAL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P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ROCESSING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FOR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CS</w:t>
      </w:r>
      <w:r>
        <w:rPr>
          <w:rFonts w:ascii="Times New Roman" w:eastAsia="Times New Roman" w:hAnsi="Times New Roman" w:cs="Times New Roman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PECTRUM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ENSING</w:t>
      </w:r>
    </w:p>
    <w:p w14:paraId="370F322C" w14:textId="77777777" w:rsidR="00AB2366" w:rsidRDefault="00AB2366">
      <w:pPr>
        <w:spacing w:line="200" w:lineRule="exact"/>
        <w:ind w:left="1800"/>
      </w:pPr>
    </w:p>
    <w:p w14:paraId="5D0492C1" w14:textId="77777777" w:rsidR="00AB2366" w:rsidRDefault="00AB2366">
      <w:pPr>
        <w:spacing w:line="202" w:lineRule="exact"/>
        <w:ind w:left="1800"/>
      </w:pPr>
    </w:p>
    <w:p w14:paraId="137EEEFA" w14:textId="77777777" w:rsidR="00AB2366" w:rsidRDefault="00C044CB">
      <w:pPr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spectrum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approach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future:</w:t>
      </w:r>
    </w:p>
    <w:p w14:paraId="07A29FC6" w14:textId="77777777" w:rsidR="00AB2366" w:rsidRDefault="00AB2366">
      <w:pPr>
        <w:spacing w:line="200" w:lineRule="exact"/>
        <w:ind w:left="1800"/>
      </w:pPr>
    </w:p>
    <w:p w14:paraId="04D83631" w14:textId="77777777" w:rsidR="00AB2366" w:rsidRDefault="00AB2366">
      <w:pPr>
        <w:spacing w:line="286" w:lineRule="exact"/>
        <w:ind w:left="1800"/>
      </w:pPr>
    </w:p>
    <w:p w14:paraId="75A39F4F" w14:textId="13C2ECA4" w:rsidR="00AB2366" w:rsidRDefault="00C044CB">
      <w:pPr>
        <w:tabs>
          <w:tab w:val="left" w:pos="4675"/>
        </w:tabs>
        <w:spacing w:line="311" w:lineRule="exact"/>
        <w:ind w:left="1800"/>
      </w:pPr>
      <w:r w:rsidRPr="003F077B">
        <w:rPr>
          <w:rFonts w:ascii="Times New Roman" w:eastAsia="Times New Roman" w:hAnsi="Times New Roman" w:cs="Times New Roman"/>
          <w:b/>
          <w:color w:val="000000"/>
          <w:sz w:val="23"/>
          <w:szCs w:val="23"/>
        </w:rPr>
        <w:t>Hybrid</w:t>
      </w:r>
      <w:r w:rsidRPr="003F077B">
        <w:rPr>
          <w:rFonts w:ascii="Times New Roman" w:eastAsia="Times New Roman" w:hAnsi="Times New Roman" w:cs="Times New Roman"/>
          <w:b/>
          <w:sz w:val="23"/>
          <w:szCs w:val="23"/>
        </w:rPr>
        <w:t xml:space="preserve"> </w:t>
      </w:r>
      <w:r w:rsidRPr="003F077B">
        <w:rPr>
          <w:rFonts w:ascii="Times New Roman" w:eastAsia="Times New Roman" w:hAnsi="Times New Roman" w:cs="Times New Roman"/>
          <w:b/>
          <w:color w:val="000000"/>
          <w:sz w:val="23"/>
          <w:szCs w:val="23"/>
        </w:rPr>
        <w:t>Spectrum</w:t>
      </w:r>
      <w:r w:rsidRPr="003F077B">
        <w:rPr>
          <w:rFonts w:ascii="Times New Roman" w:eastAsia="Times New Roman" w:hAnsi="Times New Roman" w:cs="Times New Roman"/>
          <w:b/>
          <w:sz w:val="23"/>
          <w:szCs w:val="23"/>
        </w:rPr>
        <w:t xml:space="preserve"> </w:t>
      </w:r>
      <w:r w:rsidRPr="003F077B">
        <w:rPr>
          <w:rFonts w:ascii="Times New Roman" w:eastAsia="Times New Roman" w:hAnsi="Times New Roman" w:cs="Times New Roman"/>
          <w:b/>
          <w:color w:val="000000"/>
          <w:sz w:val="23"/>
          <w:szCs w:val="23"/>
        </w:rPr>
        <w:t>Sensing</w:t>
      </w:r>
      <w:r w:rsidR="003F077B">
        <w:rPr>
          <w:rFonts w:ascii="Times New Roman" w:eastAsia="Times New Roman" w:hAnsi="Times New Roman" w:cs="Times New Roman"/>
          <w:b/>
          <w:color w:val="000000"/>
          <w:sz w:val="23"/>
          <w:szCs w:val="23"/>
        </w:rPr>
        <w:t>: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have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known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SNR,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can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design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more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intelligent</w:t>
      </w:r>
    </w:p>
    <w:p w14:paraId="21238BAB" w14:textId="77777777" w:rsidR="00AB2366" w:rsidRDefault="00C044CB">
      <w:pPr>
        <w:tabs>
          <w:tab w:val="left" w:pos="3797"/>
        </w:tabs>
        <w:spacing w:line="419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two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stage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detector.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coarse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stage,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quick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search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done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over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wide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bandwidth,</w:t>
      </w:r>
    </w:p>
    <w:p w14:paraId="6BB1DD3C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fine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stage,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done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over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individual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candidate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sub-bands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that</w:t>
      </w:r>
    </w:p>
    <w:p w14:paraId="218136E4" w14:textId="77777777" w:rsidR="00AB2366" w:rsidRDefault="00C044CB">
      <w:pPr>
        <w:tabs>
          <w:tab w:val="left" w:pos="2965"/>
          <w:tab w:val="left" w:pos="4502"/>
        </w:tabs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bandwidth,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one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time.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coarse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stage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energy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due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its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fast</w:t>
      </w:r>
    </w:p>
    <w:p w14:paraId="75239879" w14:textId="77777777" w:rsidR="00AB2366" w:rsidRDefault="00C044CB">
      <w:pPr>
        <w:tabs>
          <w:tab w:val="left" w:pos="3063"/>
          <w:tab w:val="left" w:pos="3706"/>
          <w:tab w:val="left" w:pos="4134"/>
          <w:tab w:val="left" w:pos="5308"/>
          <w:tab w:val="left" w:pos="6464"/>
          <w:tab w:val="left" w:pos="6666"/>
          <w:tab w:val="left" w:pos="8825"/>
          <w:tab w:val="left" w:pos="9332"/>
          <w:tab w:val="left" w:pos="10280"/>
        </w:tabs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processing.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test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statistics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larger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than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predefined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threshold,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then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band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</w:p>
    <w:p w14:paraId="719D5D61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consideredoccupied.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Otherwise,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afinestageisperformedwhereacycle-stationarydetector</w:t>
      </w:r>
    </w:p>
    <w:p w14:paraId="3D144328" w14:textId="02A300B7" w:rsidR="00AB2366" w:rsidRDefault="00C044CB">
      <w:pPr>
        <w:tabs>
          <w:tab w:val="left" w:pos="7854"/>
        </w:tabs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implemented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due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its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robustness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low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SNR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regime.</w:t>
      </w:r>
      <w:r w:rsidR="003F077B"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sparsity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level,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can</w:t>
      </w:r>
    </w:p>
    <w:p w14:paraId="4D61252E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judge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whether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suitable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exists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dense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channel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occupancy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by</w:t>
      </w:r>
    </w:p>
    <w:p w14:paraId="22DC32C6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primary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users)</w:t>
      </w:r>
    </w:p>
    <w:p w14:paraId="7494A055" w14:textId="77777777" w:rsidR="00AB2366" w:rsidRDefault="00AB2366">
      <w:pPr>
        <w:spacing w:line="200" w:lineRule="exact"/>
        <w:ind w:left="1800"/>
      </w:pPr>
    </w:p>
    <w:p w14:paraId="04D7C4E2" w14:textId="77777777" w:rsidR="00AB2366" w:rsidRDefault="00AB2366">
      <w:pPr>
        <w:spacing w:line="286" w:lineRule="exact"/>
        <w:ind w:left="1800"/>
      </w:pPr>
    </w:p>
    <w:p w14:paraId="64A8CA12" w14:textId="37FD05E7" w:rsidR="00AB2366" w:rsidRDefault="00C044CB">
      <w:pPr>
        <w:tabs>
          <w:tab w:val="left" w:pos="4830"/>
        </w:tabs>
        <w:spacing w:line="311" w:lineRule="exact"/>
        <w:ind w:left="1800"/>
      </w:pPr>
      <w:r w:rsidRPr="003F077B">
        <w:rPr>
          <w:rFonts w:ascii="Times New Roman" w:eastAsia="Times New Roman" w:hAnsi="Times New Roman" w:cs="Times New Roman"/>
          <w:b/>
          <w:color w:val="000000"/>
          <w:sz w:val="23"/>
          <w:szCs w:val="23"/>
        </w:rPr>
        <w:t>Adaptive</w:t>
      </w:r>
      <w:r w:rsidRPr="003F077B">
        <w:rPr>
          <w:rFonts w:ascii="Times New Roman" w:eastAsia="Times New Roman" w:hAnsi="Times New Roman" w:cs="Times New Roman"/>
          <w:b/>
          <w:sz w:val="23"/>
          <w:szCs w:val="23"/>
        </w:rPr>
        <w:t xml:space="preserve"> </w:t>
      </w:r>
      <w:r w:rsidR="003F077B">
        <w:rPr>
          <w:rFonts w:ascii="Times New Roman" w:eastAsia="Times New Roman" w:hAnsi="Times New Roman" w:cs="Times New Roman"/>
          <w:b/>
          <w:color w:val="000000"/>
          <w:sz w:val="23"/>
          <w:szCs w:val="23"/>
        </w:rPr>
        <w:t>S</w:t>
      </w:r>
      <w:r w:rsidRPr="003F077B">
        <w:rPr>
          <w:rFonts w:ascii="Times New Roman" w:eastAsia="Times New Roman" w:hAnsi="Times New Roman" w:cs="Times New Roman"/>
          <w:b/>
          <w:color w:val="000000"/>
          <w:sz w:val="23"/>
          <w:szCs w:val="23"/>
        </w:rPr>
        <w:t>pectrum</w:t>
      </w:r>
      <w:r w:rsidRPr="003F077B">
        <w:rPr>
          <w:rFonts w:ascii="Times New Roman" w:eastAsia="Times New Roman" w:hAnsi="Times New Roman" w:cs="Times New Roman"/>
          <w:b/>
          <w:sz w:val="23"/>
          <w:szCs w:val="23"/>
        </w:rPr>
        <w:t xml:space="preserve"> </w:t>
      </w:r>
      <w:r w:rsidRPr="003F077B">
        <w:rPr>
          <w:rFonts w:ascii="Times New Roman" w:eastAsia="Times New Roman" w:hAnsi="Times New Roman" w:cs="Times New Roman"/>
          <w:b/>
          <w:color w:val="000000"/>
          <w:sz w:val="23"/>
          <w:szCs w:val="23"/>
        </w:rPr>
        <w:t>Sensing</w:t>
      </w:r>
      <w:r w:rsidR="003F077B">
        <w:rPr>
          <w:rFonts w:ascii="Times New Roman" w:eastAsia="Times New Roman" w:hAnsi="Times New Roman" w:cs="Times New Roman"/>
          <w:b/>
          <w:color w:val="000000"/>
          <w:sz w:val="23"/>
          <w:szCs w:val="23"/>
        </w:rPr>
        <w:t>: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case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when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successfully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know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primary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signals’</w:t>
      </w:r>
    </w:p>
    <w:p w14:paraId="3A5D08AE" w14:textId="77777777" w:rsidR="00AB2366" w:rsidRDefault="00C044CB">
      <w:pPr>
        <w:spacing w:line="419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SNR,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can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intelligently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choose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optimal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algorithms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SNR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related</w:t>
      </w:r>
    </w:p>
    <w:p w14:paraId="1E22C385" w14:textId="77777777" w:rsidR="00AB2366" w:rsidRDefault="00C044CB">
      <w:pPr>
        <w:tabs>
          <w:tab w:val="left" w:pos="4365"/>
        </w:tabs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performance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detectors.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instance,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SNR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very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low,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cycle-</w:t>
      </w:r>
    </w:p>
    <w:p w14:paraId="36B383A8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stationary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algorithm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can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due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its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robustness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low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SNR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regime.</w:t>
      </w:r>
    </w:p>
    <w:p w14:paraId="1FCEA2AB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Otherwise,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energy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can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since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it’s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fast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accurate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enough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high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SNR</w:t>
      </w:r>
    </w:p>
    <w:p w14:paraId="55433D68" w14:textId="77777777" w:rsidR="00AB2366" w:rsidRDefault="00C044CB">
      <w:pPr>
        <w:tabs>
          <w:tab w:val="left" w:pos="2622"/>
        </w:tabs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regime.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Extending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idea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selecting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various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CSP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estimation,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we</w:t>
      </w:r>
    </w:p>
    <w:p w14:paraId="0F979CF8" w14:textId="56BE72A6" w:rsidR="00AB2366" w:rsidRDefault="00C044CB">
      <w:pPr>
        <w:tabs>
          <w:tab w:val="left" w:pos="6016"/>
        </w:tabs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can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select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optimal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adaptively.</w:t>
      </w:r>
      <w:r w:rsidR="003F077B"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will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provide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future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cognitive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radio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more</w:t>
      </w:r>
    </w:p>
    <w:p w14:paraId="466D95EF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flexibility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varying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environment.</w:t>
      </w:r>
    </w:p>
    <w:p w14:paraId="751DC25F" w14:textId="77777777" w:rsidR="00AB2366" w:rsidRDefault="00AB2366">
      <w:pPr>
        <w:spacing w:line="200" w:lineRule="exact"/>
        <w:ind w:left="1800"/>
      </w:pPr>
    </w:p>
    <w:p w14:paraId="11B69A78" w14:textId="77777777" w:rsidR="00AB2366" w:rsidRDefault="00AB2366">
      <w:pPr>
        <w:spacing w:line="345" w:lineRule="exact"/>
        <w:ind w:left="1800"/>
      </w:pPr>
    </w:p>
    <w:p w14:paraId="2550AD0F" w14:textId="77777777" w:rsidR="00AB2366" w:rsidRDefault="00C044CB">
      <w:pPr>
        <w:tabs>
          <w:tab w:val="left" w:pos="2660"/>
        </w:tabs>
        <w:spacing w:line="37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6.2.4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Other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Related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Wideband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Processing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with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CSP</w:t>
      </w:r>
    </w:p>
    <w:p w14:paraId="230BEC85" w14:textId="77777777" w:rsidR="00AB2366" w:rsidRDefault="00AB2366">
      <w:pPr>
        <w:spacing w:line="267" w:lineRule="exact"/>
        <w:ind w:left="1800"/>
      </w:pPr>
    </w:p>
    <w:p w14:paraId="1B7D7C84" w14:textId="77777777" w:rsidR="00AB2366" w:rsidRDefault="00C044CB">
      <w:pPr>
        <w:tabs>
          <w:tab w:val="left" w:pos="2696"/>
        </w:tabs>
        <w:spacing w:line="311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6.2.4.1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CSP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UWB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Positioning</w:t>
      </w:r>
    </w:p>
    <w:p w14:paraId="381E9165" w14:textId="77777777" w:rsidR="00AB2366" w:rsidRDefault="00AB2366">
      <w:pPr>
        <w:spacing w:line="292" w:lineRule="exact"/>
        <w:ind w:left="1800"/>
      </w:pPr>
    </w:p>
    <w:p w14:paraId="07BCA770" w14:textId="77777777" w:rsidR="00AB2366" w:rsidRDefault="00C044CB">
      <w:pPr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Maximizing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cross-correlation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between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two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one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key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steps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time-</w:t>
      </w:r>
    </w:p>
    <w:p w14:paraId="6B701BB2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of-arrival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(TOA)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algorithms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which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have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been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applied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compressive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UWB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positioning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</w:p>
    <w:p w14:paraId="46E37BB7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chapter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4.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that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system,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procedures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receiving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can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abstracted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(1)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low-rate</w:t>
      </w:r>
    </w:p>
    <w:p w14:paraId="200E05A8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sampling,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(2)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fully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reconstruction,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finally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(3)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algorithm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locationing.</w:t>
      </w:r>
    </w:p>
    <w:p w14:paraId="54FBC044" w14:textId="77777777" w:rsidR="00AB2366" w:rsidRDefault="00AB2366">
      <w:pPr>
        <w:spacing w:line="200" w:lineRule="exact"/>
        <w:ind w:left="1800"/>
      </w:pPr>
    </w:p>
    <w:p w14:paraId="590BE06C" w14:textId="77777777" w:rsidR="00AB2366" w:rsidRDefault="00AB2366">
      <w:pPr>
        <w:spacing w:line="222" w:lineRule="exact"/>
        <w:ind w:left="1800"/>
      </w:pPr>
    </w:p>
    <w:p w14:paraId="37AD6268" w14:textId="77777777" w:rsidR="00AB2366" w:rsidRDefault="00C044CB">
      <w:pPr>
        <w:spacing w:line="288" w:lineRule="exact"/>
        <w:ind w:left="60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34</w:t>
      </w:r>
    </w:p>
    <w:p w14:paraId="11A4FB16" w14:textId="77777777" w:rsidR="00AB2366" w:rsidRDefault="00AB2366">
      <w:pPr>
        <w:sectPr w:rsidR="00AB2366">
          <w:pgSz w:w="11905" w:h="16837"/>
          <w:pgMar w:top="0" w:right="0" w:bottom="0" w:left="0" w:header="0" w:footer="0" w:gutter="0"/>
          <w:cols w:space="720"/>
        </w:sectPr>
      </w:pPr>
    </w:p>
    <w:p w14:paraId="01414387" w14:textId="77777777" w:rsidR="00AB2366" w:rsidRDefault="007A10E0">
      <w:pPr>
        <w:spacing w:line="200" w:lineRule="exact"/>
        <w:ind w:left="1800"/>
      </w:pPr>
      <w:r>
        <w:lastRenderedPageBreak/>
        <w:pict w14:anchorId="4F89D5E7">
          <v:group id="_x0000_s1034" style="position:absolute;left:0;text-align:left;margin-left:89.25pt;margin-top:121.5pt;width:432.75pt;height:.75pt;z-index:251677184;mso-position-horizontal-relative:page;mso-position-vertical-relative:page" coordorigin="1785,2430" coordsize="8655,15">
            <v:shape id="_x0000_s1035" style="position:absolute;left:7155;top:9749;width:8655;height:0" coordorigin="1785,2430" coordsize="8655,15" path="m1785,2430l1785,2430,1785,2430,1785,2430,1785,2430,1785,2430,1785,2430,1786,2430,1786,2430,1787,2430,1788,2430,1790,2430,1791,2430,1793,2430,1796,2430,1799,2430,1802,2430,1806,2430,1810,2430,1814,2430,1820,2430,1826,2430,1832,2430,1839,2430,1847,2430,1855,2430,1865,2430,1875,2430,1885,2430,1897,2430,1910,2430,1923,2430,1937,2430,1953,2430,1969,2430,1986,2430,2004,2430,2024,2430,2044,2430,2066,2430,2090,2430,2114,2430,2139,2430,2165,2430,2193,2430,2222,2430,2253,2430,2285,2430,2318,2430,2353,2430,2389,2430,2426,2430,2466,2430,2506,2430,2549,2430,2593,2430,2639,2430,2687,2430,2736,2430,2787,2430,2840,2430,2894,2430,2950,2430,3008,2430,3069,2430,3131,2430,3195,2430,3262,2430,3330,2430,3400,2430,3472,2430,3546,2430,3623,2430,3701,2430,3782,2430,3866,2430,3952,2430,4039,2430,4129,2430,4222,2430,4316,2430,4415,2430,4514,2430,4616,2430,4721,2430,4828,2430,4938,2430,5052,2430,5167,2430,5284,2430,5405,2430,5528,2430,5655,2430,5784,2430,5916,2430,6050,2430,6188,2430,6329,2430,6472,2430,6618,2430,6768,2430,6921,2430,7076,2430,7234,2430,7397,2430,7562,2430,7730,2430,7902,2430,8076,2430,8254,2430,8436,2430,8621,2430,8808,2430,9001,2430,9195,2430,9394,2430,9596,2430,9801,2430,10010,2430,10224,2430,10440,2430e" strokeweight=".1pt">
              <v:path arrowok="t"/>
              <o:lock v:ext="edit" verticies="t"/>
            </v:shape>
            <w10:wrap anchorx="page" anchory="page"/>
          </v:group>
        </w:pict>
      </w:r>
      <w:r>
        <w:pict w14:anchorId="75DFEDE2">
          <v:shape id="_x0000_s1033" type="#_x0000_t75" style="position:absolute;left:0;text-align:left;margin-left:142.5pt;margin-top:140.25pt;width:324.75pt;height:109.5pt;z-index:251678208;mso-position-horizontal-relative:page;mso-position-vertical-relative:page">
            <v:imagedata r:id="rId28" o:title=""/>
            <w10:wrap anchorx="page" anchory="page"/>
          </v:shape>
        </w:pict>
      </w:r>
    </w:p>
    <w:p w14:paraId="3FC83EED" w14:textId="77777777" w:rsidR="00AB2366" w:rsidRDefault="00AB2366">
      <w:pPr>
        <w:spacing w:line="200" w:lineRule="exact"/>
        <w:ind w:left="1800"/>
      </w:pPr>
    </w:p>
    <w:p w14:paraId="0022DC60" w14:textId="77777777" w:rsidR="00AB2366" w:rsidRDefault="00AB2366">
      <w:pPr>
        <w:spacing w:line="200" w:lineRule="exact"/>
        <w:ind w:left="1800"/>
      </w:pPr>
    </w:p>
    <w:p w14:paraId="546CF862" w14:textId="77777777" w:rsidR="00AB2366" w:rsidRDefault="00AB2366">
      <w:pPr>
        <w:spacing w:line="200" w:lineRule="exact"/>
        <w:ind w:left="1800"/>
      </w:pPr>
    </w:p>
    <w:p w14:paraId="7381B991" w14:textId="77777777" w:rsidR="00AB2366" w:rsidRDefault="00AB2366">
      <w:pPr>
        <w:spacing w:line="200" w:lineRule="exact"/>
        <w:ind w:left="1800"/>
      </w:pPr>
    </w:p>
    <w:p w14:paraId="52B8E277" w14:textId="77777777" w:rsidR="00AB2366" w:rsidRDefault="00AB2366">
      <w:pPr>
        <w:spacing w:line="200" w:lineRule="exact"/>
        <w:ind w:left="1800"/>
      </w:pPr>
    </w:p>
    <w:p w14:paraId="19D4D390" w14:textId="77777777" w:rsidR="00AB2366" w:rsidRDefault="00AB2366">
      <w:pPr>
        <w:spacing w:line="200" w:lineRule="exact"/>
        <w:ind w:left="1800"/>
      </w:pPr>
    </w:p>
    <w:p w14:paraId="14C4F71C" w14:textId="77777777" w:rsidR="00AB2366" w:rsidRDefault="00AB2366">
      <w:pPr>
        <w:spacing w:line="200" w:lineRule="exact"/>
        <w:ind w:left="1800"/>
      </w:pPr>
    </w:p>
    <w:p w14:paraId="63489EB3" w14:textId="77777777" w:rsidR="00AB2366" w:rsidRDefault="00AB2366">
      <w:pPr>
        <w:spacing w:line="200" w:lineRule="exact"/>
        <w:ind w:left="1800"/>
      </w:pPr>
    </w:p>
    <w:p w14:paraId="73FD1556" w14:textId="77777777" w:rsidR="00AB2366" w:rsidRDefault="00AB2366">
      <w:pPr>
        <w:spacing w:line="388" w:lineRule="exact"/>
        <w:ind w:left="1800"/>
      </w:pPr>
    </w:p>
    <w:p w14:paraId="4F287C0D" w14:textId="77777777" w:rsidR="00AB2366" w:rsidRDefault="00C044CB">
      <w:pPr>
        <w:spacing w:line="240" w:lineRule="exact"/>
        <w:ind w:left="1804"/>
      </w:pPr>
      <w:bookmarkStart w:id="808" w:name="PageMark46"/>
      <w:bookmarkEnd w:id="808"/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HAPTER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6.</w:t>
      </w:r>
      <w:r>
        <w:rPr>
          <w:rFonts w:ascii="Times New Roman" w:eastAsia="Times New Roman" w:hAnsi="Times New Roman" w:cs="Times New Roman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F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UTURE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W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ORK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:</w:t>
      </w:r>
      <w:r>
        <w:rPr>
          <w:rFonts w:ascii="Times New Roman" w:eastAsia="Times New Roman" w:hAnsi="Times New Roman" w:cs="Times New Roman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OVEL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IGNAL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P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ROCESSING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FOR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CS</w:t>
      </w:r>
      <w:r>
        <w:rPr>
          <w:rFonts w:ascii="Times New Roman" w:eastAsia="Times New Roman" w:hAnsi="Times New Roman" w:cs="Times New Roman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PECTRUM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ENSING</w:t>
      </w:r>
    </w:p>
    <w:p w14:paraId="5F2BE9A5" w14:textId="77777777" w:rsidR="00AB2366" w:rsidRDefault="00AB2366">
      <w:pPr>
        <w:spacing w:line="200" w:lineRule="exact"/>
        <w:ind w:left="1800"/>
      </w:pPr>
    </w:p>
    <w:p w14:paraId="32AF4080" w14:textId="77777777" w:rsidR="00AB2366" w:rsidRDefault="00AB2366">
      <w:pPr>
        <w:spacing w:line="200" w:lineRule="exact"/>
        <w:ind w:left="1800"/>
      </w:pPr>
    </w:p>
    <w:p w14:paraId="084A3503" w14:textId="77777777" w:rsidR="00AB2366" w:rsidRDefault="00AB2366">
      <w:pPr>
        <w:spacing w:line="200" w:lineRule="exact"/>
        <w:ind w:left="1800"/>
      </w:pPr>
    </w:p>
    <w:p w14:paraId="21E064A5" w14:textId="77777777" w:rsidR="00AB2366" w:rsidRDefault="00AB2366">
      <w:pPr>
        <w:spacing w:line="200" w:lineRule="exact"/>
        <w:ind w:left="1800"/>
      </w:pPr>
    </w:p>
    <w:p w14:paraId="3881DC64" w14:textId="77777777" w:rsidR="00AB2366" w:rsidRDefault="00AB2366">
      <w:pPr>
        <w:spacing w:line="200" w:lineRule="exact"/>
        <w:ind w:left="1800"/>
      </w:pPr>
    </w:p>
    <w:p w14:paraId="68F0C8FC" w14:textId="77777777" w:rsidR="00AB2366" w:rsidRDefault="00AB2366">
      <w:pPr>
        <w:spacing w:line="200" w:lineRule="exact"/>
        <w:ind w:left="1800"/>
      </w:pPr>
    </w:p>
    <w:p w14:paraId="785B5185" w14:textId="77777777" w:rsidR="00AB2366" w:rsidRDefault="00AB2366">
      <w:pPr>
        <w:spacing w:line="200" w:lineRule="exact"/>
        <w:ind w:left="1800"/>
      </w:pPr>
    </w:p>
    <w:p w14:paraId="625363AF" w14:textId="77777777" w:rsidR="00AB2366" w:rsidRDefault="00AB2366">
      <w:pPr>
        <w:spacing w:line="200" w:lineRule="exact"/>
        <w:ind w:left="1800"/>
      </w:pPr>
    </w:p>
    <w:p w14:paraId="342420E5" w14:textId="77777777" w:rsidR="00AB2366" w:rsidRDefault="00AB2366">
      <w:pPr>
        <w:spacing w:line="200" w:lineRule="exact"/>
        <w:ind w:left="1800"/>
      </w:pPr>
    </w:p>
    <w:p w14:paraId="690EAF61" w14:textId="77777777" w:rsidR="00AB2366" w:rsidRDefault="00AB2366">
      <w:pPr>
        <w:spacing w:line="200" w:lineRule="exact"/>
        <w:ind w:left="1800"/>
      </w:pPr>
    </w:p>
    <w:p w14:paraId="736B134C" w14:textId="77777777" w:rsidR="00AB2366" w:rsidRDefault="00AB2366">
      <w:pPr>
        <w:spacing w:line="200" w:lineRule="exact"/>
        <w:ind w:left="1800"/>
      </w:pPr>
    </w:p>
    <w:p w14:paraId="6DD03C7F" w14:textId="77777777" w:rsidR="00AB2366" w:rsidRDefault="00AB2366">
      <w:pPr>
        <w:spacing w:line="200" w:lineRule="exact"/>
        <w:ind w:left="1800"/>
      </w:pPr>
    </w:p>
    <w:p w14:paraId="68ADD7EF" w14:textId="77777777" w:rsidR="00AB2366" w:rsidRDefault="00AB2366">
      <w:pPr>
        <w:spacing w:line="200" w:lineRule="exact"/>
        <w:ind w:left="1800"/>
      </w:pPr>
    </w:p>
    <w:p w14:paraId="7041D924" w14:textId="77777777" w:rsidR="00AB2366" w:rsidRDefault="00AB2366">
      <w:pPr>
        <w:spacing w:line="374" w:lineRule="exact"/>
        <w:ind w:left="1800"/>
      </w:pPr>
    </w:p>
    <w:p w14:paraId="29343ACF" w14:textId="77777777" w:rsidR="00AB2366" w:rsidRDefault="00C044CB">
      <w:pPr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Figure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6.4: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Histogram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estimated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shift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SNR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=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From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left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right,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top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bottom,</w:t>
      </w:r>
    </w:p>
    <w:p w14:paraId="53C0CD12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compression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ratio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=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0.1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...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1.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true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shift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was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5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all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trials</w:t>
      </w:r>
    </w:p>
    <w:p w14:paraId="26881C62" w14:textId="77777777" w:rsidR="00AB2366" w:rsidRDefault="00AB2366">
      <w:pPr>
        <w:spacing w:line="388" w:lineRule="exact"/>
        <w:ind w:left="1800"/>
      </w:pPr>
    </w:p>
    <w:p w14:paraId="4EB5A435" w14:textId="77777777" w:rsidR="00AB2366" w:rsidRDefault="00C044CB">
      <w:pPr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However,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(2)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fully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reconstruction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may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sometimes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Not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necessary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borrow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</w:p>
    <w:p w14:paraId="29695F78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theorem.</w:t>
      </w:r>
    </w:p>
    <w:p w14:paraId="4A804CBE" w14:textId="77777777" w:rsidR="00AB2366" w:rsidRDefault="00C044CB">
      <w:pPr>
        <w:spacing w:line="433" w:lineRule="exact"/>
        <w:ind w:left="2151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According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[25],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where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shift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retrieval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problem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compressive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samples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investi-</w:t>
      </w:r>
    </w:p>
    <w:p w14:paraId="370D002C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gated,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may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directly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recognising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shift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distance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from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data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without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recovery.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Now</w:t>
      </w:r>
    </w:p>
    <w:p w14:paraId="08CC6816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thoerem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has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not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been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embedded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UWB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positioning,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CSP-TOA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positioning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</w:p>
    <w:p w14:paraId="24C1CE23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possible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research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application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future.</w:t>
      </w:r>
    </w:p>
    <w:p w14:paraId="3A0DECC2" w14:textId="77777777" w:rsidR="00AB2366" w:rsidRDefault="00AB2366">
      <w:pPr>
        <w:spacing w:line="200" w:lineRule="exact"/>
        <w:ind w:left="1800"/>
      </w:pPr>
    </w:p>
    <w:p w14:paraId="4340925D" w14:textId="77777777" w:rsidR="00AB2366" w:rsidRDefault="00AB2366">
      <w:pPr>
        <w:spacing w:line="282" w:lineRule="exact"/>
        <w:ind w:left="1800"/>
      </w:pPr>
    </w:p>
    <w:p w14:paraId="1F3BC2FE" w14:textId="77777777" w:rsidR="00AB2366" w:rsidRDefault="00C044CB">
      <w:pPr>
        <w:tabs>
          <w:tab w:val="left" w:pos="2696"/>
        </w:tabs>
        <w:spacing w:line="311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6.2.4.2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CSP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Demodulation</w:t>
      </w:r>
    </w:p>
    <w:p w14:paraId="52B44F82" w14:textId="77777777" w:rsidR="00AB2366" w:rsidRDefault="00AB2366">
      <w:pPr>
        <w:spacing w:line="292" w:lineRule="exact"/>
        <w:ind w:left="1800"/>
      </w:pPr>
    </w:p>
    <w:p w14:paraId="6A5B01C5" w14:textId="77777777" w:rsidR="00AB2366" w:rsidRDefault="00C044CB">
      <w:pPr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compressive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phase-locked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loop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(CS-PLL)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[31],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designed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directly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extract-</w:t>
      </w:r>
    </w:p>
    <w:p w14:paraId="405FD0B6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phase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frequency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from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compressively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sampled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modulated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without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sparse</w:t>
      </w:r>
    </w:p>
    <w:p w14:paraId="36D6B068" w14:textId="77777777" w:rsidR="00AB2366" w:rsidRDefault="00C044CB">
      <w:pPr>
        <w:tabs>
          <w:tab w:val="left" w:pos="2777"/>
        </w:tabs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recovery.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Since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restricted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isometry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property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(RIP)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ensures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that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standard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in-</w:t>
      </w:r>
    </w:p>
    <w:p w14:paraId="653A5AE6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product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between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x[n]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u[n]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approximately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that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compressively</w:t>
      </w:r>
    </w:p>
    <w:p w14:paraId="0ABE1096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version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produced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y[m]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u[n]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[24],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hence,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inner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products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standard</w:t>
      </w:r>
    </w:p>
    <w:p w14:paraId="388EF49A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PLL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that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CS-PLL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nearly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same,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ensuring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consistence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between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</w:p>
    <w:p w14:paraId="5F4A94EE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standard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PLL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θ[n]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CS-PLL’s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output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θ[m].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presentation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θ[m]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can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pre-</w:t>
      </w:r>
    </w:p>
    <w:p w14:paraId="4B405842" w14:textId="77777777" w:rsidR="00AB2366" w:rsidRDefault="00C044CB">
      <w:pPr>
        <w:tabs>
          <w:tab w:val="left" w:pos="3722"/>
        </w:tabs>
        <w:spacing w:line="595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sentedas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θ[m]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=</w:t>
      </w:r>
      <w:r>
        <w:tab/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k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y[k]v[k]h[m−k],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wheretheindex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indicatesthelowersamplingrate</w:t>
      </w:r>
    </w:p>
    <w:p w14:paraId="7E86C818" w14:textId="77777777" w:rsidR="00AB2366" w:rsidRDefault="00C044CB">
      <w:pPr>
        <w:spacing w:line="271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compared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with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Nyquist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rate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index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addition,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compressive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operations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Φ</w:t>
      </w:r>
    </w:p>
    <w:p w14:paraId="13B7450C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which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apply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RD’s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architecture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consist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input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pseudo-random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sequence,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mixer,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</w:p>
    <w:p w14:paraId="78E08871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integrator,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low-rate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sampling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ADC,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which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random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demodulator’s</w:t>
      </w:r>
    </w:p>
    <w:p w14:paraId="58DF41E6" w14:textId="77777777" w:rsidR="00AB2366" w:rsidRDefault="00AB2366">
      <w:pPr>
        <w:spacing w:line="309" w:lineRule="exact"/>
        <w:ind w:left="1800"/>
      </w:pPr>
    </w:p>
    <w:p w14:paraId="07EFEF4C" w14:textId="77777777" w:rsidR="00AB2366" w:rsidRDefault="00C044CB">
      <w:pPr>
        <w:spacing w:line="288" w:lineRule="exact"/>
        <w:ind w:left="60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35</w:t>
      </w:r>
    </w:p>
    <w:p w14:paraId="1ABBE8D0" w14:textId="77777777" w:rsidR="00AB2366" w:rsidRDefault="00AB2366">
      <w:pPr>
        <w:sectPr w:rsidR="00AB2366">
          <w:pgSz w:w="11905" w:h="16837"/>
          <w:pgMar w:top="0" w:right="0" w:bottom="0" w:left="0" w:header="0" w:footer="0" w:gutter="0"/>
          <w:cols w:space="720"/>
        </w:sectPr>
      </w:pPr>
    </w:p>
    <w:p w14:paraId="35DF41DD" w14:textId="77777777" w:rsidR="00AB2366" w:rsidRDefault="007A10E0">
      <w:pPr>
        <w:spacing w:line="200" w:lineRule="exact"/>
        <w:ind w:left="1800"/>
      </w:pPr>
      <w:r>
        <w:lastRenderedPageBreak/>
        <w:pict w14:anchorId="2AB5F7AE">
          <v:shape id="_x0000_s1032" type="#_x0000_t75" style="position:absolute;left:0;text-align:left;margin-left:0;margin-top:0;width:595.5pt;height:842.25pt;z-index:-251637248;mso-position-horizontal-relative:page;mso-position-vertical-relative:page">
            <v:imagedata r:id="rId29" o:title=""/>
            <w10:wrap anchorx="page" anchory="page"/>
          </v:shape>
        </w:pict>
      </w:r>
    </w:p>
    <w:p w14:paraId="50EE8E01" w14:textId="77777777" w:rsidR="00AB2366" w:rsidRDefault="00AB2366">
      <w:pPr>
        <w:spacing w:line="200" w:lineRule="exact"/>
        <w:ind w:left="1800"/>
      </w:pPr>
    </w:p>
    <w:p w14:paraId="6ACAAA95" w14:textId="77777777" w:rsidR="00AB2366" w:rsidRDefault="00AB2366">
      <w:pPr>
        <w:spacing w:line="200" w:lineRule="exact"/>
        <w:ind w:left="1800"/>
      </w:pPr>
    </w:p>
    <w:p w14:paraId="7BFEF762" w14:textId="77777777" w:rsidR="00AB2366" w:rsidRDefault="00AB2366">
      <w:pPr>
        <w:spacing w:line="200" w:lineRule="exact"/>
        <w:ind w:left="1800"/>
      </w:pPr>
    </w:p>
    <w:p w14:paraId="7F65621C" w14:textId="77777777" w:rsidR="00AB2366" w:rsidRDefault="00AB2366">
      <w:pPr>
        <w:spacing w:line="200" w:lineRule="exact"/>
        <w:ind w:left="1800"/>
      </w:pPr>
    </w:p>
    <w:p w14:paraId="6F71C195" w14:textId="77777777" w:rsidR="00AB2366" w:rsidRDefault="00AB2366">
      <w:pPr>
        <w:spacing w:line="200" w:lineRule="exact"/>
        <w:ind w:left="1800"/>
      </w:pPr>
    </w:p>
    <w:p w14:paraId="7A1C633E" w14:textId="77777777" w:rsidR="00AB2366" w:rsidRDefault="00AB2366">
      <w:pPr>
        <w:spacing w:line="200" w:lineRule="exact"/>
        <w:ind w:left="1800"/>
      </w:pPr>
    </w:p>
    <w:p w14:paraId="2E1833F1" w14:textId="77777777" w:rsidR="00AB2366" w:rsidRDefault="00AB2366">
      <w:pPr>
        <w:spacing w:line="200" w:lineRule="exact"/>
        <w:ind w:left="1800"/>
      </w:pPr>
    </w:p>
    <w:p w14:paraId="718D661C" w14:textId="77777777" w:rsidR="00AB2366" w:rsidRDefault="00AB2366">
      <w:pPr>
        <w:spacing w:line="200" w:lineRule="exact"/>
        <w:ind w:left="1800"/>
      </w:pPr>
    </w:p>
    <w:p w14:paraId="58933DE6" w14:textId="77777777" w:rsidR="00AB2366" w:rsidRDefault="00AB2366">
      <w:pPr>
        <w:spacing w:line="388" w:lineRule="exact"/>
        <w:ind w:left="1800"/>
      </w:pPr>
    </w:p>
    <w:p w14:paraId="23BA98F7" w14:textId="77777777" w:rsidR="00AB2366" w:rsidRDefault="00C044CB">
      <w:pPr>
        <w:spacing w:line="240" w:lineRule="exact"/>
        <w:ind w:left="1804"/>
      </w:pPr>
      <w:bookmarkStart w:id="809" w:name="PageMark47"/>
      <w:bookmarkEnd w:id="809"/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HAPTER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6.</w:t>
      </w:r>
      <w:r>
        <w:rPr>
          <w:rFonts w:ascii="Times New Roman" w:eastAsia="Times New Roman" w:hAnsi="Times New Roman" w:cs="Times New Roman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F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UTURE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W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ORK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:</w:t>
      </w:r>
      <w:r>
        <w:rPr>
          <w:rFonts w:ascii="Times New Roman" w:eastAsia="Times New Roman" w:hAnsi="Times New Roman" w:cs="Times New Roman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OVEL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IGNAL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P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ROCESSING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FOR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CS</w:t>
      </w:r>
      <w:r>
        <w:rPr>
          <w:rFonts w:ascii="Times New Roman" w:eastAsia="Times New Roman" w:hAnsi="Times New Roman" w:cs="Times New Roman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PECTRUM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ENSING</w:t>
      </w:r>
    </w:p>
    <w:p w14:paraId="488B1199" w14:textId="77777777" w:rsidR="00AB2366" w:rsidRDefault="00AB2366">
      <w:pPr>
        <w:spacing w:line="200" w:lineRule="exact"/>
        <w:ind w:left="1800"/>
      </w:pPr>
    </w:p>
    <w:p w14:paraId="1A2EFA91" w14:textId="77777777" w:rsidR="00AB2366" w:rsidRDefault="00AB2366">
      <w:pPr>
        <w:spacing w:line="200" w:lineRule="exact"/>
        <w:ind w:left="1800"/>
      </w:pPr>
    </w:p>
    <w:p w14:paraId="174F5A4E" w14:textId="77777777" w:rsidR="00AB2366" w:rsidRDefault="00AB2366">
      <w:pPr>
        <w:spacing w:line="200" w:lineRule="exact"/>
        <w:ind w:left="1800"/>
      </w:pPr>
    </w:p>
    <w:p w14:paraId="5A481CB4" w14:textId="77777777" w:rsidR="00AB2366" w:rsidRDefault="00AB2366">
      <w:pPr>
        <w:spacing w:line="200" w:lineRule="exact"/>
        <w:ind w:left="1800"/>
      </w:pPr>
    </w:p>
    <w:p w14:paraId="1B821257" w14:textId="77777777" w:rsidR="00AB2366" w:rsidRDefault="00AB2366">
      <w:pPr>
        <w:spacing w:line="200" w:lineRule="exact"/>
        <w:ind w:left="1800"/>
      </w:pPr>
    </w:p>
    <w:p w14:paraId="68064B20" w14:textId="77777777" w:rsidR="00AB2366" w:rsidRDefault="00AB2366">
      <w:pPr>
        <w:spacing w:line="200" w:lineRule="exact"/>
        <w:ind w:left="1800"/>
      </w:pPr>
    </w:p>
    <w:p w14:paraId="547CFB51" w14:textId="77777777" w:rsidR="00AB2366" w:rsidRDefault="00AB2366">
      <w:pPr>
        <w:spacing w:line="200" w:lineRule="exact"/>
        <w:ind w:left="1800"/>
      </w:pPr>
    </w:p>
    <w:p w14:paraId="59C23375" w14:textId="77777777" w:rsidR="00AB2366" w:rsidRDefault="00AB2366">
      <w:pPr>
        <w:spacing w:line="200" w:lineRule="exact"/>
        <w:ind w:left="1800"/>
      </w:pPr>
    </w:p>
    <w:p w14:paraId="0A3CF1F7" w14:textId="77777777" w:rsidR="00AB2366" w:rsidRDefault="00AB2366">
      <w:pPr>
        <w:spacing w:line="200" w:lineRule="exact"/>
        <w:ind w:left="1800"/>
      </w:pPr>
    </w:p>
    <w:p w14:paraId="5F1B37C4" w14:textId="77777777" w:rsidR="00AB2366" w:rsidRDefault="00AB2366">
      <w:pPr>
        <w:spacing w:line="200" w:lineRule="exact"/>
        <w:ind w:left="1800"/>
      </w:pPr>
    </w:p>
    <w:p w14:paraId="32374C65" w14:textId="77777777" w:rsidR="00AB2366" w:rsidRDefault="00AB2366">
      <w:pPr>
        <w:spacing w:line="200" w:lineRule="exact"/>
        <w:ind w:left="1800"/>
      </w:pPr>
    </w:p>
    <w:p w14:paraId="0E7A91A4" w14:textId="77777777" w:rsidR="00AB2366" w:rsidRDefault="00AB2366">
      <w:pPr>
        <w:spacing w:line="250" w:lineRule="exact"/>
        <w:ind w:left="1800"/>
      </w:pPr>
    </w:p>
    <w:p w14:paraId="0F31F6FB" w14:textId="77777777" w:rsidR="00AB2366" w:rsidRDefault="00C044CB">
      <w:pPr>
        <w:tabs>
          <w:tab w:val="left" w:pos="2962"/>
        </w:tabs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Figure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6.5: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Block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diagram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compressive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phase-locked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loop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(CS-PLL).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</w:p>
    <w:p w14:paraId="0ADCA9B8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components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includes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pre-CS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sampler,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phase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detector,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loop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filter,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oscillator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feed-</w:t>
      </w:r>
    </w:p>
    <w:p w14:paraId="4E67A39A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back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multiplier</w:t>
      </w:r>
    </w:p>
    <w:p w14:paraId="78FC27C7" w14:textId="77777777" w:rsidR="00AB2366" w:rsidRDefault="00AB2366">
      <w:pPr>
        <w:spacing w:line="200" w:lineRule="exact"/>
        <w:ind w:left="1800"/>
      </w:pPr>
    </w:p>
    <w:p w14:paraId="7C8EFF84" w14:textId="77777777" w:rsidR="00AB2366" w:rsidRDefault="00AB2366">
      <w:pPr>
        <w:spacing w:line="201" w:lineRule="exact"/>
        <w:ind w:left="1800"/>
      </w:pPr>
    </w:p>
    <w:p w14:paraId="14ED5F78" w14:textId="77777777" w:rsidR="00AB2366" w:rsidRDefault="00C044CB">
      <w:pPr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architecture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chapter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2.</w:t>
      </w:r>
    </w:p>
    <w:p w14:paraId="71744373" w14:textId="77777777" w:rsidR="00AB2366" w:rsidRDefault="00C044CB">
      <w:pPr>
        <w:spacing w:line="433" w:lineRule="exact"/>
        <w:ind w:left="2151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CS-PLL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has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many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application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fields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demodulation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necessary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com-</w:t>
      </w:r>
    </w:p>
    <w:p w14:paraId="144C9036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pressivesenseddata.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Whenwesuccessfullyapplythistechnique,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wedonnotneedrecovery,</w:t>
      </w:r>
    </w:p>
    <w:p w14:paraId="58451DCA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but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directly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demodulate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original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information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from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received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modulated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signals.</w:t>
      </w:r>
    </w:p>
    <w:p w14:paraId="6E94B4BB" w14:textId="77777777" w:rsidR="00AB2366" w:rsidRDefault="00AB2366">
      <w:pPr>
        <w:spacing w:line="200" w:lineRule="exact"/>
        <w:ind w:left="1800"/>
      </w:pPr>
    </w:p>
    <w:p w14:paraId="59E66EC8" w14:textId="77777777" w:rsidR="00AB2366" w:rsidRDefault="00AB2366">
      <w:pPr>
        <w:spacing w:line="200" w:lineRule="exact"/>
        <w:ind w:left="1800"/>
      </w:pPr>
    </w:p>
    <w:p w14:paraId="7834CA71" w14:textId="77777777" w:rsidR="00AB2366" w:rsidRDefault="00AB2366">
      <w:pPr>
        <w:spacing w:line="236" w:lineRule="exact"/>
        <w:ind w:left="1800"/>
      </w:pPr>
    </w:p>
    <w:p w14:paraId="1C473E73" w14:textId="77777777" w:rsidR="00AB2366" w:rsidRDefault="00C044CB">
      <w:pPr>
        <w:tabs>
          <w:tab w:val="left" w:pos="2574"/>
        </w:tabs>
        <w:spacing w:line="447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>6.3</w:t>
      </w:r>
      <w:r>
        <w:tab/>
      </w:r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>Conclusion</w:t>
      </w:r>
    </w:p>
    <w:p w14:paraId="74337CBE" w14:textId="77777777" w:rsidR="00AB2366" w:rsidRDefault="00AB2366">
      <w:pPr>
        <w:spacing w:line="342" w:lineRule="exact"/>
        <w:ind w:left="1800"/>
      </w:pPr>
    </w:p>
    <w:p w14:paraId="76458359" w14:textId="77777777" w:rsidR="00AB2366" w:rsidRDefault="00C044CB">
      <w:pPr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chapter,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have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followed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discussion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main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drawback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compressed</w:t>
      </w:r>
    </w:p>
    <w:p w14:paraId="63CCF720" w14:textId="4CC02471" w:rsidR="00AB2366" w:rsidRDefault="003F077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</w:t>
      </w:r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ensing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</w:t>
      </w:r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based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</w:t>
      </w:r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spectrum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</w:t>
      </w:r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sensing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</w:t>
      </w:r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(CS-CSS)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</w:t>
      </w:r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which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</w:t>
      </w:r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derives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</w:t>
      </w:r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from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</w:t>
      </w:r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</w:t>
      </w:r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computational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</w:t>
      </w:r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non-linear</w:t>
      </w:r>
    </w:p>
    <w:p w14:paraId="493161F6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reconstruction,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propose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idea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processing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directly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compressively</w:t>
      </w:r>
    </w:p>
    <w:p w14:paraId="06880452" w14:textId="5525B056" w:rsidR="00AB2366" w:rsidRDefault="00C044CB">
      <w:pPr>
        <w:tabs>
          <w:tab w:val="left" w:pos="6113"/>
        </w:tabs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sampled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data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(CSP)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without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fully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recovery.</w:t>
      </w:r>
      <w:r w:rsidR="003F077B"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introduce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our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future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potential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work</w:t>
      </w:r>
    </w:p>
    <w:p w14:paraId="2B1A6B1F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which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will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embed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CSP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cognitive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spectrum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including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CSP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filtering,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CSP</w:t>
      </w:r>
    </w:p>
    <w:p w14:paraId="2F8C59FB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detection,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CSP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estimation.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Some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other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possible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CSP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applications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UWB</w:t>
      </w:r>
    </w:p>
    <w:p w14:paraId="3664C43B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positioning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demodulation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also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introduced.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hope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that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utilise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CSP</w:t>
      </w:r>
    </w:p>
    <w:p w14:paraId="52C8E14D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spectrum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high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real-time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performance,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high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flexible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,energy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efficient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hardware</w:t>
      </w:r>
    </w:p>
    <w:p w14:paraId="7F7826F4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could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achieved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future.</w:t>
      </w:r>
    </w:p>
    <w:p w14:paraId="3F7B52A1" w14:textId="77777777" w:rsidR="00AB2366" w:rsidRDefault="00AB2366">
      <w:pPr>
        <w:spacing w:line="200" w:lineRule="exact"/>
        <w:ind w:left="1800"/>
      </w:pPr>
    </w:p>
    <w:p w14:paraId="791DCB38" w14:textId="77777777" w:rsidR="00AB2366" w:rsidRDefault="00AB2366">
      <w:pPr>
        <w:spacing w:line="200" w:lineRule="exact"/>
        <w:ind w:left="1800"/>
      </w:pPr>
    </w:p>
    <w:p w14:paraId="070A104B" w14:textId="77777777" w:rsidR="00AB2366" w:rsidRDefault="00AB2366">
      <w:pPr>
        <w:spacing w:line="200" w:lineRule="exact"/>
        <w:ind w:left="1800"/>
      </w:pPr>
    </w:p>
    <w:p w14:paraId="281FC4EB" w14:textId="77777777" w:rsidR="00AB2366" w:rsidRDefault="00AB2366">
      <w:pPr>
        <w:spacing w:line="200" w:lineRule="exact"/>
        <w:ind w:left="1800"/>
      </w:pPr>
    </w:p>
    <w:p w14:paraId="65D243A2" w14:textId="77777777" w:rsidR="00AB2366" w:rsidRDefault="00AB2366">
      <w:pPr>
        <w:spacing w:line="200" w:lineRule="exact"/>
        <w:ind w:left="1800"/>
      </w:pPr>
    </w:p>
    <w:p w14:paraId="4E799D01" w14:textId="77777777" w:rsidR="00AB2366" w:rsidRDefault="00AB2366">
      <w:pPr>
        <w:spacing w:line="200" w:lineRule="exact"/>
        <w:ind w:left="1800"/>
      </w:pPr>
    </w:p>
    <w:p w14:paraId="2A891292" w14:textId="77777777" w:rsidR="00AB2366" w:rsidRDefault="00AB2366">
      <w:pPr>
        <w:spacing w:line="200" w:lineRule="exact"/>
        <w:ind w:left="1800"/>
      </w:pPr>
    </w:p>
    <w:p w14:paraId="679A3165" w14:textId="77777777" w:rsidR="00AB2366" w:rsidRDefault="00AB2366">
      <w:pPr>
        <w:spacing w:line="380" w:lineRule="exact"/>
        <w:ind w:left="1800"/>
      </w:pPr>
    </w:p>
    <w:p w14:paraId="2165DF09" w14:textId="77777777" w:rsidR="00AB2366" w:rsidRDefault="00C044CB">
      <w:pPr>
        <w:spacing w:line="288" w:lineRule="exact"/>
        <w:ind w:left="60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36</w:t>
      </w:r>
    </w:p>
    <w:p w14:paraId="5C2A32F6" w14:textId="77777777" w:rsidR="00AB2366" w:rsidRDefault="00AB2366">
      <w:pPr>
        <w:sectPr w:rsidR="00AB2366">
          <w:pgSz w:w="11905" w:h="16837"/>
          <w:pgMar w:top="0" w:right="0" w:bottom="0" w:left="0" w:header="0" w:footer="0" w:gutter="0"/>
          <w:cols w:space="720"/>
        </w:sectPr>
      </w:pPr>
    </w:p>
    <w:p w14:paraId="59F1E746" w14:textId="77777777" w:rsidR="00AB2366" w:rsidRDefault="00AB2366">
      <w:pPr>
        <w:spacing w:line="200" w:lineRule="exact"/>
        <w:ind w:left="1800"/>
      </w:pPr>
    </w:p>
    <w:p w14:paraId="30425574" w14:textId="77777777" w:rsidR="00AB2366" w:rsidRDefault="00AB2366">
      <w:pPr>
        <w:spacing w:line="200" w:lineRule="exact"/>
        <w:ind w:left="1800"/>
      </w:pPr>
    </w:p>
    <w:p w14:paraId="7BD501A1" w14:textId="77777777" w:rsidR="00AB2366" w:rsidRDefault="00AB2366">
      <w:pPr>
        <w:spacing w:line="200" w:lineRule="exact"/>
        <w:ind w:left="1800"/>
      </w:pPr>
    </w:p>
    <w:p w14:paraId="35AC6A0F" w14:textId="77777777" w:rsidR="00AB2366" w:rsidRDefault="00AB2366">
      <w:pPr>
        <w:spacing w:line="200" w:lineRule="exact"/>
        <w:ind w:left="1800"/>
      </w:pPr>
    </w:p>
    <w:p w14:paraId="326DA2EF" w14:textId="77777777" w:rsidR="00AB2366" w:rsidRDefault="00AB2366">
      <w:pPr>
        <w:spacing w:line="200" w:lineRule="exact"/>
        <w:ind w:left="1800"/>
      </w:pPr>
    </w:p>
    <w:p w14:paraId="33106A5D" w14:textId="77777777" w:rsidR="00AB2366" w:rsidRDefault="00AB2366">
      <w:pPr>
        <w:spacing w:line="200" w:lineRule="exact"/>
        <w:ind w:left="1800"/>
      </w:pPr>
    </w:p>
    <w:p w14:paraId="17CD4CD3" w14:textId="77777777" w:rsidR="00AB2366" w:rsidRDefault="00AB2366">
      <w:pPr>
        <w:spacing w:line="200" w:lineRule="exact"/>
        <w:ind w:left="1800"/>
      </w:pPr>
    </w:p>
    <w:p w14:paraId="3A0908BA" w14:textId="77777777" w:rsidR="00AB2366" w:rsidRDefault="00AB2366">
      <w:pPr>
        <w:spacing w:line="200" w:lineRule="exact"/>
        <w:ind w:left="1800"/>
      </w:pPr>
    </w:p>
    <w:p w14:paraId="07A0ABC1" w14:textId="77777777" w:rsidR="00AB2366" w:rsidRDefault="00AB2366">
      <w:pPr>
        <w:spacing w:line="200" w:lineRule="exact"/>
        <w:ind w:left="1800"/>
      </w:pPr>
    </w:p>
    <w:p w14:paraId="39E9B8F8" w14:textId="77777777" w:rsidR="00AB2366" w:rsidRDefault="00AB2366">
      <w:pPr>
        <w:spacing w:line="200" w:lineRule="exact"/>
        <w:ind w:left="1800"/>
      </w:pPr>
    </w:p>
    <w:p w14:paraId="5669E23A" w14:textId="77777777" w:rsidR="00AB2366" w:rsidRDefault="00AB2366">
      <w:pPr>
        <w:spacing w:line="200" w:lineRule="exact"/>
        <w:ind w:left="1800"/>
      </w:pPr>
    </w:p>
    <w:p w14:paraId="3718A6A2" w14:textId="77777777" w:rsidR="00AB2366" w:rsidRDefault="00AB2366">
      <w:pPr>
        <w:spacing w:line="200" w:lineRule="exact"/>
        <w:ind w:left="1800"/>
      </w:pPr>
    </w:p>
    <w:p w14:paraId="47BD6D57" w14:textId="77777777" w:rsidR="00AB2366" w:rsidRDefault="00AB2366">
      <w:pPr>
        <w:spacing w:line="200" w:lineRule="exact"/>
        <w:ind w:left="1800"/>
      </w:pPr>
    </w:p>
    <w:p w14:paraId="4918904D" w14:textId="77777777" w:rsidR="00AB2366" w:rsidRDefault="00AB2366">
      <w:pPr>
        <w:spacing w:line="200" w:lineRule="exact"/>
        <w:ind w:left="1800"/>
      </w:pPr>
    </w:p>
    <w:p w14:paraId="4E64B0D0" w14:textId="77777777" w:rsidR="00AB2366" w:rsidRDefault="00AB2366">
      <w:pPr>
        <w:spacing w:line="200" w:lineRule="exact"/>
        <w:ind w:left="1800"/>
      </w:pPr>
    </w:p>
    <w:p w14:paraId="07E00969" w14:textId="77777777" w:rsidR="00AB2366" w:rsidRDefault="00AB2366">
      <w:pPr>
        <w:spacing w:line="200" w:lineRule="exact"/>
        <w:ind w:left="1800"/>
      </w:pPr>
    </w:p>
    <w:p w14:paraId="38D5BF90" w14:textId="77777777" w:rsidR="00AB2366" w:rsidRDefault="00AB2366">
      <w:pPr>
        <w:spacing w:line="200" w:lineRule="exact"/>
        <w:ind w:left="1800"/>
      </w:pPr>
    </w:p>
    <w:p w14:paraId="7B22B68C" w14:textId="77777777" w:rsidR="00AB2366" w:rsidRDefault="00AB2366">
      <w:pPr>
        <w:spacing w:line="200" w:lineRule="exact"/>
        <w:ind w:left="1800"/>
      </w:pPr>
    </w:p>
    <w:p w14:paraId="7DC224BF" w14:textId="77777777" w:rsidR="00AB2366" w:rsidRDefault="00AB2366">
      <w:pPr>
        <w:spacing w:line="200" w:lineRule="exact"/>
        <w:ind w:left="1800"/>
      </w:pPr>
    </w:p>
    <w:p w14:paraId="1C08B863" w14:textId="77777777" w:rsidR="00AB2366" w:rsidRDefault="00AB2366">
      <w:pPr>
        <w:spacing w:line="200" w:lineRule="exact"/>
        <w:ind w:left="1800"/>
      </w:pPr>
    </w:p>
    <w:p w14:paraId="15967154" w14:textId="77777777" w:rsidR="00AB2366" w:rsidRDefault="00AB2366">
      <w:pPr>
        <w:spacing w:line="200" w:lineRule="exact"/>
        <w:ind w:left="1800"/>
      </w:pPr>
    </w:p>
    <w:p w14:paraId="4786624E" w14:textId="77777777" w:rsidR="00AB2366" w:rsidRDefault="00AB2366">
      <w:pPr>
        <w:spacing w:line="269" w:lineRule="exact"/>
        <w:ind w:left="1800"/>
      </w:pPr>
    </w:p>
    <w:p w14:paraId="09762C6C" w14:textId="77777777" w:rsidR="00AB2366" w:rsidRDefault="00C044CB">
      <w:pPr>
        <w:spacing w:line="644" w:lineRule="exact"/>
        <w:ind w:left="1800"/>
      </w:pPr>
      <w:bookmarkStart w:id="810" w:name="PageMark48"/>
      <w:bookmarkEnd w:id="810"/>
      <w:r>
        <w:rPr>
          <w:rFonts w:ascii="Times New Roman" w:eastAsia="Times New Roman" w:hAnsi="Times New Roman" w:cs="Times New Roman"/>
          <w:color w:val="000000"/>
          <w:sz w:val="49"/>
          <w:szCs w:val="49"/>
        </w:rPr>
        <w:t>Bibliography</w:t>
      </w:r>
    </w:p>
    <w:p w14:paraId="1592D5CC" w14:textId="77777777" w:rsidR="00AB2366" w:rsidRDefault="00AB2366">
      <w:pPr>
        <w:spacing w:line="200" w:lineRule="exact"/>
        <w:ind w:left="1800"/>
      </w:pPr>
    </w:p>
    <w:p w14:paraId="3D20AD2E" w14:textId="77777777" w:rsidR="00AB2366" w:rsidRDefault="00AB2366">
      <w:pPr>
        <w:spacing w:line="200" w:lineRule="exact"/>
        <w:ind w:left="1800"/>
      </w:pPr>
    </w:p>
    <w:p w14:paraId="29A08EC9" w14:textId="77777777" w:rsidR="00AB2366" w:rsidRDefault="00AB2366">
      <w:pPr>
        <w:spacing w:line="200" w:lineRule="exact"/>
        <w:ind w:left="1800"/>
      </w:pPr>
    </w:p>
    <w:p w14:paraId="0F927D07" w14:textId="77777777" w:rsidR="00AB2366" w:rsidRDefault="00AB2366">
      <w:pPr>
        <w:spacing w:line="240" w:lineRule="exact"/>
        <w:ind w:left="1800"/>
      </w:pPr>
    </w:p>
    <w:p w14:paraId="01D33E61" w14:textId="77777777" w:rsidR="00AB2366" w:rsidRDefault="00C044CB">
      <w:pPr>
        <w:tabs>
          <w:tab w:val="left" w:pos="2315"/>
        </w:tabs>
        <w:spacing w:line="288" w:lineRule="exact"/>
        <w:ind w:left="1919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[1]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J.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Paredes,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G.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Arce,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Z.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Wang,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“Ultra-wideband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compressed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sensing: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chan-</w:t>
      </w:r>
    </w:p>
    <w:p w14:paraId="200CB1A2" w14:textId="77777777" w:rsidR="00AB2366" w:rsidRDefault="00C044CB">
      <w:pPr>
        <w:spacing w:line="433" w:lineRule="exact"/>
        <w:ind w:left="2315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nel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estimation,”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Selected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Topics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Processing,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IEEE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Journal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vol.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1,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no.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3,</w:t>
      </w:r>
    </w:p>
    <w:p w14:paraId="220755A5" w14:textId="77777777" w:rsidR="00AB2366" w:rsidRDefault="00C044CB">
      <w:pPr>
        <w:spacing w:line="433" w:lineRule="exact"/>
        <w:ind w:left="2315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pp.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383–395,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2007.</w:t>
      </w:r>
    </w:p>
    <w:p w14:paraId="0E6D517E" w14:textId="77777777" w:rsidR="00AB2366" w:rsidRDefault="00AB2366">
      <w:pPr>
        <w:spacing w:line="344" w:lineRule="exact"/>
        <w:ind w:left="1800"/>
      </w:pPr>
    </w:p>
    <w:p w14:paraId="12DC0B3E" w14:textId="77777777" w:rsidR="00AB2366" w:rsidRDefault="00C044CB">
      <w:pPr>
        <w:tabs>
          <w:tab w:val="left" w:pos="2315"/>
        </w:tabs>
        <w:spacing w:line="288" w:lineRule="exact"/>
        <w:ind w:left="1919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[2]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Cassioli,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Z.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Win,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Molisch,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“The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ultra-wide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bandwidth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indoor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chan-</w:t>
      </w:r>
    </w:p>
    <w:p w14:paraId="1EA81368" w14:textId="77777777" w:rsidR="00AB2366" w:rsidRDefault="00C044CB">
      <w:pPr>
        <w:spacing w:line="433" w:lineRule="exact"/>
        <w:ind w:left="2315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nel: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from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statistical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model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simulations,”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Selected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Areas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Communications,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IEEE</w:t>
      </w:r>
    </w:p>
    <w:p w14:paraId="30FD3401" w14:textId="77777777" w:rsidR="00AB2366" w:rsidRDefault="00C044CB">
      <w:pPr>
        <w:spacing w:line="433" w:lineRule="exact"/>
        <w:ind w:left="2315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Journal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on,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vol.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20,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no.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6,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pp.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1247–1257,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2002.</w:t>
      </w:r>
    </w:p>
    <w:p w14:paraId="7CC0DF2E" w14:textId="77777777" w:rsidR="00AB2366" w:rsidRDefault="00AB2366">
      <w:pPr>
        <w:spacing w:line="344" w:lineRule="exact"/>
        <w:ind w:left="1800"/>
      </w:pPr>
    </w:p>
    <w:p w14:paraId="0E3ED93B" w14:textId="77777777" w:rsidR="00AB2366" w:rsidRDefault="00C044CB">
      <w:pPr>
        <w:tabs>
          <w:tab w:val="left" w:pos="2315"/>
        </w:tabs>
        <w:spacing w:line="288" w:lineRule="exact"/>
        <w:ind w:left="1919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[3]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Banitalebi-Dehkordi,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J.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Abouei,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K.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Plataniotis,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“Compressive-sampling-</w:t>
      </w:r>
    </w:p>
    <w:p w14:paraId="1C20671B" w14:textId="77777777" w:rsidR="00AB2366" w:rsidRDefault="00C044CB">
      <w:pPr>
        <w:spacing w:line="433" w:lineRule="exact"/>
        <w:ind w:left="2315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positioning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wireless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body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area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networks,”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Biomedical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Health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Informat-</w:t>
      </w:r>
    </w:p>
    <w:p w14:paraId="222032E7" w14:textId="77777777" w:rsidR="00AB2366" w:rsidRDefault="00C044CB">
      <w:pPr>
        <w:spacing w:line="433" w:lineRule="exact"/>
        <w:ind w:left="2315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ics,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IEEE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Journal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vol.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18,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no.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1,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pp.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335–344,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2014.</w:t>
      </w:r>
    </w:p>
    <w:p w14:paraId="484D9552" w14:textId="77777777" w:rsidR="00AB2366" w:rsidRDefault="00AB2366">
      <w:pPr>
        <w:spacing w:line="344" w:lineRule="exact"/>
        <w:ind w:left="1800"/>
      </w:pPr>
    </w:p>
    <w:p w14:paraId="6366369D" w14:textId="77777777" w:rsidR="00AB2366" w:rsidRDefault="00C044CB">
      <w:pPr>
        <w:tabs>
          <w:tab w:val="left" w:pos="2315"/>
        </w:tabs>
        <w:spacing w:line="288" w:lineRule="exact"/>
        <w:ind w:left="1919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[4]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Kirolos,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J.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Laska,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Wakin,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Duarte,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Baron,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Ragheb,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Y.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Massoud,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</w:p>
    <w:p w14:paraId="634A1E58" w14:textId="77777777" w:rsidR="00AB2366" w:rsidRDefault="00C044CB">
      <w:pPr>
        <w:spacing w:line="433" w:lineRule="exact"/>
        <w:ind w:left="2315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Baraniuk,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“Analog-to-information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conversion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via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random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demodulation,”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De-</w:t>
      </w:r>
    </w:p>
    <w:p w14:paraId="2D7AF2BB" w14:textId="77777777" w:rsidR="00AB2366" w:rsidRDefault="00C044CB">
      <w:pPr>
        <w:spacing w:line="433" w:lineRule="exact"/>
        <w:ind w:left="2315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Applications,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Integration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Software,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2006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IEEE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Dallas/CAS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Workshop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on.</w:t>
      </w:r>
    </w:p>
    <w:p w14:paraId="60BEC4D3" w14:textId="77777777" w:rsidR="00AB2366" w:rsidRDefault="00C044CB">
      <w:pPr>
        <w:spacing w:line="433" w:lineRule="exact"/>
        <w:ind w:left="2315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IEEE,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2006,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pp.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71–74.</w:t>
      </w:r>
    </w:p>
    <w:p w14:paraId="1191CB24" w14:textId="77777777" w:rsidR="00AB2366" w:rsidRDefault="00AB2366">
      <w:pPr>
        <w:spacing w:line="344" w:lineRule="exact"/>
        <w:ind w:left="1800"/>
      </w:pPr>
    </w:p>
    <w:p w14:paraId="212ADA8E" w14:textId="77777777" w:rsidR="00AB2366" w:rsidRDefault="00C044CB">
      <w:pPr>
        <w:tabs>
          <w:tab w:val="left" w:pos="2315"/>
        </w:tabs>
        <w:spacing w:line="288" w:lineRule="exact"/>
        <w:ind w:left="1919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[5]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Yang,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Li,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G.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Peterson,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Fathy,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“Compressive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tdoa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uwb</w:t>
      </w:r>
    </w:p>
    <w:p w14:paraId="040F2F17" w14:textId="77777777" w:rsidR="00AB2366" w:rsidRDefault="00C044CB">
      <w:pPr>
        <w:tabs>
          <w:tab w:val="left" w:pos="9862"/>
        </w:tabs>
        <w:spacing w:line="433" w:lineRule="exact"/>
        <w:ind w:left="2315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positioning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systems,”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Radio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Wireless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Symposium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(RWS),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2011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IEEE.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IEEE,</w:t>
      </w:r>
    </w:p>
    <w:p w14:paraId="558E2CFE" w14:textId="77777777" w:rsidR="00AB2366" w:rsidRDefault="00C044CB">
      <w:pPr>
        <w:spacing w:line="433" w:lineRule="exact"/>
        <w:ind w:left="2315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2011,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pp.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194–197.</w:t>
      </w:r>
    </w:p>
    <w:p w14:paraId="4A60E97C" w14:textId="77777777" w:rsidR="00AB2366" w:rsidRDefault="00AB2366">
      <w:pPr>
        <w:sectPr w:rsidR="00AB2366">
          <w:pgSz w:w="11905" w:h="16837"/>
          <w:pgMar w:top="0" w:right="0" w:bottom="0" w:left="0" w:header="0" w:footer="0" w:gutter="0"/>
          <w:cols w:space="720"/>
        </w:sectPr>
      </w:pPr>
    </w:p>
    <w:p w14:paraId="02EA1264" w14:textId="77777777" w:rsidR="00AB2366" w:rsidRDefault="007A10E0">
      <w:pPr>
        <w:spacing w:line="200" w:lineRule="exact"/>
        <w:ind w:left="1800"/>
      </w:pPr>
      <w:r>
        <w:lastRenderedPageBreak/>
        <w:pict w14:anchorId="21EB9C5D">
          <v:group id="_x0000_s1030" style="position:absolute;left:0;text-align:left;margin-left:89.25pt;margin-top:121.5pt;width:432.75pt;height:.75pt;z-index:251680256;mso-position-horizontal-relative:page;mso-position-vertical-relative:page" coordorigin="1785,2430" coordsize="8655,15">
            <v:shape id="_x0000_s1031" style="position:absolute;left:7155;top:9749;width:8655;height:0" coordorigin="1785,2430" coordsize="8655,15" path="m1785,2430l1785,2430,1785,2430,1785,2430,1785,2430,1785,2430,1785,2430,1786,2430,1786,2430,1787,2430,1788,2430,1790,2430,1791,2430,1793,2430,1796,2430,1799,2430,1802,2430,1806,2430,1810,2430,1814,2430,1820,2430,1826,2430,1832,2430,1839,2430,1847,2430,1855,2430,1865,2430,1875,2430,1885,2430,1897,2430,1910,2430,1923,2430,1937,2430,1953,2430,1969,2430,1986,2430,2004,2430,2024,2430,2044,2430,2066,2430,2090,2430,2114,2430,2139,2430,2165,2430,2193,2430,2222,2430,2253,2430,2285,2430,2318,2430,2353,2430,2389,2430,2426,2430,2466,2430,2506,2430,2549,2430,2593,2430,2639,2430,2687,2430,2736,2430,2787,2430,2840,2430,2894,2430,2950,2430,3008,2430,3069,2430,3131,2430,3195,2430,3262,2430,3330,2430,3400,2430,3472,2430,3546,2430,3623,2430,3701,2430,3782,2430,3866,2430,3952,2430,4039,2430,4129,2430,4222,2430,4316,2430,4415,2430,4514,2430,4616,2430,4721,2430,4828,2430,4938,2430,5052,2430,5167,2430,5284,2430,5405,2430,5528,2430,5655,2430,5784,2430,5916,2430,6050,2430,6188,2430,6329,2430,6472,2430,6618,2430,6768,2430,6921,2430,7076,2430,7234,2430,7397,2430,7562,2430,7730,2430,7902,2430,8076,2430,8254,2430,8436,2430,8621,2430,8808,2430,9001,2430,9195,2430,9394,2430,9596,2430,9801,2430,10010,2430,10224,2430,10440,2430e" strokeweight=".1pt">
              <v:path arrowok="t"/>
              <o:lock v:ext="edit" verticies="t"/>
            </v:shape>
            <w10:wrap anchorx="page" anchory="page"/>
          </v:group>
        </w:pict>
      </w:r>
    </w:p>
    <w:p w14:paraId="68D03FB9" w14:textId="77777777" w:rsidR="00AB2366" w:rsidRDefault="00AB2366">
      <w:pPr>
        <w:spacing w:line="200" w:lineRule="exact"/>
        <w:ind w:left="1800"/>
      </w:pPr>
    </w:p>
    <w:p w14:paraId="18297B4C" w14:textId="77777777" w:rsidR="00AB2366" w:rsidRDefault="00AB2366">
      <w:pPr>
        <w:spacing w:line="200" w:lineRule="exact"/>
        <w:ind w:left="1800"/>
      </w:pPr>
    </w:p>
    <w:p w14:paraId="0A6BC9FC" w14:textId="77777777" w:rsidR="00AB2366" w:rsidRDefault="00AB2366">
      <w:pPr>
        <w:spacing w:line="200" w:lineRule="exact"/>
        <w:ind w:left="1800"/>
      </w:pPr>
    </w:p>
    <w:p w14:paraId="643084F0" w14:textId="77777777" w:rsidR="00AB2366" w:rsidRDefault="00AB2366">
      <w:pPr>
        <w:spacing w:line="200" w:lineRule="exact"/>
        <w:ind w:left="1800"/>
      </w:pPr>
    </w:p>
    <w:p w14:paraId="3468D476" w14:textId="77777777" w:rsidR="00AB2366" w:rsidRDefault="00AB2366">
      <w:pPr>
        <w:spacing w:line="200" w:lineRule="exact"/>
        <w:ind w:left="1800"/>
      </w:pPr>
    </w:p>
    <w:p w14:paraId="34AB9493" w14:textId="77777777" w:rsidR="00AB2366" w:rsidRDefault="00AB2366">
      <w:pPr>
        <w:spacing w:line="200" w:lineRule="exact"/>
        <w:ind w:left="1800"/>
      </w:pPr>
    </w:p>
    <w:p w14:paraId="356F9FD9" w14:textId="77777777" w:rsidR="00AB2366" w:rsidRDefault="00AB2366">
      <w:pPr>
        <w:spacing w:line="200" w:lineRule="exact"/>
        <w:ind w:left="1800"/>
      </w:pPr>
    </w:p>
    <w:p w14:paraId="16541682" w14:textId="77777777" w:rsidR="00AB2366" w:rsidRDefault="00AB2366">
      <w:pPr>
        <w:spacing w:line="200" w:lineRule="exact"/>
        <w:ind w:left="1800"/>
      </w:pPr>
    </w:p>
    <w:p w14:paraId="32F0486D" w14:textId="77777777" w:rsidR="00AB2366" w:rsidRDefault="00AB2366">
      <w:pPr>
        <w:spacing w:line="388" w:lineRule="exact"/>
        <w:ind w:left="1800"/>
      </w:pPr>
    </w:p>
    <w:p w14:paraId="47175736" w14:textId="77777777" w:rsidR="00AB2366" w:rsidRDefault="00C044CB">
      <w:pPr>
        <w:spacing w:line="240" w:lineRule="exact"/>
        <w:ind w:left="1804"/>
      </w:pPr>
      <w:bookmarkStart w:id="811" w:name="PageMark49"/>
      <w:bookmarkEnd w:id="811"/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BIBLIOGRAPHY</w:t>
      </w:r>
    </w:p>
    <w:p w14:paraId="657995BF" w14:textId="77777777" w:rsidR="00AB2366" w:rsidRDefault="00AB2366">
      <w:pPr>
        <w:spacing w:line="200" w:lineRule="exact"/>
        <w:ind w:left="1800"/>
      </w:pPr>
    </w:p>
    <w:p w14:paraId="0472A625" w14:textId="77777777" w:rsidR="00AB2366" w:rsidRDefault="00AB2366">
      <w:pPr>
        <w:spacing w:line="202" w:lineRule="exact"/>
        <w:ind w:left="1800"/>
      </w:pPr>
    </w:p>
    <w:p w14:paraId="3D5C802E" w14:textId="77777777" w:rsidR="00AB2366" w:rsidRDefault="00C044CB">
      <w:pPr>
        <w:tabs>
          <w:tab w:val="left" w:pos="2315"/>
        </w:tabs>
        <w:spacing w:line="288" w:lineRule="exact"/>
        <w:ind w:left="1919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[6]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Zhang,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Z.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Hu,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Qiu,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Sadler,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“A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compressed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ultra-</w:t>
      </w:r>
    </w:p>
    <w:p w14:paraId="20AE3B08" w14:textId="77777777" w:rsidR="00AB2366" w:rsidRDefault="00C044CB">
      <w:pPr>
        <w:spacing w:line="433" w:lineRule="exact"/>
        <w:ind w:left="2315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wideband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communication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system,”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Communications,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2009.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ICC’09.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IEEE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Inter-</w:t>
      </w:r>
    </w:p>
    <w:p w14:paraId="571B5EF9" w14:textId="77777777" w:rsidR="00AB2366" w:rsidRDefault="00C044CB">
      <w:pPr>
        <w:tabs>
          <w:tab w:val="left" w:pos="4863"/>
        </w:tabs>
        <w:spacing w:line="433" w:lineRule="exact"/>
        <w:ind w:left="2315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national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Conference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on.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IEEE,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2009,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pp.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1–5.</w:t>
      </w:r>
    </w:p>
    <w:p w14:paraId="501751B8" w14:textId="77777777" w:rsidR="00AB2366" w:rsidRDefault="00AB2366">
      <w:pPr>
        <w:spacing w:line="343" w:lineRule="exact"/>
        <w:ind w:left="1800"/>
      </w:pPr>
    </w:p>
    <w:p w14:paraId="29A6E2D3" w14:textId="77777777" w:rsidR="00AB2366" w:rsidRDefault="00C044CB">
      <w:pPr>
        <w:tabs>
          <w:tab w:val="left" w:pos="2315"/>
        </w:tabs>
        <w:spacing w:line="288" w:lineRule="exact"/>
        <w:ind w:left="1919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[7]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D’Amico,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Mengali,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Taponecco,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“Toa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estimation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with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ieee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802.15.</w:t>
      </w:r>
    </w:p>
    <w:p w14:paraId="02589079" w14:textId="77777777" w:rsidR="00AB2366" w:rsidRDefault="00C044CB">
      <w:pPr>
        <w:tabs>
          <w:tab w:val="left" w:pos="3699"/>
          <w:tab w:val="left" w:pos="6381"/>
          <w:tab w:val="left" w:pos="8724"/>
          <w:tab w:val="left" w:pos="9463"/>
          <w:tab w:val="left" w:pos="10141"/>
        </w:tabs>
        <w:spacing w:line="433" w:lineRule="exact"/>
        <w:ind w:left="2315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4a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standard,”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Wireless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Communications,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IEEE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Transactions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on,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vol.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9,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no.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7,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pp.</w:t>
      </w:r>
    </w:p>
    <w:p w14:paraId="1AAB20F1" w14:textId="77777777" w:rsidR="00AB2366" w:rsidRDefault="00C044CB">
      <w:pPr>
        <w:spacing w:line="433" w:lineRule="exact"/>
        <w:ind w:left="2315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2238–2247,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2010.</w:t>
      </w:r>
    </w:p>
    <w:p w14:paraId="321B6CC2" w14:textId="77777777" w:rsidR="00AB2366" w:rsidRDefault="00AB2366">
      <w:pPr>
        <w:spacing w:line="343" w:lineRule="exact"/>
        <w:ind w:left="1800"/>
      </w:pPr>
    </w:p>
    <w:p w14:paraId="61282996" w14:textId="77777777" w:rsidR="00AB2366" w:rsidRDefault="00C044CB">
      <w:pPr>
        <w:tabs>
          <w:tab w:val="left" w:pos="2315"/>
        </w:tabs>
        <w:spacing w:line="288" w:lineRule="exact"/>
        <w:ind w:left="1919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[8]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Yang,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Li,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Z.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Zhang,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G.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Peterson,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“Compressive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sub-mm</w:t>
      </w:r>
    </w:p>
    <w:p w14:paraId="5CD05AE6" w14:textId="77777777" w:rsidR="00AB2366" w:rsidRDefault="00C044CB">
      <w:pPr>
        <w:spacing w:line="433" w:lineRule="exact"/>
        <w:ind w:left="2315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accuracy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uwb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positioning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systems: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space–time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approach,”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Digital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Process-</w:t>
      </w:r>
    </w:p>
    <w:p w14:paraId="403C099D" w14:textId="77777777" w:rsidR="00AB2366" w:rsidRDefault="00C044CB">
      <w:pPr>
        <w:spacing w:line="433" w:lineRule="exact"/>
        <w:ind w:left="2315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ing,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vol.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23,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no.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1,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pp.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340–354,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2013.</w:t>
      </w:r>
    </w:p>
    <w:p w14:paraId="5A49A0A1" w14:textId="77777777" w:rsidR="00AB2366" w:rsidRDefault="00AB2366">
      <w:pPr>
        <w:spacing w:line="343" w:lineRule="exact"/>
        <w:ind w:left="1800"/>
      </w:pPr>
    </w:p>
    <w:p w14:paraId="55A41D19" w14:textId="77777777" w:rsidR="00AB2366" w:rsidRDefault="00C044CB">
      <w:pPr>
        <w:tabs>
          <w:tab w:val="left" w:pos="2315"/>
        </w:tabs>
        <w:spacing w:line="288" w:lineRule="exact"/>
        <w:ind w:left="1919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[9]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J.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Tropp,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J.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Laska,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Duarte,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J.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K.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Romberg,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G.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Baraniuk,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“Beyond</w:t>
      </w:r>
    </w:p>
    <w:p w14:paraId="13FD3568" w14:textId="77777777" w:rsidR="00AB2366" w:rsidRDefault="00C044CB">
      <w:pPr>
        <w:spacing w:line="433" w:lineRule="exact"/>
        <w:ind w:left="2315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nyquist: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Efficient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sampling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sparse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bandlimited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signals,”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Information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Theory,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IEEE</w:t>
      </w:r>
    </w:p>
    <w:p w14:paraId="73F68AC7" w14:textId="77777777" w:rsidR="00AB2366" w:rsidRDefault="00C044CB">
      <w:pPr>
        <w:spacing w:line="433" w:lineRule="exact"/>
        <w:ind w:left="2315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Transactions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on,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vol.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56,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no.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1,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pp.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520–544,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2010.</w:t>
      </w:r>
    </w:p>
    <w:p w14:paraId="5436F6BE" w14:textId="77777777" w:rsidR="00AB2366" w:rsidRDefault="00AB2366">
      <w:pPr>
        <w:spacing w:line="343" w:lineRule="exact"/>
        <w:ind w:left="1800"/>
      </w:pPr>
    </w:p>
    <w:p w14:paraId="5BA4BA01" w14:textId="77777777" w:rsidR="00AB2366" w:rsidRDefault="00C044CB">
      <w:pPr>
        <w:tabs>
          <w:tab w:val="left" w:pos="2315"/>
        </w:tabs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[10]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Akyildiz,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W.-Y.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Lee,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Vuran,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Mohanty,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“Next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generation/dynamic</w:t>
      </w:r>
    </w:p>
    <w:p w14:paraId="5980902E" w14:textId="77777777" w:rsidR="00AB2366" w:rsidRDefault="00C044CB">
      <w:pPr>
        <w:tabs>
          <w:tab w:val="left" w:pos="7403"/>
        </w:tabs>
        <w:spacing w:line="433" w:lineRule="exact"/>
        <w:ind w:left="2315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spectrum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access/cognitive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radio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wireless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networks: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survey,”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Computer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Networks,</w:t>
      </w:r>
    </w:p>
    <w:p w14:paraId="34280A0E" w14:textId="77777777" w:rsidR="00AB2366" w:rsidRDefault="00C044CB">
      <w:pPr>
        <w:spacing w:line="433" w:lineRule="exact"/>
        <w:ind w:left="2315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vol.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50,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no.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13,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pp.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2127–2159,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2006.</w:t>
      </w:r>
    </w:p>
    <w:p w14:paraId="7F1690A7" w14:textId="77777777" w:rsidR="00AB2366" w:rsidRDefault="00AB2366">
      <w:pPr>
        <w:spacing w:line="343" w:lineRule="exact"/>
        <w:ind w:left="1800"/>
      </w:pPr>
    </w:p>
    <w:p w14:paraId="1FB84125" w14:textId="77777777" w:rsidR="00AB2366" w:rsidRDefault="00C044CB">
      <w:pPr>
        <w:tabs>
          <w:tab w:val="left" w:pos="2315"/>
          <w:tab w:val="left" w:pos="8527"/>
        </w:tabs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[11]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V.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Poor,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introduction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estimation.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Springer,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1994.</w:t>
      </w:r>
    </w:p>
    <w:p w14:paraId="7AA7E042" w14:textId="77777777" w:rsidR="00AB2366" w:rsidRDefault="00AB2366">
      <w:pPr>
        <w:spacing w:line="343" w:lineRule="exact"/>
        <w:ind w:left="1800"/>
      </w:pPr>
    </w:p>
    <w:p w14:paraId="1553508C" w14:textId="77777777" w:rsidR="00AB2366" w:rsidRDefault="00C044CB">
      <w:pPr>
        <w:tabs>
          <w:tab w:val="left" w:pos="2315"/>
        </w:tabs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[12]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Urkowitz,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“Energy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unknown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deterministic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signals,”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Proceedings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</w:p>
    <w:p w14:paraId="3845B50B" w14:textId="77777777" w:rsidR="00AB2366" w:rsidRDefault="00C044CB">
      <w:pPr>
        <w:spacing w:line="433" w:lineRule="exact"/>
        <w:ind w:left="2315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IEEE,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vol.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55,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no.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4,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pp.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523–531,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1967.</w:t>
      </w:r>
    </w:p>
    <w:p w14:paraId="653F4AF3" w14:textId="77777777" w:rsidR="00AB2366" w:rsidRDefault="00AB2366">
      <w:pPr>
        <w:spacing w:line="343" w:lineRule="exact"/>
        <w:ind w:left="1800"/>
      </w:pPr>
    </w:p>
    <w:p w14:paraId="482B31F4" w14:textId="77777777" w:rsidR="00AB2366" w:rsidRDefault="00C044CB">
      <w:pPr>
        <w:tabs>
          <w:tab w:val="left" w:pos="2315"/>
          <w:tab w:val="left" w:pos="5255"/>
          <w:tab w:val="left" w:pos="8907"/>
          <w:tab w:val="left" w:pos="10041"/>
        </w:tabs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[13]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Enserink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Cochran,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“A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cyclostationary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feature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detector,”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Signals,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Sys-</w:t>
      </w:r>
    </w:p>
    <w:p w14:paraId="3C284A23" w14:textId="77777777" w:rsidR="00AB2366" w:rsidRDefault="00C044CB">
      <w:pPr>
        <w:spacing w:line="430" w:lineRule="exact"/>
        <w:ind w:left="2315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tems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Computers,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1994.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1994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Conference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Record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Twenty-Eighth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Asilomar</w:t>
      </w:r>
    </w:p>
    <w:p w14:paraId="70B0FB27" w14:textId="77777777" w:rsidR="00AB2366" w:rsidRDefault="00C044CB">
      <w:pPr>
        <w:tabs>
          <w:tab w:val="left" w:pos="4666"/>
        </w:tabs>
        <w:spacing w:line="436" w:lineRule="exact"/>
        <w:ind w:left="2315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Conference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on,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vol.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2.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IEEE,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1994,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pp.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806–810.</w:t>
      </w:r>
    </w:p>
    <w:p w14:paraId="509FEA39" w14:textId="77777777" w:rsidR="00AB2366" w:rsidRDefault="00AB2366">
      <w:pPr>
        <w:spacing w:line="343" w:lineRule="exact"/>
        <w:ind w:left="1800"/>
      </w:pPr>
    </w:p>
    <w:p w14:paraId="21E96BA5" w14:textId="77777777" w:rsidR="00AB2366" w:rsidRDefault="00C044CB">
      <w:pPr>
        <w:tabs>
          <w:tab w:val="left" w:pos="2315"/>
        </w:tabs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[14]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Z.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Quan,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Cui,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Sayed,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V.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Poor,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“Optimal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multiband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joint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</w:p>
    <w:p w14:paraId="12D351BD" w14:textId="77777777" w:rsidR="00AB2366" w:rsidRDefault="00C044CB">
      <w:pPr>
        <w:spacing w:line="433" w:lineRule="exact"/>
        <w:ind w:left="2315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spectrum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cognitive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radio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networks,”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Processing,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IEEE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Transactions</w:t>
      </w:r>
    </w:p>
    <w:p w14:paraId="4FF38D5C" w14:textId="77777777" w:rsidR="00AB2366" w:rsidRDefault="00C044CB">
      <w:pPr>
        <w:spacing w:line="433" w:lineRule="exact"/>
        <w:ind w:left="2315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on,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vol.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57,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no.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3,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pp.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1128–1140,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2009.</w:t>
      </w:r>
    </w:p>
    <w:p w14:paraId="4D82EA1F" w14:textId="77777777" w:rsidR="00AB2366" w:rsidRDefault="00AB2366">
      <w:pPr>
        <w:spacing w:line="309" w:lineRule="exact"/>
        <w:ind w:left="1800"/>
      </w:pPr>
    </w:p>
    <w:p w14:paraId="325C9016" w14:textId="77777777" w:rsidR="00AB2366" w:rsidRDefault="00C044CB">
      <w:pPr>
        <w:spacing w:line="288" w:lineRule="exact"/>
        <w:ind w:left="60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38</w:t>
      </w:r>
    </w:p>
    <w:p w14:paraId="24107A41" w14:textId="77777777" w:rsidR="00AB2366" w:rsidRDefault="00AB2366">
      <w:pPr>
        <w:sectPr w:rsidR="00AB2366">
          <w:pgSz w:w="11905" w:h="16837"/>
          <w:pgMar w:top="0" w:right="0" w:bottom="0" w:left="0" w:header="0" w:footer="0" w:gutter="0"/>
          <w:cols w:space="720"/>
        </w:sectPr>
      </w:pPr>
    </w:p>
    <w:p w14:paraId="272ED66C" w14:textId="77777777" w:rsidR="00AB2366" w:rsidRDefault="007A10E0">
      <w:pPr>
        <w:spacing w:line="200" w:lineRule="exact"/>
        <w:ind w:left="1800"/>
      </w:pPr>
      <w:r>
        <w:lastRenderedPageBreak/>
        <w:pict w14:anchorId="66DA6091">
          <v:group id="_x0000_s1028" style="position:absolute;left:0;text-align:left;margin-left:89.25pt;margin-top:121.5pt;width:432.75pt;height:.75pt;z-index:251681280;mso-position-horizontal-relative:page;mso-position-vertical-relative:page" coordorigin="1785,2430" coordsize="8655,15">
            <v:shape id="_x0000_s1029" style="position:absolute;left:7155;top:9749;width:8655;height:0" coordorigin="1785,2430" coordsize="8655,15" path="m1785,2430l1785,2430,1785,2430,1785,2430,1785,2430,1785,2430,1785,2430,1786,2430,1786,2430,1787,2430,1788,2430,1790,2430,1791,2430,1793,2430,1796,2430,1799,2430,1802,2430,1806,2430,1810,2430,1814,2430,1820,2430,1826,2430,1832,2430,1839,2430,1847,2430,1855,2430,1865,2430,1875,2430,1885,2430,1897,2430,1910,2430,1923,2430,1937,2430,1953,2430,1969,2430,1986,2430,2004,2430,2024,2430,2044,2430,2066,2430,2090,2430,2114,2430,2139,2430,2165,2430,2193,2430,2222,2430,2253,2430,2285,2430,2318,2430,2353,2430,2389,2430,2426,2430,2466,2430,2506,2430,2549,2430,2593,2430,2639,2430,2687,2430,2736,2430,2787,2430,2840,2430,2894,2430,2950,2430,3008,2430,3069,2430,3131,2430,3195,2430,3262,2430,3330,2430,3400,2430,3472,2430,3546,2430,3623,2430,3701,2430,3782,2430,3866,2430,3952,2430,4039,2430,4129,2430,4222,2430,4316,2430,4415,2430,4514,2430,4616,2430,4721,2430,4828,2430,4938,2430,5052,2430,5167,2430,5284,2430,5405,2430,5528,2430,5655,2430,5784,2430,5916,2430,6050,2430,6188,2430,6329,2430,6472,2430,6618,2430,6768,2430,6921,2430,7076,2430,7234,2430,7397,2430,7562,2430,7730,2430,7902,2430,8076,2430,8254,2430,8436,2430,8621,2430,8808,2430,9001,2430,9195,2430,9394,2430,9596,2430,9801,2430,10010,2430,10224,2430,10440,2430e" strokeweight=".1pt">
              <v:path arrowok="t"/>
              <o:lock v:ext="edit" verticies="t"/>
            </v:shape>
            <w10:wrap anchorx="page" anchory="page"/>
          </v:group>
        </w:pict>
      </w:r>
    </w:p>
    <w:p w14:paraId="4AE4B9A9" w14:textId="77777777" w:rsidR="00AB2366" w:rsidRDefault="00AB2366">
      <w:pPr>
        <w:spacing w:line="200" w:lineRule="exact"/>
        <w:ind w:left="1800"/>
      </w:pPr>
    </w:p>
    <w:p w14:paraId="43B36CB9" w14:textId="77777777" w:rsidR="00AB2366" w:rsidRDefault="00AB2366">
      <w:pPr>
        <w:spacing w:line="200" w:lineRule="exact"/>
        <w:ind w:left="1800"/>
      </w:pPr>
    </w:p>
    <w:p w14:paraId="555ED75D" w14:textId="77777777" w:rsidR="00AB2366" w:rsidRDefault="00AB2366">
      <w:pPr>
        <w:spacing w:line="200" w:lineRule="exact"/>
        <w:ind w:left="1800"/>
      </w:pPr>
    </w:p>
    <w:p w14:paraId="3278E2AD" w14:textId="77777777" w:rsidR="00AB2366" w:rsidRDefault="00AB2366">
      <w:pPr>
        <w:spacing w:line="200" w:lineRule="exact"/>
        <w:ind w:left="1800"/>
      </w:pPr>
    </w:p>
    <w:p w14:paraId="629CE328" w14:textId="77777777" w:rsidR="00AB2366" w:rsidRDefault="00AB2366">
      <w:pPr>
        <w:spacing w:line="200" w:lineRule="exact"/>
        <w:ind w:left="1800"/>
      </w:pPr>
    </w:p>
    <w:p w14:paraId="37C36D58" w14:textId="77777777" w:rsidR="00AB2366" w:rsidRDefault="00AB2366">
      <w:pPr>
        <w:spacing w:line="200" w:lineRule="exact"/>
        <w:ind w:left="1800"/>
      </w:pPr>
    </w:p>
    <w:p w14:paraId="5F468D74" w14:textId="77777777" w:rsidR="00AB2366" w:rsidRDefault="00AB2366">
      <w:pPr>
        <w:spacing w:line="200" w:lineRule="exact"/>
        <w:ind w:left="1800"/>
      </w:pPr>
    </w:p>
    <w:p w14:paraId="30AD75BB" w14:textId="77777777" w:rsidR="00AB2366" w:rsidRDefault="00AB2366">
      <w:pPr>
        <w:spacing w:line="200" w:lineRule="exact"/>
        <w:ind w:left="1800"/>
      </w:pPr>
    </w:p>
    <w:p w14:paraId="098A5191" w14:textId="77777777" w:rsidR="00AB2366" w:rsidRDefault="00AB2366">
      <w:pPr>
        <w:spacing w:line="388" w:lineRule="exact"/>
        <w:ind w:left="1800"/>
      </w:pPr>
    </w:p>
    <w:p w14:paraId="1A67D7DB" w14:textId="77777777" w:rsidR="00AB2366" w:rsidRDefault="00C044CB">
      <w:pPr>
        <w:spacing w:line="240" w:lineRule="exact"/>
        <w:ind w:left="1804"/>
      </w:pPr>
      <w:bookmarkStart w:id="812" w:name="PageMark50"/>
      <w:bookmarkEnd w:id="812"/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BIBLIOGRAPHY</w:t>
      </w:r>
    </w:p>
    <w:p w14:paraId="1CD0BE88" w14:textId="77777777" w:rsidR="00AB2366" w:rsidRDefault="00AB2366">
      <w:pPr>
        <w:spacing w:line="200" w:lineRule="exact"/>
        <w:ind w:left="1800"/>
      </w:pPr>
    </w:p>
    <w:p w14:paraId="0F2A364F" w14:textId="77777777" w:rsidR="00AB2366" w:rsidRDefault="00AB2366">
      <w:pPr>
        <w:spacing w:line="202" w:lineRule="exact"/>
        <w:ind w:left="1800"/>
      </w:pPr>
    </w:p>
    <w:p w14:paraId="61723270" w14:textId="77777777" w:rsidR="00AB2366" w:rsidRDefault="00C044CB">
      <w:pPr>
        <w:tabs>
          <w:tab w:val="left" w:pos="2315"/>
        </w:tabs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[15]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Z.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Tian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G.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Giannakis,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“A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wavelet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approach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wideband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spectrum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</w:p>
    <w:p w14:paraId="7505E64D" w14:textId="77777777" w:rsidR="00AB2366" w:rsidRDefault="00C044CB">
      <w:pPr>
        <w:spacing w:line="433" w:lineRule="exact"/>
        <w:ind w:left="2315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cognitive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radios,”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Cognitive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Radio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Oriented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Wireless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Networks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Communica-</w:t>
      </w:r>
    </w:p>
    <w:p w14:paraId="7E60FC39" w14:textId="77777777" w:rsidR="00AB2366" w:rsidRDefault="00C044CB">
      <w:pPr>
        <w:tabs>
          <w:tab w:val="left" w:pos="6849"/>
        </w:tabs>
        <w:spacing w:line="433" w:lineRule="exact"/>
        <w:ind w:left="2315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tions,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2006.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1st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International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Conference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on.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IEEE,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2006,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pp.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1–5.</w:t>
      </w:r>
    </w:p>
    <w:p w14:paraId="69B91868" w14:textId="77777777" w:rsidR="00AB2366" w:rsidRDefault="00AB2366">
      <w:pPr>
        <w:spacing w:line="344" w:lineRule="exact"/>
        <w:ind w:left="1800"/>
      </w:pPr>
    </w:p>
    <w:p w14:paraId="7CEA37CD" w14:textId="77777777" w:rsidR="00AB2366" w:rsidRDefault="00C044CB">
      <w:pPr>
        <w:tabs>
          <w:tab w:val="left" w:pos="2315"/>
        </w:tabs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[16]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Farhang-Boroujeny,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“Filter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bank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spectrum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cognitive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radios,”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</w:t>
      </w:r>
    </w:p>
    <w:p w14:paraId="406BB480" w14:textId="77777777" w:rsidR="00AB2366" w:rsidRDefault="00C044CB">
      <w:pPr>
        <w:spacing w:line="433" w:lineRule="exact"/>
        <w:ind w:left="2315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Processing,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IEEE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Transactions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on,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vol.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56,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no.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5,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pp.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1801–1811,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2008.</w:t>
      </w:r>
    </w:p>
    <w:p w14:paraId="7EF8643E" w14:textId="77777777" w:rsidR="00AB2366" w:rsidRDefault="00AB2366">
      <w:pPr>
        <w:spacing w:line="344" w:lineRule="exact"/>
        <w:ind w:left="1800"/>
      </w:pPr>
    </w:p>
    <w:p w14:paraId="1A2AA53F" w14:textId="77777777" w:rsidR="00AB2366" w:rsidRDefault="00C044CB">
      <w:pPr>
        <w:tabs>
          <w:tab w:val="left" w:pos="2315"/>
          <w:tab w:val="left" w:pos="5713"/>
        </w:tabs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[17]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Venkataramani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Y.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Bresler,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“Perfect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reconstruction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formulas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bounds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on</w:t>
      </w:r>
    </w:p>
    <w:p w14:paraId="71122C23" w14:textId="77777777" w:rsidR="00AB2366" w:rsidRDefault="00C044CB">
      <w:pPr>
        <w:spacing w:line="433" w:lineRule="exact"/>
        <w:ind w:left="2315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aliasing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error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sub-nyquist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nonuniform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sampling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multiband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signals,”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Information</w:t>
      </w:r>
    </w:p>
    <w:p w14:paraId="61343B24" w14:textId="77777777" w:rsidR="00AB2366" w:rsidRDefault="00C044CB">
      <w:pPr>
        <w:spacing w:line="433" w:lineRule="exact"/>
        <w:ind w:left="2315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Theory,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IEEE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Transactions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on,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vol.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46,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no.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6,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pp.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2173–2183,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2000.</w:t>
      </w:r>
    </w:p>
    <w:p w14:paraId="2BCDBACE" w14:textId="77777777" w:rsidR="00AB2366" w:rsidRDefault="00AB2366">
      <w:pPr>
        <w:spacing w:line="344" w:lineRule="exact"/>
        <w:ind w:left="1800"/>
      </w:pPr>
    </w:p>
    <w:p w14:paraId="0E844BCD" w14:textId="77777777" w:rsidR="00AB2366" w:rsidRDefault="00C044CB">
      <w:pPr>
        <w:tabs>
          <w:tab w:val="left" w:pos="2315"/>
        </w:tabs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[18]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Sun,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Nallanathan,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C.-X.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Wang,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Y.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Chen,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“Wideband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spectrum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</w:p>
    <w:p w14:paraId="045CBE95" w14:textId="77777777" w:rsidR="00AB2366" w:rsidRDefault="00C044CB">
      <w:pPr>
        <w:spacing w:line="433" w:lineRule="exact"/>
        <w:ind w:left="2315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cognitive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radio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networks: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survey,”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Wireless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Communications,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IEEE,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vol.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20,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no.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2,</w:t>
      </w:r>
    </w:p>
    <w:p w14:paraId="75081C10" w14:textId="77777777" w:rsidR="00AB2366" w:rsidRDefault="00C044CB">
      <w:pPr>
        <w:spacing w:line="433" w:lineRule="exact"/>
        <w:ind w:left="2315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pp.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74–81,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2013.</w:t>
      </w:r>
    </w:p>
    <w:p w14:paraId="53298C05" w14:textId="77777777" w:rsidR="00AB2366" w:rsidRDefault="00AB2366">
      <w:pPr>
        <w:spacing w:line="344" w:lineRule="exact"/>
        <w:ind w:left="1800"/>
      </w:pPr>
    </w:p>
    <w:p w14:paraId="7BED7F8B" w14:textId="77777777" w:rsidR="00AB2366" w:rsidRDefault="00C044CB">
      <w:pPr>
        <w:tabs>
          <w:tab w:val="left" w:pos="2315"/>
        </w:tabs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[19]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Mishali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Y.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Eldar,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“Expected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rip: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Conditioning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modulated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wideband</w:t>
      </w:r>
    </w:p>
    <w:p w14:paraId="6142EEA1" w14:textId="77777777" w:rsidR="00AB2366" w:rsidRDefault="00C044CB">
      <w:pPr>
        <w:tabs>
          <w:tab w:val="left" w:pos="9254"/>
        </w:tabs>
        <w:spacing w:line="433" w:lineRule="exact"/>
        <w:ind w:left="2315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converter,”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Information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Theory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Workshop,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2009.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ITW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2009.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IEEE.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IEEE,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2009,</w:t>
      </w:r>
    </w:p>
    <w:p w14:paraId="5FC98F7F" w14:textId="77777777" w:rsidR="00AB2366" w:rsidRDefault="00C044CB">
      <w:pPr>
        <w:spacing w:line="433" w:lineRule="exact"/>
        <w:ind w:left="2315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pp.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343–347.</w:t>
      </w:r>
    </w:p>
    <w:p w14:paraId="5292E263" w14:textId="77777777" w:rsidR="00AB2366" w:rsidRDefault="00AB2366">
      <w:pPr>
        <w:spacing w:line="344" w:lineRule="exact"/>
        <w:ind w:left="1800"/>
      </w:pPr>
    </w:p>
    <w:p w14:paraId="6803D557" w14:textId="77777777" w:rsidR="00AB2366" w:rsidRDefault="00C044CB">
      <w:pPr>
        <w:tabs>
          <w:tab w:val="left" w:pos="2315"/>
          <w:tab w:val="left" w:pos="3195"/>
        </w:tabs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[20]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Z.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Tian,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“Compressed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wideband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cooperative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cognitive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radio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networks,”</w:t>
      </w:r>
    </w:p>
    <w:p w14:paraId="761C6197" w14:textId="77777777" w:rsidR="00AB2366" w:rsidRDefault="00C044CB">
      <w:pPr>
        <w:spacing w:line="433" w:lineRule="exact"/>
        <w:ind w:left="2315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Global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Telecommunications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Conference,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2008.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IEEE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GLOBECOM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2008.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IEEE.</w:t>
      </w:r>
    </w:p>
    <w:p w14:paraId="39D8C8C7" w14:textId="77777777" w:rsidR="00AB2366" w:rsidRDefault="00C044CB">
      <w:pPr>
        <w:spacing w:line="433" w:lineRule="exact"/>
        <w:ind w:left="2315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IEEE,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2008,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pp.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1–5.</w:t>
      </w:r>
    </w:p>
    <w:p w14:paraId="4C9B5BED" w14:textId="77777777" w:rsidR="00AB2366" w:rsidRDefault="00AB2366">
      <w:pPr>
        <w:spacing w:line="344" w:lineRule="exact"/>
        <w:ind w:left="1800"/>
      </w:pPr>
    </w:p>
    <w:p w14:paraId="7F226092" w14:textId="77777777" w:rsidR="00AB2366" w:rsidRDefault="00C044CB">
      <w:pPr>
        <w:tabs>
          <w:tab w:val="left" w:pos="2315"/>
        </w:tabs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[21]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Y.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Wang,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Pandharipande,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Y.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Polo,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G.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Leus,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“Distributed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compressive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wide-</w:t>
      </w:r>
    </w:p>
    <w:p w14:paraId="64DFBA32" w14:textId="77777777" w:rsidR="00AB2366" w:rsidRDefault="00C044CB">
      <w:pPr>
        <w:spacing w:line="433" w:lineRule="exact"/>
        <w:ind w:left="2315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spectrum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sensing,”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Information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Theory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Applications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Workshop,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2009.</w:t>
      </w:r>
    </w:p>
    <w:p w14:paraId="75F7056D" w14:textId="77777777" w:rsidR="00AB2366" w:rsidRDefault="00C044CB">
      <w:pPr>
        <w:spacing w:line="433" w:lineRule="exact"/>
        <w:ind w:left="2315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IEEE,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2009,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pp.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178–183.</w:t>
      </w:r>
    </w:p>
    <w:p w14:paraId="20980AB4" w14:textId="77777777" w:rsidR="00AB2366" w:rsidRDefault="00AB2366">
      <w:pPr>
        <w:spacing w:line="344" w:lineRule="exact"/>
        <w:ind w:left="1800"/>
      </w:pPr>
    </w:p>
    <w:p w14:paraId="03DF68A5" w14:textId="77777777" w:rsidR="00AB2366" w:rsidRDefault="00C044CB">
      <w:pPr>
        <w:tabs>
          <w:tab w:val="left" w:pos="2315"/>
        </w:tabs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[22]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Z.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Fanzi,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Li,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Z.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Tian,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“Distributed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compressive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spectrum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coopera-</w:t>
      </w:r>
    </w:p>
    <w:p w14:paraId="2CBE3FD5" w14:textId="77777777" w:rsidR="00AB2366" w:rsidRDefault="00C044CB">
      <w:pPr>
        <w:spacing w:line="433" w:lineRule="exact"/>
        <w:ind w:left="2315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multihop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cognitive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networks,”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Selected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Topics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Processing,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IEEE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Jour-</w:t>
      </w:r>
    </w:p>
    <w:p w14:paraId="19A3A992" w14:textId="77777777" w:rsidR="00AB2366" w:rsidRDefault="00C044CB">
      <w:pPr>
        <w:spacing w:line="433" w:lineRule="exact"/>
        <w:ind w:left="2315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vol.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5,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no.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1,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pp.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37–48,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2011.</w:t>
      </w:r>
    </w:p>
    <w:p w14:paraId="36ACFBB0" w14:textId="77777777" w:rsidR="00AB2366" w:rsidRDefault="00AB2366">
      <w:pPr>
        <w:spacing w:line="200" w:lineRule="exact"/>
        <w:ind w:left="1800"/>
      </w:pPr>
    </w:p>
    <w:p w14:paraId="25406AE0" w14:textId="77777777" w:rsidR="00AB2366" w:rsidRDefault="00AB2366">
      <w:pPr>
        <w:spacing w:line="200" w:lineRule="exact"/>
        <w:ind w:left="1800"/>
      </w:pPr>
    </w:p>
    <w:p w14:paraId="3350E858" w14:textId="77777777" w:rsidR="00AB2366" w:rsidRDefault="00AB2366">
      <w:pPr>
        <w:spacing w:line="200" w:lineRule="exact"/>
        <w:ind w:left="1800"/>
      </w:pPr>
    </w:p>
    <w:p w14:paraId="41EE510F" w14:textId="77777777" w:rsidR="00AB2366" w:rsidRDefault="00AB2366">
      <w:pPr>
        <w:spacing w:line="337" w:lineRule="exact"/>
        <w:ind w:left="1800"/>
      </w:pPr>
    </w:p>
    <w:p w14:paraId="6EA88529" w14:textId="77777777" w:rsidR="00AB2366" w:rsidRDefault="00C044CB">
      <w:pPr>
        <w:spacing w:line="288" w:lineRule="exact"/>
        <w:ind w:left="60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39</w:t>
      </w:r>
    </w:p>
    <w:p w14:paraId="5209787E" w14:textId="77777777" w:rsidR="00AB2366" w:rsidRDefault="00AB2366">
      <w:pPr>
        <w:sectPr w:rsidR="00AB2366">
          <w:pgSz w:w="11905" w:h="16837"/>
          <w:pgMar w:top="0" w:right="0" w:bottom="0" w:left="0" w:header="0" w:footer="0" w:gutter="0"/>
          <w:cols w:space="720"/>
        </w:sectPr>
      </w:pPr>
    </w:p>
    <w:p w14:paraId="50606AB1" w14:textId="77777777" w:rsidR="00AB2366" w:rsidRDefault="007A10E0">
      <w:pPr>
        <w:spacing w:line="200" w:lineRule="exact"/>
        <w:ind w:left="1800"/>
      </w:pPr>
      <w:r>
        <w:lastRenderedPageBreak/>
        <w:pict w14:anchorId="62B79123">
          <v:group id="_x0000_s1026" style="position:absolute;left:0;text-align:left;margin-left:89.25pt;margin-top:121.5pt;width:432.75pt;height:.75pt;z-index:251682304;mso-position-horizontal-relative:page;mso-position-vertical-relative:page" coordorigin="1785,2430" coordsize="8655,15">
            <v:shape id="_x0000_s1027" style="position:absolute;left:7155;top:9749;width:8655;height:0" coordorigin="1785,2430" coordsize="8655,15" path="m1785,2430l1785,2430,1785,2430,1785,2430,1785,2430,1785,2430,1785,2430,1786,2430,1786,2430,1787,2430,1788,2430,1790,2430,1791,2430,1793,2430,1796,2430,1799,2430,1802,2430,1806,2430,1810,2430,1814,2430,1820,2430,1826,2430,1832,2430,1839,2430,1847,2430,1855,2430,1865,2430,1875,2430,1885,2430,1897,2430,1910,2430,1923,2430,1937,2430,1953,2430,1969,2430,1986,2430,2004,2430,2024,2430,2044,2430,2066,2430,2090,2430,2114,2430,2139,2430,2165,2430,2193,2430,2222,2430,2253,2430,2285,2430,2318,2430,2353,2430,2389,2430,2426,2430,2466,2430,2506,2430,2549,2430,2593,2430,2639,2430,2687,2430,2736,2430,2787,2430,2840,2430,2894,2430,2950,2430,3008,2430,3069,2430,3131,2430,3195,2430,3262,2430,3330,2430,3400,2430,3472,2430,3546,2430,3623,2430,3701,2430,3782,2430,3866,2430,3952,2430,4039,2430,4129,2430,4222,2430,4316,2430,4415,2430,4514,2430,4616,2430,4721,2430,4828,2430,4938,2430,5052,2430,5167,2430,5284,2430,5405,2430,5528,2430,5655,2430,5784,2430,5916,2430,6050,2430,6188,2430,6329,2430,6472,2430,6618,2430,6768,2430,6921,2430,7076,2430,7234,2430,7397,2430,7562,2430,7730,2430,7902,2430,8076,2430,8254,2430,8436,2430,8621,2430,8808,2430,9001,2430,9195,2430,9394,2430,9596,2430,9801,2430,10010,2430,10224,2430,10440,2430e" strokeweight=".1pt">
              <v:path arrowok="t"/>
              <o:lock v:ext="edit" verticies="t"/>
            </v:shape>
            <w10:wrap anchorx="page" anchory="page"/>
          </v:group>
        </w:pict>
      </w:r>
    </w:p>
    <w:p w14:paraId="1DE9D7E1" w14:textId="77777777" w:rsidR="00AB2366" w:rsidRDefault="00AB2366">
      <w:pPr>
        <w:spacing w:line="200" w:lineRule="exact"/>
        <w:ind w:left="1800"/>
      </w:pPr>
    </w:p>
    <w:p w14:paraId="2F0B8278" w14:textId="77777777" w:rsidR="00AB2366" w:rsidRDefault="00AB2366">
      <w:pPr>
        <w:spacing w:line="200" w:lineRule="exact"/>
        <w:ind w:left="1800"/>
      </w:pPr>
    </w:p>
    <w:p w14:paraId="6799041E" w14:textId="77777777" w:rsidR="00AB2366" w:rsidRDefault="00AB2366">
      <w:pPr>
        <w:spacing w:line="200" w:lineRule="exact"/>
        <w:ind w:left="1800"/>
      </w:pPr>
    </w:p>
    <w:p w14:paraId="743FDA85" w14:textId="77777777" w:rsidR="00AB2366" w:rsidRDefault="00AB2366">
      <w:pPr>
        <w:spacing w:line="200" w:lineRule="exact"/>
        <w:ind w:left="1800"/>
      </w:pPr>
    </w:p>
    <w:p w14:paraId="50AF2889" w14:textId="77777777" w:rsidR="00AB2366" w:rsidRDefault="00AB2366">
      <w:pPr>
        <w:spacing w:line="200" w:lineRule="exact"/>
        <w:ind w:left="1800"/>
      </w:pPr>
    </w:p>
    <w:p w14:paraId="6AB2F24C" w14:textId="77777777" w:rsidR="00AB2366" w:rsidRDefault="00AB2366">
      <w:pPr>
        <w:spacing w:line="200" w:lineRule="exact"/>
        <w:ind w:left="1800"/>
      </w:pPr>
    </w:p>
    <w:p w14:paraId="6E064857" w14:textId="77777777" w:rsidR="00AB2366" w:rsidRDefault="00AB2366">
      <w:pPr>
        <w:spacing w:line="200" w:lineRule="exact"/>
        <w:ind w:left="1800"/>
      </w:pPr>
    </w:p>
    <w:p w14:paraId="02121FAE" w14:textId="77777777" w:rsidR="00AB2366" w:rsidRDefault="00AB2366">
      <w:pPr>
        <w:spacing w:line="200" w:lineRule="exact"/>
        <w:ind w:left="1800"/>
      </w:pPr>
    </w:p>
    <w:p w14:paraId="0C56033F" w14:textId="77777777" w:rsidR="00AB2366" w:rsidRDefault="00AB2366">
      <w:pPr>
        <w:spacing w:line="388" w:lineRule="exact"/>
        <w:ind w:left="1800"/>
      </w:pPr>
    </w:p>
    <w:p w14:paraId="5AC741BB" w14:textId="77777777" w:rsidR="00AB2366" w:rsidRDefault="00C044CB">
      <w:pPr>
        <w:spacing w:line="240" w:lineRule="exact"/>
        <w:ind w:left="1804"/>
      </w:pPr>
      <w:bookmarkStart w:id="813" w:name="PageMark51"/>
      <w:bookmarkEnd w:id="813"/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BIBLIOGRAPHY</w:t>
      </w:r>
    </w:p>
    <w:p w14:paraId="29319C76" w14:textId="77777777" w:rsidR="00AB2366" w:rsidRDefault="00AB2366">
      <w:pPr>
        <w:spacing w:line="200" w:lineRule="exact"/>
        <w:ind w:left="1800"/>
      </w:pPr>
    </w:p>
    <w:p w14:paraId="6F4C16E2" w14:textId="77777777" w:rsidR="00AB2366" w:rsidRDefault="00AB2366">
      <w:pPr>
        <w:spacing w:line="202" w:lineRule="exact"/>
        <w:ind w:left="1800"/>
      </w:pPr>
    </w:p>
    <w:p w14:paraId="5516C8E5" w14:textId="77777777" w:rsidR="00AB2366" w:rsidRDefault="00C044CB">
      <w:pPr>
        <w:tabs>
          <w:tab w:val="left" w:pos="2315"/>
        </w:tabs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[23]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Stinco,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Greco,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Gini,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Manna,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“Compressed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spectrum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</w:p>
    <w:p w14:paraId="6625EF80" w14:textId="77777777" w:rsidR="00AB2366" w:rsidRDefault="00C044CB">
      <w:pPr>
        <w:spacing w:line="433" w:lineRule="exact"/>
        <w:ind w:left="2315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cognitive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radar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systems,”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Acoustics,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Speech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Processing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(ICASSP),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2014</w:t>
      </w:r>
    </w:p>
    <w:p w14:paraId="5861FA6F" w14:textId="77777777" w:rsidR="00AB2366" w:rsidRDefault="00C044CB">
      <w:pPr>
        <w:tabs>
          <w:tab w:val="left" w:pos="5906"/>
        </w:tabs>
        <w:spacing w:line="433" w:lineRule="exact"/>
        <w:ind w:left="2315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IEEE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International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Conference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on.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IEEE,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2014,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pp.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81–85.</w:t>
      </w:r>
    </w:p>
    <w:p w14:paraId="41D1549B" w14:textId="77777777" w:rsidR="00AB2366" w:rsidRDefault="00AB2366">
      <w:pPr>
        <w:spacing w:line="310" w:lineRule="exact"/>
        <w:ind w:left="1800"/>
      </w:pPr>
    </w:p>
    <w:p w14:paraId="16A7A7CF" w14:textId="77777777" w:rsidR="00AB2366" w:rsidRDefault="00C044CB">
      <w:pPr>
        <w:tabs>
          <w:tab w:val="left" w:pos="2315"/>
        </w:tabs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[24]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Davenport,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Boufounos,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Wakin,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G.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Baraniuk,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“Signal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pro-</w:t>
      </w:r>
    </w:p>
    <w:p w14:paraId="38DD8073" w14:textId="77777777" w:rsidR="00AB2366" w:rsidRDefault="00C044CB">
      <w:pPr>
        <w:spacing w:line="433" w:lineRule="exact"/>
        <w:ind w:left="2315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cessing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with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compressive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measurements,”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Selected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Topics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Processing,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IEEE</w:t>
      </w:r>
    </w:p>
    <w:p w14:paraId="249583DC" w14:textId="77777777" w:rsidR="00AB2366" w:rsidRDefault="00C044CB">
      <w:pPr>
        <w:spacing w:line="433" w:lineRule="exact"/>
        <w:ind w:left="2315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Journal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vol.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4,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no.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pp.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445–460,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2010.</w:t>
      </w:r>
    </w:p>
    <w:p w14:paraId="16F05EB9" w14:textId="77777777" w:rsidR="00AB2366" w:rsidRDefault="00AB2366">
      <w:pPr>
        <w:spacing w:line="310" w:lineRule="exact"/>
        <w:ind w:left="1800"/>
      </w:pPr>
    </w:p>
    <w:p w14:paraId="1E6EA3D8" w14:textId="77777777" w:rsidR="00AB2366" w:rsidRDefault="00C044CB">
      <w:pPr>
        <w:tabs>
          <w:tab w:val="left" w:pos="2315"/>
        </w:tabs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[25]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Ohlsson,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Y.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Eldar,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Y.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Yang,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Sastry,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“Compressive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shift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retrieval,”</w:t>
      </w:r>
    </w:p>
    <w:p w14:paraId="159057A2" w14:textId="77777777" w:rsidR="00AB2366" w:rsidRDefault="00C044CB">
      <w:pPr>
        <w:spacing w:line="433" w:lineRule="exact"/>
        <w:ind w:left="2315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Acoustics,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Speech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Processing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(ICASSP),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2013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IEEE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International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Con-</w:t>
      </w:r>
    </w:p>
    <w:p w14:paraId="5D7EA43D" w14:textId="77777777" w:rsidR="00AB2366" w:rsidRDefault="00C044CB">
      <w:pPr>
        <w:tabs>
          <w:tab w:val="left" w:pos="3607"/>
        </w:tabs>
        <w:spacing w:line="433" w:lineRule="exact"/>
        <w:ind w:left="2315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ference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on.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IEEE,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2013,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pp.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6034–6038.</w:t>
      </w:r>
    </w:p>
    <w:p w14:paraId="5E6F8F73" w14:textId="77777777" w:rsidR="00AB2366" w:rsidRDefault="00AB2366">
      <w:pPr>
        <w:spacing w:line="310" w:lineRule="exact"/>
        <w:ind w:left="1800"/>
      </w:pPr>
    </w:p>
    <w:p w14:paraId="78DF2011" w14:textId="77777777" w:rsidR="00AB2366" w:rsidRDefault="00C044CB">
      <w:pPr>
        <w:tabs>
          <w:tab w:val="left" w:pos="2315"/>
        </w:tabs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[26]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Valsesia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Magli,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“Compressive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processing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with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circulant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ma-</w:t>
      </w:r>
    </w:p>
    <w:p w14:paraId="22DE1E98" w14:textId="77777777" w:rsidR="00AB2366" w:rsidRDefault="00C044CB">
      <w:pPr>
        <w:spacing w:line="433" w:lineRule="exact"/>
        <w:ind w:left="2315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trices,”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arXiv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preprint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arXiv:1403.2835,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2014.</w:t>
      </w:r>
    </w:p>
    <w:p w14:paraId="3E486EC8" w14:textId="77777777" w:rsidR="00AB2366" w:rsidRDefault="00AB2366">
      <w:pPr>
        <w:spacing w:line="310" w:lineRule="exact"/>
        <w:ind w:left="1800"/>
      </w:pPr>
    </w:p>
    <w:p w14:paraId="7BCEC605" w14:textId="77777777" w:rsidR="00AB2366" w:rsidRDefault="00C044CB">
      <w:pPr>
        <w:tabs>
          <w:tab w:val="left" w:pos="2315"/>
          <w:tab w:val="left" w:pos="2644"/>
          <w:tab w:val="left" w:pos="3619"/>
          <w:tab w:val="left" w:pos="3948"/>
          <w:tab w:val="left" w:pos="5213"/>
          <w:tab w:val="left" w:pos="5542"/>
          <w:tab w:val="left" w:pos="5832"/>
          <w:tab w:val="left" w:pos="6659"/>
          <w:tab w:val="left" w:pos="7100"/>
          <w:tab w:val="left" w:pos="7398"/>
          <w:tab w:val="left" w:pos="8321"/>
          <w:tab w:val="left" w:pos="9440"/>
          <w:tab w:val="left" w:pos="10254"/>
        </w:tabs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[27]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A.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Appaiah,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A.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Perincherry,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A.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S.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Keskar,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V.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Krishna,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“Spectrum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</w:p>
    <w:p w14:paraId="468FA614" w14:textId="77777777" w:rsidR="00AB2366" w:rsidRDefault="00C044CB">
      <w:pPr>
        <w:spacing w:line="433" w:lineRule="exact"/>
        <w:ind w:left="2315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cognitive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radio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compressive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measurements,”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Emerging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Trends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Com-</w:t>
      </w:r>
    </w:p>
    <w:p w14:paraId="0FE31546" w14:textId="77777777" w:rsidR="00AB2366" w:rsidRDefault="00C044CB">
      <w:pPr>
        <w:spacing w:line="430" w:lineRule="exact"/>
        <w:ind w:left="2315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munication,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Control,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Processing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&amp;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Computing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Applications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(C2SPCA),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2013</w:t>
      </w:r>
    </w:p>
    <w:p w14:paraId="15B3E743" w14:textId="77777777" w:rsidR="00AB2366" w:rsidRDefault="00C044CB">
      <w:pPr>
        <w:tabs>
          <w:tab w:val="left" w:pos="5328"/>
        </w:tabs>
        <w:spacing w:line="436" w:lineRule="exact"/>
        <w:ind w:left="2315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International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Conference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on.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IEEE,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2013,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pp.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1–6.</w:t>
      </w:r>
    </w:p>
    <w:p w14:paraId="31BBBE19" w14:textId="77777777" w:rsidR="00AB2366" w:rsidRDefault="00AB2366">
      <w:pPr>
        <w:spacing w:line="310" w:lineRule="exact"/>
        <w:ind w:left="1800"/>
      </w:pPr>
    </w:p>
    <w:p w14:paraId="0A7886DF" w14:textId="77777777" w:rsidR="00AB2366" w:rsidRDefault="00C044CB">
      <w:pPr>
        <w:tabs>
          <w:tab w:val="left" w:pos="2315"/>
        </w:tabs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[28]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Guo,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Hu,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Y.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Wu,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Kumar,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J.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Matyjas,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“Feature-based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compressive</w:t>
      </w:r>
    </w:p>
    <w:p w14:paraId="4CDADEEB" w14:textId="77777777" w:rsidR="00AB2366" w:rsidRDefault="00C044CB">
      <w:pPr>
        <w:spacing w:line="433" w:lineRule="exact"/>
        <w:ind w:left="2315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processing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(csp)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measurement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design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pattern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analysis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cognitive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ra-</w:t>
      </w:r>
    </w:p>
    <w:p w14:paraId="03A6C946" w14:textId="77777777" w:rsidR="00AB2366" w:rsidRDefault="00C044CB">
      <w:pPr>
        <w:spacing w:line="433" w:lineRule="exact"/>
        <w:ind w:left="2315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spectrum,”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Global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Communications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Conference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(GLOBECOM),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2013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IEEE.</w:t>
      </w:r>
    </w:p>
    <w:p w14:paraId="3084251F" w14:textId="77777777" w:rsidR="00AB2366" w:rsidRDefault="00C044CB">
      <w:pPr>
        <w:spacing w:line="433" w:lineRule="exact"/>
        <w:ind w:left="2315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IEEE,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2013,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pp.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1131–1136.</w:t>
      </w:r>
    </w:p>
    <w:p w14:paraId="5890F3EC" w14:textId="77777777" w:rsidR="00AB2366" w:rsidRDefault="00AB2366">
      <w:pPr>
        <w:spacing w:line="310" w:lineRule="exact"/>
        <w:ind w:left="1800"/>
      </w:pPr>
    </w:p>
    <w:p w14:paraId="4BEA8085" w14:textId="77777777" w:rsidR="00AB2366" w:rsidRDefault="00C044CB">
      <w:pPr>
        <w:tabs>
          <w:tab w:val="left" w:pos="2315"/>
        </w:tabs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[29]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K.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Sharma,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Chatzinotas,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Ottersten,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“Compressive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sparsity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order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estima-</w:t>
      </w:r>
    </w:p>
    <w:p w14:paraId="7E515BB5" w14:textId="77777777" w:rsidR="00AB2366" w:rsidRDefault="00C044CB">
      <w:pPr>
        <w:spacing w:line="433" w:lineRule="exact"/>
        <w:ind w:left="2315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wideband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cognitive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radio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receiver,”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Communications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(ICC),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2014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IEEE</w:t>
      </w:r>
    </w:p>
    <w:p w14:paraId="12383674" w14:textId="77777777" w:rsidR="00AB2366" w:rsidRDefault="00C044CB">
      <w:pPr>
        <w:tabs>
          <w:tab w:val="left" w:pos="5328"/>
        </w:tabs>
        <w:spacing w:line="433" w:lineRule="exact"/>
        <w:ind w:left="2315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International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Conference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on.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IEEE,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2014,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pp.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1361–1366.</w:t>
      </w:r>
    </w:p>
    <w:p w14:paraId="118DB1D2" w14:textId="77777777" w:rsidR="00AB2366" w:rsidRDefault="00AB2366">
      <w:pPr>
        <w:spacing w:line="310" w:lineRule="exact"/>
        <w:ind w:left="1800"/>
      </w:pPr>
    </w:p>
    <w:p w14:paraId="03EB892E" w14:textId="77777777" w:rsidR="00AB2366" w:rsidRDefault="00C044CB">
      <w:pPr>
        <w:tabs>
          <w:tab w:val="left" w:pos="2315"/>
          <w:tab w:val="left" w:pos="2958"/>
          <w:tab w:val="left" w:pos="4399"/>
          <w:tab w:val="left" w:pos="4787"/>
          <w:tab w:val="left" w:pos="5879"/>
          <w:tab w:val="left" w:pos="6254"/>
          <w:tab w:val="left" w:pos="7280"/>
          <w:tab w:val="left" w:pos="8256"/>
          <w:tab w:val="left" w:pos="8843"/>
          <w:tab w:val="left" w:pos="9484"/>
        </w:tabs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[30]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——,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“Compressive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snr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estimation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wideband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cognitive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radio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under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correlated</w:t>
      </w:r>
    </w:p>
    <w:p w14:paraId="7DFA4C8D" w14:textId="77777777" w:rsidR="00AB2366" w:rsidRDefault="00C044CB">
      <w:pPr>
        <w:spacing w:line="433" w:lineRule="exact"/>
        <w:ind w:left="2315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scenarios,”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Wireless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Communications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Networking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Conference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(WCNC),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2014</w:t>
      </w:r>
    </w:p>
    <w:p w14:paraId="0657A8D3" w14:textId="77777777" w:rsidR="00AB2366" w:rsidRDefault="00C044CB">
      <w:pPr>
        <w:tabs>
          <w:tab w:val="left" w:pos="3132"/>
        </w:tabs>
        <w:spacing w:line="433" w:lineRule="exact"/>
        <w:ind w:left="2315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IEEE.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IEEE,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2014,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pp.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713–718.</w:t>
      </w:r>
    </w:p>
    <w:p w14:paraId="6BF453D5" w14:textId="77777777" w:rsidR="00AB2366" w:rsidRDefault="00AB2366">
      <w:pPr>
        <w:spacing w:line="309" w:lineRule="exact"/>
        <w:ind w:left="1800"/>
      </w:pPr>
    </w:p>
    <w:p w14:paraId="17410087" w14:textId="77777777" w:rsidR="00AB2366" w:rsidRDefault="00C044CB">
      <w:pPr>
        <w:spacing w:line="288" w:lineRule="exact"/>
        <w:ind w:left="60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40</w:t>
      </w:r>
    </w:p>
    <w:p w14:paraId="33BDEF1F" w14:textId="77777777" w:rsidR="00AB2366" w:rsidRDefault="00AB2366">
      <w:pPr>
        <w:sectPr w:rsidR="00AB2366">
          <w:pgSz w:w="11905" w:h="16837"/>
          <w:pgMar w:top="0" w:right="0" w:bottom="0" w:left="0" w:header="0" w:footer="0" w:gutter="0"/>
          <w:cols w:space="720"/>
        </w:sectPr>
      </w:pPr>
    </w:p>
    <w:p w14:paraId="188B34F5" w14:textId="35720B77" w:rsidR="00AB2366" w:rsidRDefault="007A10E0">
      <w:pPr>
        <w:spacing w:line="200" w:lineRule="exact"/>
        <w:ind w:left="1800"/>
      </w:pPr>
      <w:del w:id="814" w:author="hao chen" w:date="2015-03-04T13:41:00Z">
        <w:r>
          <w:lastRenderedPageBreak/>
          <w:pict w14:anchorId="3747CC39">
            <v:group id="_x0000_s1024" style="position:absolute;left:0;text-align:left;margin-left:89.25pt;margin-top:121.5pt;width:432.75pt;height:.75pt;z-index:251683328;mso-position-horizontal-relative:page;mso-position-vertical-relative:page" coordorigin="1785,2430" coordsize="8655,15">
              <v:shape id="_x0000_s1108" style="position:absolute;left:7155;top:9749;width:8655;height:0" coordorigin="1785,2430" coordsize="8655,15" path="m1785,2430l1785,2430,1785,2430,1785,2430,1785,2430,1785,2430,1785,2430,1786,2430,1786,2430,1787,2430,1788,2430,1790,2430,1791,2430,1793,2430,1796,2430,1799,2430,1802,2430,1806,2430,1810,2430,1814,2430,1820,2430,1826,2430,1832,2430,1839,2430,1847,2430,1855,2430,1865,2430,1875,2430,1885,2430,1897,2430,1910,2430,1923,2430,1937,2430,1953,2430,1969,2430,1986,2430,2004,2430,2024,2430,2044,2430,2066,2430,2090,2430,2114,2430,2139,2430,2165,2430,2193,2430,2222,2430,2253,2430,2285,2430,2318,2430,2353,2430,2389,2430,2426,2430,2466,2430,2506,2430,2549,2430,2593,2430,2639,2430,2687,2430,2736,2430,2787,2430,2840,2430,2894,2430,2950,2430,3008,2430,3069,2430,3131,2430,3195,2430,3262,2430,3330,2430,3400,2430,3472,2430,3546,2430,3623,2430,3701,2430,3782,2430,3866,2430,3952,2430,4039,2430,4129,2430,4222,2430,4316,2430,4415,2430,4514,2430,4616,2430,4721,2430,4828,2430,4938,2430,5052,2430,5167,2430,5284,2430,5405,2430,5528,2430,5655,2430,5784,2430,5916,2430,6050,2430,6188,2430,6329,2430,6472,2430,6618,2430,6768,2430,6921,2430,7076,2430,7234,2430,7397,2430,7562,2430,7730,2430,7902,2430,8076,2430,8254,2430,8436,2430,8621,2430,8808,2430,9001,2430,9195,2430,9394,2430,9596,2430,9801,2430,10010,2430,10224,2430,10440,2430e" strokeweight=".1pt">
                <v:path arrowok="t"/>
                <o:lock v:ext="edit" verticies="t"/>
              </v:shape>
              <w10:wrap anchorx="page" anchory="page"/>
            </v:group>
          </w:pict>
        </w:r>
      </w:del>
    </w:p>
    <w:p w14:paraId="2F7B536D" w14:textId="77777777" w:rsidR="00AB2366" w:rsidRDefault="00AB2366">
      <w:pPr>
        <w:spacing w:line="200" w:lineRule="exact"/>
        <w:ind w:left="1800"/>
      </w:pPr>
    </w:p>
    <w:p w14:paraId="293C4DD2" w14:textId="77777777" w:rsidR="00AB2366" w:rsidRDefault="00AB2366">
      <w:pPr>
        <w:spacing w:line="200" w:lineRule="exact"/>
        <w:ind w:left="1800"/>
      </w:pPr>
    </w:p>
    <w:p w14:paraId="0982473C" w14:textId="77777777" w:rsidR="00AB2366" w:rsidRDefault="00AB2366">
      <w:pPr>
        <w:spacing w:line="200" w:lineRule="exact"/>
        <w:ind w:left="1800"/>
      </w:pPr>
    </w:p>
    <w:p w14:paraId="65F38962" w14:textId="77777777" w:rsidR="00AB2366" w:rsidRDefault="00AB2366">
      <w:pPr>
        <w:spacing w:line="200" w:lineRule="exact"/>
        <w:ind w:left="1800"/>
      </w:pPr>
    </w:p>
    <w:p w14:paraId="4AEA6478" w14:textId="77777777" w:rsidR="00AB2366" w:rsidRDefault="00AB2366">
      <w:pPr>
        <w:spacing w:line="200" w:lineRule="exact"/>
        <w:ind w:left="1800"/>
      </w:pPr>
    </w:p>
    <w:p w14:paraId="1D1D30B4" w14:textId="77777777" w:rsidR="00AB2366" w:rsidRDefault="00AB2366">
      <w:pPr>
        <w:spacing w:line="200" w:lineRule="exact"/>
        <w:ind w:left="1800"/>
      </w:pPr>
    </w:p>
    <w:p w14:paraId="03E22C75" w14:textId="77777777" w:rsidR="00AB2366" w:rsidRDefault="00AB2366">
      <w:pPr>
        <w:spacing w:line="200" w:lineRule="exact"/>
        <w:ind w:left="1800"/>
      </w:pPr>
    </w:p>
    <w:p w14:paraId="16D0276C" w14:textId="77777777" w:rsidR="00AB2366" w:rsidRDefault="00AB2366">
      <w:pPr>
        <w:spacing w:line="200" w:lineRule="exact"/>
        <w:ind w:left="1800"/>
      </w:pPr>
    </w:p>
    <w:p w14:paraId="4A852670" w14:textId="77777777" w:rsidR="00AB2366" w:rsidRDefault="00AB2366">
      <w:pPr>
        <w:spacing w:line="388" w:lineRule="exact"/>
        <w:ind w:left="1800"/>
      </w:pPr>
    </w:p>
    <w:p w14:paraId="7120661C" w14:textId="77777777" w:rsidR="00AB2366" w:rsidRDefault="00C044CB">
      <w:pPr>
        <w:spacing w:line="240" w:lineRule="exact"/>
        <w:ind w:left="1804"/>
      </w:pPr>
      <w:bookmarkStart w:id="815" w:name="PageMark52"/>
      <w:bookmarkEnd w:id="815"/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BIBLIOGRAPHY</w:t>
      </w:r>
    </w:p>
    <w:p w14:paraId="02FA2EB2" w14:textId="77777777" w:rsidR="00AB2366" w:rsidRDefault="00AB2366">
      <w:pPr>
        <w:spacing w:line="200" w:lineRule="exact"/>
        <w:ind w:left="1800"/>
      </w:pPr>
    </w:p>
    <w:p w14:paraId="52DE1324" w14:textId="77777777" w:rsidR="00AB2366" w:rsidRDefault="00AB2366">
      <w:pPr>
        <w:spacing w:line="202" w:lineRule="exact"/>
        <w:ind w:left="1800"/>
      </w:pPr>
    </w:p>
    <w:p w14:paraId="2C9139ED" w14:textId="77777777" w:rsidR="00AB2366" w:rsidRDefault="00C044CB">
      <w:pPr>
        <w:tabs>
          <w:tab w:val="left" w:pos="2315"/>
        </w:tabs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[31]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Schnelle,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J.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Slavinsky,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Boufounos,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Davenport,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G.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Bara-</w:t>
      </w:r>
    </w:p>
    <w:p w14:paraId="5A680E84" w14:textId="77777777" w:rsidR="00AB2366" w:rsidRDefault="00C044CB">
      <w:pPr>
        <w:spacing w:line="433" w:lineRule="exact"/>
        <w:ind w:left="2315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niuk,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“A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compressive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phase-locked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loop,”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Acoustics,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Speech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Processing</w:t>
      </w:r>
    </w:p>
    <w:p w14:paraId="6501BA7D" w14:textId="77777777" w:rsidR="00AB2366" w:rsidRDefault="00C044CB">
      <w:pPr>
        <w:tabs>
          <w:tab w:val="left" w:pos="7493"/>
        </w:tabs>
        <w:spacing w:line="433" w:lineRule="exact"/>
        <w:ind w:left="2315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(ICASSP),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2012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IEEE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International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Conference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on.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IEEE,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2012,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pp.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2885–2888.</w:t>
      </w:r>
    </w:p>
    <w:p w14:paraId="0E5C33C4" w14:textId="77777777" w:rsidR="00AB2366" w:rsidRDefault="00AB2366">
      <w:pPr>
        <w:spacing w:line="200" w:lineRule="exact"/>
        <w:ind w:left="1800"/>
      </w:pPr>
    </w:p>
    <w:p w14:paraId="023A9E54" w14:textId="77777777" w:rsidR="00AB2366" w:rsidRDefault="00AB2366">
      <w:pPr>
        <w:spacing w:line="200" w:lineRule="exact"/>
        <w:ind w:left="1800"/>
      </w:pPr>
    </w:p>
    <w:p w14:paraId="1DD8B1DE" w14:textId="77777777" w:rsidR="00AB2366" w:rsidRDefault="00AB2366">
      <w:pPr>
        <w:spacing w:line="200" w:lineRule="exact"/>
        <w:ind w:left="1800"/>
      </w:pPr>
    </w:p>
    <w:p w14:paraId="1D2C51B8" w14:textId="77777777" w:rsidR="00AB2366" w:rsidRDefault="00AB2366">
      <w:pPr>
        <w:spacing w:line="200" w:lineRule="exact"/>
        <w:ind w:left="1800"/>
      </w:pPr>
    </w:p>
    <w:p w14:paraId="4847AF93" w14:textId="77777777" w:rsidR="00AB2366" w:rsidRDefault="00AB2366">
      <w:pPr>
        <w:spacing w:line="200" w:lineRule="exact"/>
        <w:ind w:left="1800"/>
      </w:pPr>
    </w:p>
    <w:p w14:paraId="012768EE" w14:textId="77777777" w:rsidR="00AB2366" w:rsidRDefault="00AB2366">
      <w:pPr>
        <w:spacing w:line="200" w:lineRule="exact"/>
        <w:ind w:left="1800"/>
      </w:pPr>
    </w:p>
    <w:p w14:paraId="5FF133B9" w14:textId="77777777" w:rsidR="00AB2366" w:rsidRDefault="00AB2366">
      <w:pPr>
        <w:spacing w:line="200" w:lineRule="exact"/>
        <w:ind w:left="1800"/>
      </w:pPr>
    </w:p>
    <w:p w14:paraId="435A2211" w14:textId="77777777" w:rsidR="00AB2366" w:rsidRDefault="00AB2366">
      <w:pPr>
        <w:spacing w:line="200" w:lineRule="exact"/>
        <w:ind w:left="1800"/>
      </w:pPr>
    </w:p>
    <w:p w14:paraId="73D9ADA8" w14:textId="77777777" w:rsidR="00AB2366" w:rsidRDefault="00AB2366">
      <w:pPr>
        <w:spacing w:line="200" w:lineRule="exact"/>
        <w:ind w:left="1800"/>
      </w:pPr>
    </w:p>
    <w:p w14:paraId="00E7EAD0" w14:textId="77777777" w:rsidR="00AB2366" w:rsidRDefault="00AB2366">
      <w:pPr>
        <w:spacing w:line="200" w:lineRule="exact"/>
        <w:ind w:left="1800"/>
      </w:pPr>
    </w:p>
    <w:p w14:paraId="5C27ECE0" w14:textId="77777777" w:rsidR="00AB2366" w:rsidRDefault="00AB2366">
      <w:pPr>
        <w:spacing w:line="200" w:lineRule="exact"/>
        <w:ind w:left="1800"/>
      </w:pPr>
    </w:p>
    <w:p w14:paraId="02B739E0" w14:textId="77777777" w:rsidR="00AB2366" w:rsidRDefault="00AB2366">
      <w:pPr>
        <w:spacing w:line="200" w:lineRule="exact"/>
        <w:ind w:left="1800"/>
      </w:pPr>
    </w:p>
    <w:p w14:paraId="4A3405EA" w14:textId="78AEE074" w:rsidR="00AB2366" w:rsidRDefault="006E3BC1">
      <w:pPr>
        <w:pStyle w:val="ListParagraph"/>
        <w:numPr>
          <w:ilvl w:val="0"/>
          <w:numId w:val="1"/>
        </w:numPr>
        <w:spacing w:line="200" w:lineRule="exact"/>
        <w:rPr>
          <w:ins w:id="816" w:author="hao chen" w:date="2015-03-04T13:41:00Z"/>
          <w:lang w:eastAsia="zh-CN"/>
        </w:rPr>
        <w:pPrChange w:id="817" w:author="hao chen" w:date="2015-03-04T13:41:00Z">
          <w:pPr>
            <w:spacing w:line="200" w:lineRule="exact"/>
            <w:ind w:left="1800"/>
          </w:pPr>
        </w:pPrChange>
      </w:pPr>
      <w:ins w:id="818" w:author="hao chen" w:date="2015-03-04T13:41:00Z">
        <w:r>
          <w:t xml:space="preserve">UWB receiver + UWB transmitter </w:t>
        </w:r>
        <w:r>
          <w:t>的</w:t>
        </w:r>
        <w:r>
          <w:rPr>
            <w:rFonts w:hint="eastAsia"/>
            <w:lang w:eastAsia="zh-CN"/>
          </w:rPr>
          <w:t>两张图［</w:t>
        </w:r>
        <w:r>
          <w:rPr>
            <w:rFonts w:hint="eastAsia"/>
            <w:lang w:eastAsia="zh-CN"/>
          </w:rPr>
          <w:t>x</w:t>
        </w:r>
        <w:r>
          <w:rPr>
            <w:rFonts w:hint="eastAsia"/>
            <w:lang w:eastAsia="zh-CN"/>
          </w:rPr>
          <w:t>］最好能介绍下</w:t>
        </w:r>
      </w:ins>
    </w:p>
    <w:p w14:paraId="4BB4F885" w14:textId="54D5DEDE" w:rsidR="006E3BC1" w:rsidRDefault="006E3BC1">
      <w:pPr>
        <w:pStyle w:val="ListParagraph"/>
        <w:numPr>
          <w:ilvl w:val="0"/>
          <w:numId w:val="1"/>
        </w:numPr>
        <w:spacing w:line="200" w:lineRule="exact"/>
        <w:rPr>
          <w:ins w:id="819" w:author="hao chen" w:date="2015-03-04T13:43:00Z"/>
          <w:lang w:eastAsia="zh-CN"/>
        </w:rPr>
        <w:pPrChange w:id="820" w:author="hao chen" w:date="2015-03-04T13:41:00Z">
          <w:pPr>
            <w:spacing w:line="200" w:lineRule="exact"/>
            <w:ind w:left="1800"/>
          </w:pPr>
        </w:pPrChange>
      </w:pPr>
      <w:ins w:id="821" w:author="hao chen" w:date="2015-03-04T13:42:00Z">
        <w:r>
          <w:rPr>
            <w:rFonts w:hint="eastAsia"/>
            <w:lang w:eastAsia="zh-CN"/>
          </w:rPr>
          <w:t>上述</w:t>
        </w:r>
      </w:ins>
      <w:ins w:id="822" w:author="hao chen" w:date="2015-03-04T13:43:00Z">
        <w:r>
          <w:rPr>
            <w:rFonts w:hint="eastAsia"/>
            <w:lang w:eastAsia="zh-CN"/>
          </w:rPr>
          <w:t>缺点描述一下，引出我们的动机</w:t>
        </w:r>
      </w:ins>
    </w:p>
    <w:p w14:paraId="7218C44D" w14:textId="3B2FAFA4" w:rsidR="006E3BC1" w:rsidRDefault="006E3BC1">
      <w:pPr>
        <w:pStyle w:val="ListParagraph"/>
        <w:numPr>
          <w:ilvl w:val="0"/>
          <w:numId w:val="1"/>
        </w:numPr>
        <w:spacing w:line="200" w:lineRule="exact"/>
        <w:rPr>
          <w:lang w:eastAsia="zh-CN"/>
        </w:rPr>
        <w:pPrChange w:id="823" w:author="hao chen" w:date="2015-03-04T13:41:00Z">
          <w:pPr>
            <w:spacing w:line="200" w:lineRule="exact"/>
            <w:ind w:left="1800"/>
          </w:pPr>
        </w:pPrChange>
      </w:pPr>
      <w:ins w:id="824" w:author="hao chen" w:date="2015-03-04T13:43:00Z">
        <w:r>
          <w:rPr>
            <w:rFonts w:hint="eastAsia"/>
            <w:lang w:eastAsia="zh-CN"/>
          </w:rPr>
          <w:t>细节问题</w:t>
        </w:r>
      </w:ins>
    </w:p>
    <w:p w14:paraId="48D3BD0C" w14:textId="77777777" w:rsidR="00AB2366" w:rsidRDefault="00AB2366">
      <w:pPr>
        <w:spacing w:line="200" w:lineRule="exact"/>
        <w:ind w:left="1800"/>
      </w:pPr>
    </w:p>
    <w:p w14:paraId="7E085A6F" w14:textId="77777777" w:rsidR="00AB2366" w:rsidRDefault="00AB2366">
      <w:pPr>
        <w:spacing w:line="200" w:lineRule="exact"/>
        <w:ind w:left="1800"/>
      </w:pPr>
    </w:p>
    <w:p w14:paraId="218255CD" w14:textId="77777777" w:rsidR="00AB2366" w:rsidRDefault="00AB2366">
      <w:pPr>
        <w:spacing w:line="200" w:lineRule="exact"/>
        <w:ind w:left="1800"/>
      </w:pPr>
    </w:p>
    <w:p w14:paraId="20226E85" w14:textId="77777777" w:rsidR="00AB2366" w:rsidRDefault="00AB2366">
      <w:pPr>
        <w:spacing w:line="200" w:lineRule="exact"/>
        <w:ind w:left="1800"/>
      </w:pPr>
    </w:p>
    <w:p w14:paraId="63F69E02" w14:textId="77777777" w:rsidR="00AB2366" w:rsidRDefault="00AB2366">
      <w:pPr>
        <w:spacing w:line="200" w:lineRule="exact"/>
        <w:ind w:left="1800"/>
      </w:pPr>
    </w:p>
    <w:p w14:paraId="0718ADB0" w14:textId="77777777" w:rsidR="00AB2366" w:rsidRDefault="00AB2366">
      <w:pPr>
        <w:spacing w:line="200" w:lineRule="exact"/>
        <w:ind w:left="1800"/>
      </w:pPr>
    </w:p>
    <w:p w14:paraId="58CBEF2F" w14:textId="77777777" w:rsidR="00AB2366" w:rsidRDefault="00AB2366">
      <w:pPr>
        <w:spacing w:line="200" w:lineRule="exact"/>
        <w:ind w:left="1800"/>
      </w:pPr>
    </w:p>
    <w:p w14:paraId="22A3CB66" w14:textId="77777777" w:rsidR="00AB2366" w:rsidRDefault="00AB2366">
      <w:pPr>
        <w:spacing w:line="200" w:lineRule="exact"/>
        <w:ind w:left="1800"/>
      </w:pPr>
    </w:p>
    <w:p w14:paraId="00BEBC0F" w14:textId="77777777" w:rsidR="00AB2366" w:rsidRDefault="00AB2366">
      <w:pPr>
        <w:spacing w:line="200" w:lineRule="exact"/>
        <w:ind w:left="1800"/>
      </w:pPr>
    </w:p>
    <w:p w14:paraId="3041412D" w14:textId="77777777" w:rsidR="00AB2366" w:rsidRDefault="00AB2366">
      <w:pPr>
        <w:spacing w:line="200" w:lineRule="exact"/>
        <w:ind w:left="1800"/>
      </w:pPr>
    </w:p>
    <w:p w14:paraId="526E17E4" w14:textId="77777777" w:rsidR="00AB2366" w:rsidRDefault="00AB2366">
      <w:pPr>
        <w:spacing w:line="200" w:lineRule="exact"/>
        <w:ind w:left="1800"/>
      </w:pPr>
    </w:p>
    <w:p w14:paraId="6497622D" w14:textId="77777777" w:rsidR="00AB2366" w:rsidRDefault="00AB2366">
      <w:pPr>
        <w:spacing w:line="200" w:lineRule="exact"/>
        <w:ind w:left="1800"/>
      </w:pPr>
    </w:p>
    <w:p w14:paraId="1E9E4080" w14:textId="77777777" w:rsidR="00AB2366" w:rsidRDefault="00AB2366">
      <w:pPr>
        <w:spacing w:line="200" w:lineRule="exact"/>
        <w:ind w:left="1800"/>
      </w:pPr>
    </w:p>
    <w:p w14:paraId="381D3469" w14:textId="77777777" w:rsidR="00AB2366" w:rsidRDefault="00AB2366">
      <w:pPr>
        <w:spacing w:line="200" w:lineRule="exact"/>
        <w:ind w:left="1800"/>
      </w:pPr>
    </w:p>
    <w:p w14:paraId="537065AD" w14:textId="77777777" w:rsidR="00AB2366" w:rsidRDefault="00AB2366">
      <w:pPr>
        <w:spacing w:line="200" w:lineRule="exact"/>
        <w:ind w:left="1800"/>
      </w:pPr>
    </w:p>
    <w:p w14:paraId="19F98D45" w14:textId="77777777" w:rsidR="00AB2366" w:rsidRDefault="00AB2366">
      <w:pPr>
        <w:spacing w:line="200" w:lineRule="exact"/>
        <w:ind w:left="1800"/>
      </w:pPr>
    </w:p>
    <w:p w14:paraId="15AD475E" w14:textId="77777777" w:rsidR="00AB2366" w:rsidRDefault="00AB2366">
      <w:pPr>
        <w:spacing w:line="200" w:lineRule="exact"/>
        <w:ind w:left="1800"/>
      </w:pPr>
    </w:p>
    <w:p w14:paraId="33979693" w14:textId="77777777" w:rsidR="00AB2366" w:rsidRDefault="00AB2366">
      <w:pPr>
        <w:spacing w:line="200" w:lineRule="exact"/>
        <w:ind w:left="1800"/>
      </w:pPr>
    </w:p>
    <w:p w14:paraId="59784C6F" w14:textId="77777777" w:rsidR="00AB2366" w:rsidRDefault="00AB2366">
      <w:pPr>
        <w:spacing w:line="200" w:lineRule="exact"/>
        <w:ind w:left="1800"/>
      </w:pPr>
    </w:p>
    <w:p w14:paraId="77191FA7" w14:textId="77777777" w:rsidR="00AB2366" w:rsidRDefault="00AB2366">
      <w:pPr>
        <w:spacing w:line="200" w:lineRule="exact"/>
        <w:ind w:left="1800"/>
      </w:pPr>
    </w:p>
    <w:p w14:paraId="19E04800" w14:textId="77777777" w:rsidR="00AB2366" w:rsidRDefault="00AB2366">
      <w:pPr>
        <w:spacing w:line="200" w:lineRule="exact"/>
        <w:ind w:left="1800"/>
      </w:pPr>
    </w:p>
    <w:p w14:paraId="4C36E511" w14:textId="77777777" w:rsidR="00AB2366" w:rsidRDefault="00AB2366">
      <w:pPr>
        <w:spacing w:line="200" w:lineRule="exact"/>
        <w:ind w:left="1800"/>
      </w:pPr>
    </w:p>
    <w:p w14:paraId="70FE9870" w14:textId="77777777" w:rsidR="00AB2366" w:rsidRDefault="00AB2366">
      <w:pPr>
        <w:spacing w:line="200" w:lineRule="exact"/>
        <w:ind w:left="1800"/>
      </w:pPr>
    </w:p>
    <w:p w14:paraId="722AE3AA" w14:textId="77777777" w:rsidR="00AB2366" w:rsidRDefault="00AB2366">
      <w:pPr>
        <w:spacing w:line="200" w:lineRule="exact"/>
        <w:ind w:left="1800"/>
      </w:pPr>
    </w:p>
    <w:p w14:paraId="726CEF02" w14:textId="77777777" w:rsidR="00AB2366" w:rsidRDefault="00AB2366">
      <w:pPr>
        <w:spacing w:line="200" w:lineRule="exact"/>
        <w:ind w:left="1800"/>
      </w:pPr>
    </w:p>
    <w:p w14:paraId="581A227A" w14:textId="77777777" w:rsidR="00AB2366" w:rsidRDefault="00AB2366">
      <w:pPr>
        <w:spacing w:line="200" w:lineRule="exact"/>
        <w:ind w:left="1800"/>
      </w:pPr>
    </w:p>
    <w:p w14:paraId="7DA97ACF" w14:textId="77777777" w:rsidR="00AB2366" w:rsidRDefault="00AB2366">
      <w:pPr>
        <w:spacing w:line="200" w:lineRule="exact"/>
        <w:ind w:left="1800"/>
      </w:pPr>
    </w:p>
    <w:p w14:paraId="69D944E4" w14:textId="77777777" w:rsidR="00AB2366" w:rsidRDefault="00AB2366">
      <w:pPr>
        <w:spacing w:line="200" w:lineRule="exact"/>
        <w:ind w:left="1800"/>
      </w:pPr>
    </w:p>
    <w:p w14:paraId="4F34DC08" w14:textId="77777777" w:rsidR="00AB2366" w:rsidRDefault="00AB2366">
      <w:pPr>
        <w:spacing w:line="200" w:lineRule="exact"/>
        <w:ind w:left="1800"/>
      </w:pPr>
    </w:p>
    <w:p w14:paraId="39EA0CC0" w14:textId="77777777" w:rsidR="00AB2366" w:rsidRDefault="00AB2366">
      <w:pPr>
        <w:spacing w:line="200" w:lineRule="exact"/>
        <w:ind w:left="1800"/>
      </w:pPr>
    </w:p>
    <w:p w14:paraId="62F80687" w14:textId="77777777" w:rsidR="00AB2366" w:rsidRDefault="00AB2366">
      <w:pPr>
        <w:spacing w:line="200" w:lineRule="exact"/>
        <w:ind w:left="1800"/>
      </w:pPr>
    </w:p>
    <w:p w14:paraId="601F4EA5" w14:textId="77777777" w:rsidR="00AB2366" w:rsidRDefault="00AB2366">
      <w:pPr>
        <w:spacing w:line="200" w:lineRule="exact"/>
        <w:ind w:left="1800"/>
      </w:pPr>
    </w:p>
    <w:p w14:paraId="2C18F579" w14:textId="77777777" w:rsidR="00AB2366" w:rsidRDefault="00AB2366">
      <w:pPr>
        <w:spacing w:line="200" w:lineRule="exact"/>
        <w:ind w:left="1800"/>
      </w:pPr>
    </w:p>
    <w:p w14:paraId="548DDB27" w14:textId="77777777" w:rsidR="00AB2366" w:rsidRDefault="00AB2366">
      <w:pPr>
        <w:spacing w:line="200" w:lineRule="exact"/>
        <w:ind w:left="1800"/>
      </w:pPr>
    </w:p>
    <w:p w14:paraId="611D49D9" w14:textId="77777777" w:rsidR="00AB2366" w:rsidRDefault="00AB2366">
      <w:pPr>
        <w:spacing w:line="200" w:lineRule="exact"/>
        <w:ind w:left="1800"/>
      </w:pPr>
    </w:p>
    <w:p w14:paraId="3BA6EC23" w14:textId="77777777" w:rsidR="00AB2366" w:rsidRDefault="00AB2366">
      <w:pPr>
        <w:spacing w:line="200" w:lineRule="exact"/>
        <w:ind w:left="1800"/>
      </w:pPr>
    </w:p>
    <w:p w14:paraId="0DBDE08C" w14:textId="77777777" w:rsidR="00AB2366" w:rsidRDefault="00AB2366">
      <w:pPr>
        <w:spacing w:line="200" w:lineRule="exact"/>
        <w:ind w:left="1800"/>
      </w:pPr>
    </w:p>
    <w:p w14:paraId="485C0891" w14:textId="77777777" w:rsidR="00AB2366" w:rsidRDefault="00AB2366">
      <w:pPr>
        <w:spacing w:line="200" w:lineRule="exact"/>
        <w:ind w:left="1800"/>
      </w:pPr>
    </w:p>
    <w:p w14:paraId="0DC174E0" w14:textId="77777777" w:rsidR="00AB2366" w:rsidRDefault="00AB2366">
      <w:pPr>
        <w:spacing w:line="200" w:lineRule="exact"/>
        <w:ind w:left="1800"/>
      </w:pPr>
    </w:p>
    <w:p w14:paraId="51AD72D1" w14:textId="77777777" w:rsidR="00AB2366" w:rsidRDefault="00AB2366">
      <w:pPr>
        <w:spacing w:line="200" w:lineRule="exact"/>
        <w:ind w:left="1800"/>
      </w:pPr>
    </w:p>
    <w:p w14:paraId="061A93AC" w14:textId="77777777" w:rsidR="00AB2366" w:rsidRDefault="00AB2366">
      <w:pPr>
        <w:spacing w:line="399" w:lineRule="exact"/>
        <w:ind w:left="1800"/>
      </w:pPr>
    </w:p>
    <w:p w14:paraId="449FD57F" w14:textId="77777777" w:rsidR="00AB2366" w:rsidRDefault="00C044CB">
      <w:pPr>
        <w:spacing w:line="288" w:lineRule="exact"/>
        <w:ind w:left="60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41</w:t>
      </w:r>
    </w:p>
    <w:sectPr w:rsidR="00AB2366">
      <w:pgSz w:w="11905" w:h="16837"/>
      <w:pgMar w:top="0" w:right="0" w:bottom="0" w:left="0" w:header="0" w:footer="0" w:gutter="0"/>
      <w:cols w:space="720"/>
    </w:sectPr>
  </w:body>
</w:document>
</file>

<file path=word/comments.xml><?xml version="1.0" encoding="utf-8"?>
<w:comment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comment w:id="206" w:author="hao chen" w:date="2015-03-04T21:47:00Z" w:initials="hc">
    <w:p w14:paraId="0333002D" w14:textId="2DDD4FAA" w:rsidR="00083C1E" w:rsidRDefault="00083C1E">
      <w:pPr>
        <w:pStyle w:val="CommentText"/>
      </w:pPr>
      <w:r>
        <w:rPr>
          <w:rStyle w:val="CommentReference"/>
        </w:rPr>
        <w:annotationRef/>
      </w:r>
      <w:r>
        <w:t>Have been add in my comment in Chapter 4.2.2</w:t>
      </w:r>
      <w:bookmarkStart w:id="216" w:name="_GoBack"/>
      <w:bookmarkEnd w:id="216"/>
    </w:p>
  </w:comment>
  <w:comment w:id="414" w:author="hao chen" w:date="2015-03-04T21:24:00Z" w:initials="hc">
    <w:p w14:paraId="7B25BFBA" w14:textId="669C0425" w:rsidR="007A10E0" w:rsidRDefault="007A10E0" w:rsidP="00134A1F">
      <w:pPr>
        <w:pStyle w:val="NormalWeb"/>
        <w:spacing w:before="0" w:beforeAutospacing="0" w:after="0" w:afterAutospacing="0"/>
      </w:pPr>
      <w:r>
        <w:rPr>
          <w:rStyle w:val="CommentReference"/>
        </w:rPr>
        <w:annotationRef/>
      </w:r>
      <w:r>
        <w:t xml:space="preserve">In the paper ‘Compressed Sensing Based Ultra-Wideband Communication System’, the system arthictecture in Figure 1 can be placed here as an example: </w:t>
      </w:r>
    </w:p>
    <w:p w14:paraId="3E832D31" w14:textId="77777777" w:rsidR="007A10E0" w:rsidRDefault="007A10E0" w:rsidP="00134A1F">
      <w:pPr>
        <w:pStyle w:val="NormalWeb"/>
        <w:spacing w:before="0" w:beforeAutospacing="0" w:after="0" w:afterAutospacing="0"/>
      </w:pPr>
    </w:p>
    <w:p w14:paraId="113E3AAD" w14:textId="6FD34B58" w:rsidR="007A10E0" w:rsidRDefault="007A10E0">
      <w:pPr>
        <w:pStyle w:val="CommentText"/>
      </w:pPr>
      <w:r>
        <w:rPr>
          <w:noProof/>
        </w:rPr>
        <w:drawing>
          <wp:inline distT="0" distB="0" distL="0" distR="0" wp14:anchorId="6B46735D" wp14:editId="461A08E0">
            <wp:extent cx="5969000" cy="3293745"/>
            <wp:effectExtent l="0" t="0" r="0" b="8255"/>
            <wp:docPr id="8" name="Picture 8" descr="Macintosh HD:Users:chenhao:Desktop:Screen Shot 2015-03-04 at 9.22.4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chenhao:Desktop:Screen Shot 2015-03-04 at 9.22.41 pm.png"/>
                    <pic:cNvPicPr>
                      <a:picLocks noChangeAspect="1" noChangeArrowheads="1"/>
                    </pic:cNvPicPr>
                  </pic:nvPicPr>
                  <pic:blipFill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329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</w:comment>
  <w:comment w:id="691" w:author="hao chen" w:date="2015-03-04T21:41:00Z" w:initials="hc">
    <w:p w14:paraId="5FC65F59" w14:textId="30BC5C7A" w:rsidR="00B01CE6" w:rsidRDefault="00B01CE6">
      <w:pPr>
        <w:pStyle w:val="CommentText"/>
      </w:pPr>
      <w:r>
        <w:rPr>
          <w:rStyle w:val="CommentReference"/>
        </w:rPr>
        <w:annotationRef/>
      </w:r>
      <w:r>
        <w:t>Here I will add the workflow of the CS-based TOA algorithm as:</w:t>
      </w:r>
      <w:r w:rsidR="00083C1E">
        <w:t xml:space="preserve"> (</w:t>
      </w:r>
      <w:r w:rsidR="00083C1E">
        <w:t>the left part is the OMP workflow; the right one refers to TOA algorithm</w:t>
      </w:r>
      <w:r w:rsidR="00083C1E">
        <w:t>. They interact with each other:</w:t>
      </w:r>
      <w:r w:rsidR="00083C1E">
        <w:t xml:space="preserve"> OMP</w:t>
      </w:r>
      <w:r w:rsidR="00083C1E">
        <w:t xml:space="preserve"> recover the data, TOA use the data for positioning</w:t>
      </w:r>
      <w:r w:rsidR="00083C1E">
        <w:t>)</w:t>
      </w:r>
    </w:p>
    <w:p w14:paraId="2B5EBA09" w14:textId="1FF03FD7" w:rsidR="00B01CE6" w:rsidRDefault="00B01CE6">
      <w:pPr>
        <w:pStyle w:val="CommentText"/>
      </w:pPr>
      <w:r>
        <w:rPr>
          <w:noProof/>
        </w:rPr>
        <w:drawing>
          <wp:inline distT="0" distB="0" distL="0" distR="0" wp14:anchorId="244407D8" wp14:editId="26D6F7E1">
            <wp:extent cx="7552055" cy="8068945"/>
            <wp:effectExtent l="0" t="0" r="0" b="8255"/>
            <wp:docPr id="9" name="Picture 9" descr="Macintosh HD:Users:chenhao:Desktop:Screen Shot 2015-03-04 at 9.38.3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chenhao:Desktop:Screen Shot 2015-03-04 at 9.38.34 pm.png"/>
                    <pic:cNvPicPr>
                      <a:picLocks noChangeAspect="1" noChangeArrowheads="1"/>
                    </pic:cNvPicPr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2055" cy="806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</w:comment>
  <w:comment w:id="733" w:author="hao chen" w:date="2015-03-04T21:42:00Z" w:initials="hc">
    <w:p w14:paraId="2C91DED7" w14:textId="1922FBAD" w:rsidR="00B01CE6" w:rsidRDefault="00B01CE6">
      <w:pPr>
        <w:pStyle w:val="CommentText"/>
      </w:pPr>
      <w:r>
        <w:rPr>
          <w:rStyle w:val="CommentReference"/>
        </w:rPr>
        <w:annotationRef/>
      </w:r>
      <w:r>
        <w:t>RP refers to the ‘random projection’, now I refer the concept to Chapter 4.2.2</w:t>
      </w:r>
    </w:p>
  </w:comment>
</w:comments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endnote w:type="separator" w:id="-1">
    <w:p w14:paraId="71F27D1C" w14:textId="77777777" w:rsidR="007A10E0" w:rsidRDefault="007A10E0">
      <w:r>
        <w:separator/>
      </w:r>
    </w:p>
  </w:endnote>
  <w:endnote w:type="continuationSeparator" w:id="0">
    <w:p w14:paraId="3D59D04C" w14:textId="77777777" w:rsidR="007A10E0" w:rsidRDefault="007A10E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宋体">
    <w:panose1 w:val="00000000000000000000"/>
    <w:charset w:val="86"/>
    <w:family w:val="auto"/>
    <w:notTrueType/>
    <w:pitch w:val="variable"/>
    <w:sig w:usb0="00000001" w:usb1="080E0000" w:usb2="00000010" w:usb3="00000000" w:csb0="0004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footnote w:type="separator" w:id="-1">
    <w:p w14:paraId="145FFAEE" w14:textId="77777777" w:rsidR="007A10E0" w:rsidRDefault="007A10E0">
      <w:r>
        <w:separator/>
      </w:r>
    </w:p>
  </w:footnote>
  <w:footnote w:type="continuationSeparator" w:id="0">
    <w:p w14:paraId="0A97BAB3" w14:textId="77777777" w:rsidR="007A10E0" w:rsidRDefault="007A10E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abstractNum w:abstractNumId="0">
    <w:nsid w:val="67E47190"/>
    <w:multiLevelType w:val="hybridMultilevel"/>
    <w:tmpl w:val="CABC1E74"/>
    <w:lvl w:ilvl="0" w:tplc="5E8A6BE6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/>
  <w:bordersDoNotSurroundFooter/>
  <w:trackRevision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25E2F"/>
    <w:rsid w:val="0000332A"/>
    <w:rsid w:val="00083C1E"/>
    <w:rsid w:val="000E5CA0"/>
    <w:rsid w:val="00134A1F"/>
    <w:rsid w:val="002F2A3C"/>
    <w:rsid w:val="003137C1"/>
    <w:rsid w:val="00325E2F"/>
    <w:rsid w:val="003F077B"/>
    <w:rsid w:val="005E2EA2"/>
    <w:rsid w:val="00671466"/>
    <w:rsid w:val="006C5C3A"/>
    <w:rsid w:val="006E3BC1"/>
    <w:rsid w:val="0076707E"/>
    <w:rsid w:val="007A10E0"/>
    <w:rsid w:val="007F1C1F"/>
    <w:rsid w:val="00801936"/>
    <w:rsid w:val="0085159F"/>
    <w:rsid w:val="0086489E"/>
    <w:rsid w:val="00926858"/>
    <w:rsid w:val="009C5FD1"/>
    <w:rsid w:val="00A00C8A"/>
    <w:rsid w:val="00A970D0"/>
    <w:rsid w:val="00AA32CD"/>
    <w:rsid w:val="00AB2366"/>
    <w:rsid w:val="00AC01F6"/>
    <w:rsid w:val="00AC4811"/>
    <w:rsid w:val="00AD562D"/>
    <w:rsid w:val="00B01CE6"/>
    <w:rsid w:val="00B828A6"/>
    <w:rsid w:val="00BB77DC"/>
    <w:rsid w:val="00BE16CC"/>
    <w:rsid w:val="00BE3C3F"/>
    <w:rsid w:val="00BF488A"/>
    <w:rsid w:val="00C044CB"/>
    <w:rsid w:val="00C32A95"/>
    <w:rsid w:val="00C95047"/>
    <w:rsid w:val="00D5712D"/>
    <w:rsid w:val="00DB3497"/>
    <w:rsid w:val="00DD4BC9"/>
    <w:rsid w:val="00EA0AD7"/>
    <w:rsid w:val="00F1584B"/>
    <w:rsid w:val="00F21F54"/>
    <w:rsid w:val="00F7070C"/>
    <w:rsid w:val="00FB7D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ocId w14:val="1E47AE7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E3E9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828A6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828A6"/>
    <w:rPr>
      <w:rFonts w:ascii="Lucida Grande" w:hAnsi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6E3BC1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134A1F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34A1F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34A1F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34A1F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34A1F"/>
    <w:rPr>
      <w:b/>
      <w:bCs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134A1F"/>
    <w:pPr>
      <w:spacing w:before="100" w:beforeAutospacing="1" w:after="100" w:afterAutospacing="1"/>
    </w:pPr>
    <w:rPr>
      <w:rFonts w:ascii="Times" w:hAnsi="Times" w:cs="Times New Roman"/>
      <w:sz w:val="20"/>
      <w:szCs w:val="20"/>
      <w:lang w:val="en-SG"/>
    </w:rPr>
  </w:style>
  <w:style w:type="paragraph" w:styleId="Revision">
    <w:name w:val="Revision"/>
    <w:hidden/>
    <w:uiPriority w:val="99"/>
    <w:semiHidden/>
    <w:rsid w:val="00134A1F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E3E9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828A6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828A6"/>
    <w:rPr>
      <w:rFonts w:ascii="Lucida Grande" w:hAnsi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6E3BC1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134A1F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34A1F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34A1F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34A1F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34A1F"/>
    <w:rPr>
      <w:b/>
      <w:bCs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134A1F"/>
    <w:pPr>
      <w:spacing w:before="100" w:beforeAutospacing="1" w:after="100" w:afterAutospacing="1"/>
    </w:pPr>
    <w:rPr>
      <w:rFonts w:ascii="Times" w:hAnsi="Times" w:cs="Times New Roman"/>
      <w:sz w:val="20"/>
      <w:szCs w:val="20"/>
      <w:lang w:val="en-SG"/>
    </w:rPr>
  </w:style>
  <w:style w:type="paragraph" w:styleId="Revision">
    <w:name w:val="Revision"/>
    <w:hidden/>
    <w:uiPriority w:val="99"/>
    <w:semiHidden/>
    <w:rsid w:val="00134A1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2243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comments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Relationship Id="rId2" Type="http://schemas.openxmlformats.org/officeDocument/2006/relationships/image" Target="media/image7.png"/></Relationship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omments" Target="comments.xml"/><Relationship Id="rId20" Type="http://schemas.openxmlformats.org/officeDocument/2006/relationships/image" Target="media/image14.jpeg"/><Relationship Id="rId21" Type="http://schemas.openxmlformats.org/officeDocument/2006/relationships/image" Target="media/image15.jpeg"/><Relationship Id="rId22" Type="http://schemas.openxmlformats.org/officeDocument/2006/relationships/image" Target="media/image16.png"/><Relationship Id="rId23" Type="http://schemas.openxmlformats.org/officeDocument/2006/relationships/image" Target="media/image17.jpeg"/><Relationship Id="rId24" Type="http://schemas.openxmlformats.org/officeDocument/2006/relationships/image" Target="media/image18.png"/><Relationship Id="rId25" Type="http://schemas.openxmlformats.org/officeDocument/2006/relationships/image" Target="media/image19.jpeg"/><Relationship Id="rId26" Type="http://schemas.openxmlformats.org/officeDocument/2006/relationships/image" Target="media/image20.png"/><Relationship Id="rId27" Type="http://schemas.openxmlformats.org/officeDocument/2006/relationships/image" Target="media/image21.jpeg"/><Relationship Id="rId28" Type="http://schemas.openxmlformats.org/officeDocument/2006/relationships/image" Target="media/image22.jpeg"/><Relationship Id="rId29" Type="http://schemas.openxmlformats.org/officeDocument/2006/relationships/image" Target="media/image23.jpeg"/><Relationship Id="rId30" Type="http://schemas.openxmlformats.org/officeDocument/2006/relationships/fontTable" Target="fontTable.xml"/><Relationship Id="rId31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image" Target="media/image3.jpeg"/><Relationship Id="rId12" Type="http://schemas.openxmlformats.org/officeDocument/2006/relationships/image" Target="media/image5.jpeg"/><Relationship Id="rId13" Type="http://schemas.openxmlformats.org/officeDocument/2006/relationships/image" Target="media/image6.png"/><Relationship Id="rId14" Type="http://schemas.openxmlformats.org/officeDocument/2006/relationships/image" Target="media/image8.jpeg"/><Relationship Id="rId15" Type="http://schemas.openxmlformats.org/officeDocument/2006/relationships/image" Target="media/image9.jpeg"/><Relationship Id="rId16" Type="http://schemas.openxmlformats.org/officeDocument/2006/relationships/image" Target="media/image10.jpeg"/><Relationship Id="rId17" Type="http://schemas.openxmlformats.org/officeDocument/2006/relationships/image" Target="media/image11.png"/><Relationship Id="rId18" Type="http://schemas.openxmlformats.org/officeDocument/2006/relationships/image" Target="media/image12.jpeg"/><Relationship Id="rId19" Type="http://schemas.openxmlformats.org/officeDocument/2006/relationships/image" Target="media/image13.jpe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363</TotalTime>
  <Pages>52</Pages>
  <Words>9742</Words>
  <Characters>55532</Characters>
  <Application>Microsoft Macintosh Word</Application>
  <DocSecurity>0</DocSecurity>
  <Lines>462</Lines>
  <Paragraphs>130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NTU</Company>
  <LinksUpToDate>false</LinksUpToDate>
  <CharactersWithSpaces>65144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Lighten PDF to Word Converter</dc:creator>
  <cp:lastModifiedBy>hao chen</cp:lastModifiedBy>
  <cp:revision>22</cp:revision>
  <dcterms:created xsi:type="dcterms:W3CDTF">2015-03-02T08:20:00Z</dcterms:created>
  <dcterms:modified xsi:type="dcterms:W3CDTF">2015-03-04T13:47:00Z</dcterms:modified>
</cp:coreProperties>
</file>